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9D694" w14:textId="77777777" w:rsidR="0030238F" w:rsidRDefault="0030238F" w:rsidP="0030238F">
      <w:pPr>
        <w:pStyle w:val="Title"/>
        <w:jc w:val="center"/>
      </w:pPr>
    </w:p>
    <w:p w14:paraId="4618071D" w14:textId="6B892ABF" w:rsidR="00D016FD" w:rsidRDefault="00D016FD" w:rsidP="0030238F">
      <w:pPr>
        <w:pStyle w:val="Title"/>
        <w:jc w:val="center"/>
      </w:pPr>
      <w:r>
        <w:t>Jadcup</w:t>
      </w:r>
      <w:r w:rsidR="00C157E6" w:rsidRPr="00DE2C2C">
        <w:t xml:space="preserve"> Digital Factory Automation</w:t>
      </w:r>
    </w:p>
    <w:p w14:paraId="056A0CA0" w14:textId="70B74011" w:rsidR="00BC37EE" w:rsidRPr="0030238F" w:rsidRDefault="00BC37EE" w:rsidP="00BC37EE">
      <w:pPr>
        <w:jc w:val="center"/>
        <w:rPr>
          <w:sz w:val="32"/>
          <w:szCs w:val="32"/>
        </w:rPr>
      </w:pPr>
      <w:r w:rsidRPr="0030238F">
        <w:rPr>
          <w:sz w:val="32"/>
          <w:szCs w:val="32"/>
        </w:rPr>
        <w:t>Project Proposal</w:t>
      </w:r>
    </w:p>
    <w:p w14:paraId="4917B212" w14:textId="77777777" w:rsidR="00BC37EE" w:rsidRPr="00BC37EE" w:rsidRDefault="00BC37EE" w:rsidP="004302AB"/>
    <w:p w14:paraId="6E3FBB59" w14:textId="043E1B0D" w:rsidR="00DA025F" w:rsidRDefault="00DA025F" w:rsidP="00BC37EE">
      <w:pPr>
        <w:jc w:val="center"/>
      </w:pPr>
      <w:r>
        <w:t>Harshil Patel</w:t>
      </w:r>
    </w:p>
    <w:p w14:paraId="6E8F24C7" w14:textId="108C1B7B" w:rsidR="00DA025F" w:rsidRDefault="00DA025F" w:rsidP="00BC37EE">
      <w:pPr>
        <w:jc w:val="center"/>
      </w:pPr>
      <w:r>
        <w:t>Jane Jung</w:t>
      </w:r>
    </w:p>
    <w:p w14:paraId="2A63C0C8" w14:textId="01320E50" w:rsidR="00DA025F" w:rsidRDefault="00DA025F" w:rsidP="00BC37EE">
      <w:pPr>
        <w:jc w:val="center"/>
      </w:pPr>
      <w:r>
        <w:t>Joshua Ladowsky</w:t>
      </w:r>
    </w:p>
    <w:p w14:paraId="7415EB37" w14:textId="47B97D04" w:rsidR="00DA025F" w:rsidRDefault="00DA025F" w:rsidP="00BC37EE">
      <w:pPr>
        <w:jc w:val="center"/>
      </w:pPr>
      <w:r>
        <w:t>Myles</w:t>
      </w:r>
      <w:r w:rsidR="00A92F2C">
        <w:t xml:space="preserve"> Hosken</w:t>
      </w:r>
    </w:p>
    <w:p w14:paraId="4508C849" w14:textId="30E059A9" w:rsidR="00A92F2C" w:rsidRPr="00DE2C2C" w:rsidRDefault="00A92F2C" w:rsidP="00BC37EE">
      <w:pPr>
        <w:jc w:val="center"/>
      </w:pPr>
      <w:r>
        <w:t>Yeran Edmonds</w:t>
      </w:r>
    </w:p>
    <w:p w14:paraId="6EF7A4DA" w14:textId="77777777" w:rsidR="00BC37EE" w:rsidRDefault="00BC37EE" w:rsidP="00BC37EE">
      <w:pPr>
        <w:jc w:val="center"/>
      </w:pPr>
    </w:p>
    <w:p w14:paraId="71358761" w14:textId="64857573" w:rsidR="00C157E6" w:rsidRDefault="00A92F2C" w:rsidP="00BC37EE">
      <w:pPr>
        <w:jc w:val="center"/>
      </w:pPr>
      <w:r>
        <w:t>Team Mentor: Matthew Kuo</w:t>
      </w:r>
    </w:p>
    <w:p w14:paraId="00A46E0A" w14:textId="24B66952" w:rsidR="001A41A7" w:rsidRDefault="001A41A7" w:rsidP="00BC37EE">
      <w:pPr>
        <w:jc w:val="center"/>
      </w:pPr>
      <w:r>
        <w:t>Client: Daniel Li</w:t>
      </w:r>
    </w:p>
    <w:p w14:paraId="0073257D" w14:textId="77777777" w:rsidR="001A41A7" w:rsidRDefault="001A41A7" w:rsidP="00BC37EE">
      <w:pPr>
        <w:jc w:val="center"/>
      </w:pPr>
    </w:p>
    <w:tbl>
      <w:tblPr>
        <w:tblStyle w:val="TableGrid"/>
        <w:tblW w:w="0" w:type="auto"/>
        <w:jc w:val="center"/>
        <w:tblLook w:val="04A0" w:firstRow="1" w:lastRow="0" w:firstColumn="1" w:lastColumn="0" w:noHBand="0" w:noVBand="1"/>
      </w:tblPr>
      <w:tblGrid>
        <w:gridCol w:w="2254"/>
        <w:gridCol w:w="2254"/>
        <w:gridCol w:w="2254"/>
        <w:gridCol w:w="2254"/>
      </w:tblGrid>
      <w:tr w:rsidR="0062084D" w14:paraId="58D08017" w14:textId="77777777">
        <w:trPr>
          <w:jc w:val="center"/>
        </w:trPr>
        <w:tc>
          <w:tcPr>
            <w:tcW w:w="2254" w:type="dxa"/>
          </w:tcPr>
          <w:p w14:paraId="5C20C14E" w14:textId="7F0C77A9" w:rsidR="0062084D" w:rsidRDefault="0062084D" w:rsidP="00737285">
            <w:r>
              <w:t>Version</w:t>
            </w:r>
          </w:p>
        </w:tc>
        <w:tc>
          <w:tcPr>
            <w:tcW w:w="2254" w:type="dxa"/>
          </w:tcPr>
          <w:p w14:paraId="7678A385" w14:textId="171D5A60" w:rsidR="0062084D" w:rsidRDefault="0062084D" w:rsidP="00737285">
            <w:r>
              <w:t>Date</w:t>
            </w:r>
          </w:p>
        </w:tc>
        <w:tc>
          <w:tcPr>
            <w:tcW w:w="2254" w:type="dxa"/>
          </w:tcPr>
          <w:p w14:paraId="0D260A8C" w14:textId="77E195D3" w:rsidR="0062084D" w:rsidRDefault="0062084D" w:rsidP="00737285">
            <w:r>
              <w:t>Author</w:t>
            </w:r>
          </w:p>
        </w:tc>
        <w:tc>
          <w:tcPr>
            <w:tcW w:w="2254" w:type="dxa"/>
          </w:tcPr>
          <w:p w14:paraId="076F5FA0" w14:textId="3926BA0C" w:rsidR="0062084D" w:rsidRDefault="0062084D" w:rsidP="00737285">
            <w:r>
              <w:t>Changes</w:t>
            </w:r>
          </w:p>
        </w:tc>
      </w:tr>
      <w:tr w:rsidR="0062084D" w14:paraId="115A1AC7" w14:textId="77777777">
        <w:trPr>
          <w:jc w:val="center"/>
        </w:trPr>
        <w:tc>
          <w:tcPr>
            <w:tcW w:w="2254" w:type="dxa"/>
          </w:tcPr>
          <w:p w14:paraId="40E7E15C" w14:textId="1C579A4A" w:rsidR="0062084D" w:rsidRDefault="0062084D" w:rsidP="00737285">
            <w:r>
              <w:t>1</w:t>
            </w:r>
          </w:p>
        </w:tc>
        <w:tc>
          <w:tcPr>
            <w:tcW w:w="2254" w:type="dxa"/>
          </w:tcPr>
          <w:p w14:paraId="51CEE6A5" w14:textId="03CB10D0" w:rsidR="0062084D" w:rsidRDefault="00737285" w:rsidP="00737285">
            <w:r>
              <w:t>15</w:t>
            </w:r>
            <w:r w:rsidR="0062084D">
              <w:t>/3/23</w:t>
            </w:r>
          </w:p>
        </w:tc>
        <w:tc>
          <w:tcPr>
            <w:tcW w:w="2254" w:type="dxa"/>
          </w:tcPr>
          <w:p w14:paraId="09731E30" w14:textId="2AEA84E0" w:rsidR="0062084D" w:rsidRDefault="0062084D" w:rsidP="00737285">
            <w:r>
              <w:t>Jane Jung</w:t>
            </w:r>
          </w:p>
        </w:tc>
        <w:tc>
          <w:tcPr>
            <w:tcW w:w="2254" w:type="dxa"/>
          </w:tcPr>
          <w:p w14:paraId="2059CD8A" w14:textId="2CC013F1" w:rsidR="0062084D" w:rsidRDefault="00737285" w:rsidP="00737285">
            <w:r>
              <w:t>Created initial proposal structure</w:t>
            </w:r>
          </w:p>
        </w:tc>
      </w:tr>
      <w:tr w:rsidR="0062084D" w14:paraId="6910ACE8" w14:textId="77777777">
        <w:trPr>
          <w:jc w:val="center"/>
        </w:trPr>
        <w:tc>
          <w:tcPr>
            <w:tcW w:w="2254" w:type="dxa"/>
          </w:tcPr>
          <w:p w14:paraId="6B489702" w14:textId="63D20DE2" w:rsidR="0062084D" w:rsidRDefault="0062084D" w:rsidP="00737285"/>
        </w:tc>
        <w:tc>
          <w:tcPr>
            <w:tcW w:w="2254" w:type="dxa"/>
          </w:tcPr>
          <w:p w14:paraId="48C1F944" w14:textId="07AFA6D9" w:rsidR="0062084D" w:rsidRDefault="00737285" w:rsidP="00737285">
            <w:r>
              <w:t>20/3/23</w:t>
            </w:r>
          </w:p>
        </w:tc>
        <w:tc>
          <w:tcPr>
            <w:tcW w:w="2254" w:type="dxa"/>
          </w:tcPr>
          <w:p w14:paraId="54848FA7" w14:textId="002764BE" w:rsidR="0062084D" w:rsidRDefault="00737285" w:rsidP="00737285">
            <w:r>
              <w:t>Jane Jung</w:t>
            </w:r>
          </w:p>
        </w:tc>
        <w:tc>
          <w:tcPr>
            <w:tcW w:w="2254" w:type="dxa"/>
          </w:tcPr>
          <w:p w14:paraId="7C87CD5C" w14:textId="6B9AF4F4" w:rsidR="0062084D" w:rsidRDefault="00F93F70" w:rsidP="00737285">
            <w:r>
              <w:t>Added to section 4</w:t>
            </w:r>
            <w:r w:rsidR="00E06D18">
              <w:t>,5,6, started section 8 and started adding completed plans to appendix</w:t>
            </w:r>
          </w:p>
        </w:tc>
      </w:tr>
      <w:tr w:rsidR="00D94427" w14:paraId="28600406" w14:textId="77777777">
        <w:trPr>
          <w:jc w:val="center"/>
        </w:trPr>
        <w:tc>
          <w:tcPr>
            <w:tcW w:w="2254" w:type="dxa"/>
          </w:tcPr>
          <w:p w14:paraId="45FE29EF" w14:textId="691849BF" w:rsidR="00D94427" w:rsidRDefault="00D94427" w:rsidP="00737285"/>
        </w:tc>
        <w:tc>
          <w:tcPr>
            <w:tcW w:w="2254" w:type="dxa"/>
          </w:tcPr>
          <w:p w14:paraId="429B8792" w14:textId="156707B1" w:rsidR="00D94427" w:rsidRDefault="00D94427" w:rsidP="00737285">
            <w:r>
              <w:t>2</w:t>
            </w:r>
            <w:r w:rsidR="00B2041B">
              <w:t>2</w:t>
            </w:r>
            <w:r w:rsidR="000370C9">
              <w:t>/3/23</w:t>
            </w:r>
          </w:p>
        </w:tc>
        <w:tc>
          <w:tcPr>
            <w:tcW w:w="2254" w:type="dxa"/>
          </w:tcPr>
          <w:p w14:paraId="63ACCC65" w14:textId="2EA67440" w:rsidR="00D94427" w:rsidRDefault="000370C9" w:rsidP="00737285">
            <w:r>
              <w:t>Jane Jung</w:t>
            </w:r>
          </w:p>
        </w:tc>
        <w:tc>
          <w:tcPr>
            <w:tcW w:w="2254" w:type="dxa"/>
          </w:tcPr>
          <w:p w14:paraId="772A2F28" w14:textId="6629D4B2" w:rsidR="00D94427" w:rsidRDefault="000370C9" w:rsidP="00737285">
            <w:r>
              <w:t>Added Contents page</w:t>
            </w:r>
          </w:p>
        </w:tc>
      </w:tr>
      <w:tr w:rsidR="00D94427" w14:paraId="42B0360C" w14:textId="77777777">
        <w:trPr>
          <w:jc w:val="center"/>
        </w:trPr>
        <w:tc>
          <w:tcPr>
            <w:tcW w:w="2254" w:type="dxa"/>
          </w:tcPr>
          <w:p w14:paraId="30AC0CA7" w14:textId="2642BB4D" w:rsidR="00D94427" w:rsidRDefault="00D94427" w:rsidP="00737285"/>
        </w:tc>
        <w:tc>
          <w:tcPr>
            <w:tcW w:w="2254" w:type="dxa"/>
          </w:tcPr>
          <w:p w14:paraId="536E2F2B" w14:textId="6BDF88E8" w:rsidR="00D94427" w:rsidRDefault="001D5B21" w:rsidP="00737285">
            <w:r>
              <w:t>23/03/2</w:t>
            </w:r>
            <w:r w:rsidR="00552BCD">
              <w:t>3</w:t>
            </w:r>
          </w:p>
        </w:tc>
        <w:tc>
          <w:tcPr>
            <w:tcW w:w="2254" w:type="dxa"/>
          </w:tcPr>
          <w:p w14:paraId="45146FEB" w14:textId="68969F9D" w:rsidR="00D94427" w:rsidRDefault="001D5B21" w:rsidP="00737285">
            <w:r>
              <w:t>Josh</w:t>
            </w:r>
          </w:p>
        </w:tc>
        <w:tc>
          <w:tcPr>
            <w:tcW w:w="2254" w:type="dxa"/>
          </w:tcPr>
          <w:p w14:paraId="3C166868" w14:textId="510B7F8A" w:rsidR="00D94427" w:rsidRDefault="001D5B21" w:rsidP="00737285">
            <w:r>
              <w:t>Added cost estimations</w:t>
            </w:r>
          </w:p>
        </w:tc>
      </w:tr>
      <w:tr w:rsidR="00552BCD" w14:paraId="5159A533" w14:textId="77777777">
        <w:trPr>
          <w:jc w:val="center"/>
        </w:trPr>
        <w:tc>
          <w:tcPr>
            <w:tcW w:w="2254" w:type="dxa"/>
          </w:tcPr>
          <w:p w14:paraId="3CBC77C7" w14:textId="77777777" w:rsidR="00552BCD" w:rsidRDefault="00552BCD" w:rsidP="00737285"/>
        </w:tc>
        <w:tc>
          <w:tcPr>
            <w:tcW w:w="2254" w:type="dxa"/>
          </w:tcPr>
          <w:p w14:paraId="254BE363" w14:textId="4649681B" w:rsidR="00552BCD" w:rsidRDefault="00552BCD" w:rsidP="00737285">
            <w:r>
              <w:t>23/03/23</w:t>
            </w:r>
          </w:p>
        </w:tc>
        <w:tc>
          <w:tcPr>
            <w:tcW w:w="2254" w:type="dxa"/>
          </w:tcPr>
          <w:p w14:paraId="6B5F1B7D" w14:textId="43FF8E19" w:rsidR="00552BCD" w:rsidRDefault="00552BCD" w:rsidP="00737285">
            <w:r>
              <w:t>Myles Hosken</w:t>
            </w:r>
          </w:p>
        </w:tc>
        <w:tc>
          <w:tcPr>
            <w:tcW w:w="2254" w:type="dxa"/>
          </w:tcPr>
          <w:p w14:paraId="3AAE7209" w14:textId="4B4D9768" w:rsidR="00552BCD" w:rsidRDefault="00552BCD" w:rsidP="00737285">
            <w:r>
              <w:t>Terms of reference</w:t>
            </w:r>
            <w:r>
              <w:br/>
              <w:t>Project rationale</w:t>
            </w:r>
          </w:p>
        </w:tc>
      </w:tr>
      <w:tr w:rsidR="4698395B" w14:paraId="1429AD63" w14:textId="77777777" w:rsidTr="67900BBD">
        <w:trPr>
          <w:trHeight w:val="300"/>
          <w:jc w:val="center"/>
        </w:trPr>
        <w:tc>
          <w:tcPr>
            <w:tcW w:w="2254" w:type="dxa"/>
          </w:tcPr>
          <w:p w14:paraId="6CDE1CDA" w14:textId="3BD2CA86" w:rsidR="4698395B" w:rsidRDefault="4698395B" w:rsidP="4698395B"/>
        </w:tc>
        <w:tc>
          <w:tcPr>
            <w:tcW w:w="2254" w:type="dxa"/>
          </w:tcPr>
          <w:p w14:paraId="5286F70C" w14:textId="770FD58A" w:rsidR="4698395B" w:rsidRDefault="20F293C1" w:rsidP="4698395B">
            <w:r>
              <w:t>23/03/23</w:t>
            </w:r>
          </w:p>
        </w:tc>
        <w:tc>
          <w:tcPr>
            <w:tcW w:w="2254" w:type="dxa"/>
          </w:tcPr>
          <w:p w14:paraId="68BB420B" w14:textId="0DF4AF62" w:rsidR="4698395B" w:rsidRDefault="20F293C1" w:rsidP="4698395B">
            <w:r>
              <w:t>Yeran Edmonds</w:t>
            </w:r>
          </w:p>
        </w:tc>
        <w:tc>
          <w:tcPr>
            <w:tcW w:w="2254" w:type="dxa"/>
          </w:tcPr>
          <w:p w14:paraId="13BD42BB" w14:textId="0BDA1577" w:rsidR="4698395B" w:rsidRDefault="20F293C1" w:rsidP="4698395B">
            <w:r>
              <w:t>Added section 3</w:t>
            </w:r>
          </w:p>
        </w:tc>
      </w:tr>
    </w:tbl>
    <w:p w14:paraId="21381EA1" w14:textId="593BB7A3" w:rsidR="0005528E" w:rsidRPr="00DE2C2C" w:rsidRDefault="0005528E" w:rsidP="00BC37EE">
      <w:pPr>
        <w:jc w:val="center"/>
      </w:pPr>
    </w:p>
    <w:p w14:paraId="34342A6E" w14:textId="77777777" w:rsidR="0005528E" w:rsidRPr="00DE2C2C" w:rsidRDefault="0005528E" w:rsidP="00DE2C2C">
      <w:r w:rsidRPr="00DE2C2C">
        <w:br w:type="page"/>
      </w:r>
    </w:p>
    <w:p w14:paraId="73D728F9" w14:textId="77777777" w:rsidR="00D94427" w:rsidRDefault="00D94427" w:rsidP="00D94427">
      <w:pPr>
        <w:pStyle w:val="Heading1"/>
      </w:pPr>
      <w:commentRangeStart w:id="0"/>
      <w:r>
        <w:lastRenderedPageBreak/>
        <w:t>Contents</w:t>
      </w:r>
      <w:commentRangeEnd w:id="0"/>
      <w:r w:rsidR="00E655E1">
        <w:rPr>
          <w:rStyle w:val="CommentReference"/>
          <w:rFonts w:asciiTheme="minorHAnsi" w:eastAsiaTheme="minorEastAsia" w:hAnsiTheme="minorHAnsi" w:cstheme="minorBidi"/>
          <w:color w:val="auto"/>
        </w:rPr>
        <w:commentReference w:id="0"/>
      </w:r>
    </w:p>
    <w:p w14:paraId="4AE17E7D" w14:textId="77777777" w:rsidR="00370769" w:rsidRDefault="00370769" w:rsidP="00D94427"/>
    <w:p w14:paraId="6CD2F620" w14:textId="0DE7A469" w:rsidR="00370769" w:rsidRDefault="00370769" w:rsidP="00D94427">
      <w:r>
        <w:t>Cover Page</w:t>
      </w:r>
    </w:p>
    <w:p w14:paraId="78DDF14F" w14:textId="77777777" w:rsidR="00370769" w:rsidRDefault="00370769" w:rsidP="00370769">
      <w:r>
        <w:t>Executive Summary</w:t>
      </w:r>
    </w:p>
    <w:p w14:paraId="01272681" w14:textId="77777777" w:rsidR="00370769" w:rsidRDefault="00370769" w:rsidP="00370769">
      <w:r>
        <w:t>Terms of Reference</w:t>
      </w:r>
    </w:p>
    <w:p w14:paraId="01890217" w14:textId="77777777" w:rsidR="00370769" w:rsidRDefault="00370769" w:rsidP="00370769">
      <w:r>
        <w:t>Project Rationale</w:t>
      </w:r>
    </w:p>
    <w:p w14:paraId="5ECEAE80" w14:textId="77777777" w:rsidR="00370769" w:rsidRDefault="00370769" w:rsidP="00370769">
      <w:r>
        <w:t>Project Objective and Scope</w:t>
      </w:r>
    </w:p>
    <w:p w14:paraId="082E7EBC" w14:textId="77777777" w:rsidR="00370769" w:rsidRDefault="00370769" w:rsidP="00370769">
      <w:r>
        <w:t>Skills Analysis</w:t>
      </w:r>
    </w:p>
    <w:p w14:paraId="626FD54A" w14:textId="77777777" w:rsidR="009B246B" w:rsidRDefault="009B246B" w:rsidP="00370769">
      <w:r>
        <w:t xml:space="preserve">Team Roles and Responsibilities </w:t>
      </w:r>
    </w:p>
    <w:p w14:paraId="19A0BE52" w14:textId="77777777" w:rsidR="00D37C05" w:rsidRDefault="009B246B" w:rsidP="00370769">
      <w:r>
        <w:t xml:space="preserve">Team </w:t>
      </w:r>
      <w:r w:rsidR="002228B1">
        <w:t>Sched</w:t>
      </w:r>
      <w:r w:rsidR="00D37C05">
        <w:t>ule for Part 1</w:t>
      </w:r>
    </w:p>
    <w:p w14:paraId="462F4BB3" w14:textId="77777777" w:rsidR="00E519BA" w:rsidRDefault="00D37C05" w:rsidP="00370769">
      <w:r>
        <w:t>Project Management Method</w:t>
      </w:r>
      <w:r w:rsidR="00AB137E">
        <w:t>olo</w:t>
      </w:r>
      <w:r w:rsidR="00E519BA">
        <w:t>gy</w:t>
      </w:r>
    </w:p>
    <w:p w14:paraId="5F94EA06" w14:textId="77777777" w:rsidR="00E74EF6" w:rsidRDefault="00263883" w:rsidP="00370769">
      <w:r>
        <w:t>Risk/Issue Manageme</w:t>
      </w:r>
      <w:r w:rsidR="00E74EF6">
        <w:t xml:space="preserve">nt </w:t>
      </w:r>
    </w:p>
    <w:p w14:paraId="4EA36A24" w14:textId="77777777" w:rsidR="006A0A02" w:rsidRDefault="006A0A02" w:rsidP="00370769">
      <w:r>
        <w:t>Project Plan</w:t>
      </w:r>
    </w:p>
    <w:p w14:paraId="4E08B6D3" w14:textId="77777777" w:rsidR="00F876F1" w:rsidRDefault="00F876F1" w:rsidP="00370769">
      <w:r>
        <w:t>Estimated Cost</w:t>
      </w:r>
    </w:p>
    <w:p w14:paraId="44F8DC36" w14:textId="77777777" w:rsidR="00F876F1" w:rsidRDefault="00F876F1" w:rsidP="00370769">
      <w:r>
        <w:t>Disclaimer</w:t>
      </w:r>
    </w:p>
    <w:p w14:paraId="5BA91F27" w14:textId="77777777" w:rsidR="00F876F1" w:rsidRDefault="00F876F1" w:rsidP="00370769">
      <w:r>
        <w:t>Appendix</w:t>
      </w:r>
    </w:p>
    <w:p w14:paraId="610F0A21" w14:textId="449B36C7" w:rsidR="00F876F1" w:rsidRDefault="00F876F1" w:rsidP="00015C9A">
      <w:pPr>
        <w:pStyle w:val="ListParagraph"/>
        <w:numPr>
          <w:ilvl w:val="0"/>
          <w:numId w:val="44"/>
        </w:numPr>
      </w:pPr>
      <w:r>
        <w:t>Skills Matrix</w:t>
      </w:r>
    </w:p>
    <w:p w14:paraId="432F32B1" w14:textId="42109D80" w:rsidR="00F876F1" w:rsidRDefault="00F876F1" w:rsidP="00015C9A">
      <w:pPr>
        <w:pStyle w:val="ListParagraph"/>
        <w:numPr>
          <w:ilvl w:val="0"/>
          <w:numId w:val="44"/>
        </w:numPr>
      </w:pPr>
      <w:r>
        <w:t>Training Plan</w:t>
      </w:r>
    </w:p>
    <w:p w14:paraId="7C570E7B" w14:textId="03302672" w:rsidR="00F876F1" w:rsidRDefault="00F876F1" w:rsidP="00015C9A">
      <w:pPr>
        <w:pStyle w:val="ListParagraph"/>
        <w:numPr>
          <w:ilvl w:val="0"/>
          <w:numId w:val="44"/>
        </w:numPr>
      </w:pPr>
      <w:r>
        <w:t>Team Contract</w:t>
      </w:r>
    </w:p>
    <w:p w14:paraId="48FC69F3" w14:textId="1CE424C2" w:rsidR="00F876F1" w:rsidRDefault="00F876F1" w:rsidP="00015C9A">
      <w:pPr>
        <w:pStyle w:val="ListParagraph"/>
        <w:numPr>
          <w:ilvl w:val="0"/>
          <w:numId w:val="44"/>
        </w:numPr>
      </w:pPr>
      <w:r>
        <w:t>Meeting Minutes</w:t>
      </w:r>
    </w:p>
    <w:p w14:paraId="2661768A" w14:textId="055857BB" w:rsidR="00F876F1" w:rsidRDefault="00F876F1" w:rsidP="00015C9A">
      <w:pPr>
        <w:pStyle w:val="ListParagraph"/>
        <w:numPr>
          <w:ilvl w:val="0"/>
          <w:numId w:val="44"/>
        </w:numPr>
      </w:pPr>
      <w:r>
        <w:t>Risk Register</w:t>
      </w:r>
    </w:p>
    <w:p w14:paraId="588A8B17" w14:textId="10E5A93A" w:rsidR="00F876F1" w:rsidRDefault="00F876F1" w:rsidP="00015C9A">
      <w:pPr>
        <w:pStyle w:val="ListParagraph"/>
        <w:numPr>
          <w:ilvl w:val="0"/>
          <w:numId w:val="44"/>
        </w:numPr>
      </w:pPr>
      <w:r>
        <w:t>Issue Log</w:t>
      </w:r>
    </w:p>
    <w:p w14:paraId="074ECE9E" w14:textId="1881BBBE" w:rsidR="00F876F1" w:rsidRDefault="00F876F1" w:rsidP="00015C9A">
      <w:pPr>
        <w:pStyle w:val="ListParagraph"/>
        <w:numPr>
          <w:ilvl w:val="0"/>
          <w:numId w:val="44"/>
        </w:numPr>
      </w:pPr>
      <w:r>
        <w:t>Quality Assurance Plan</w:t>
      </w:r>
    </w:p>
    <w:p w14:paraId="21ACD679" w14:textId="3CA8CB11" w:rsidR="00F876F1" w:rsidRDefault="00F876F1" w:rsidP="00015C9A">
      <w:pPr>
        <w:pStyle w:val="ListParagraph"/>
        <w:numPr>
          <w:ilvl w:val="0"/>
          <w:numId w:val="44"/>
        </w:numPr>
      </w:pPr>
      <w:r>
        <w:t>Change Management Plan</w:t>
      </w:r>
    </w:p>
    <w:p w14:paraId="6B9D42B8" w14:textId="537A8A77" w:rsidR="00F876F1" w:rsidRDefault="00F876F1" w:rsidP="00015C9A">
      <w:pPr>
        <w:pStyle w:val="ListParagraph"/>
        <w:numPr>
          <w:ilvl w:val="0"/>
          <w:numId w:val="44"/>
        </w:numPr>
      </w:pPr>
      <w:r>
        <w:t xml:space="preserve">Change Request Form </w:t>
      </w:r>
      <w:r w:rsidR="00990E51">
        <w:t>T</w:t>
      </w:r>
      <w:r>
        <w:t>em</w:t>
      </w:r>
      <w:r w:rsidR="00990E51">
        <w:t>plate</w:t>
      </w:r>
    </w:p>
    <w:p w14:paraId="32A28E65" w14:textId="54970D88" w:rsidR="00BF47BD" w:rsidRDefault="00BF47BD" w:rsidP="00370769">
      <w:r>
        <w:br w:type="page"/>
      </w:r>
    </w:p>
    <w:p w14:paraId="30CD7F30" w14:textId="5359AF2F" w:rsidR="00C157E6" w:rsidRPr="00DE2C2C" w:rsidRDefault="00877DE7" w:rsidP="00877DE7">
      <w:pPr>
        <w:pStyle w:val="Heading1"/>
      </w:pPr>
      <w:r>
        <w:lastRenderedPageBreak/>
        <w:t xml:space="preserve">Executive </w:t>
      </w:r>
      <w:r w:rsidR="0005528E" w:rsidRPr="00DE2C2C">
        <w:t xml:space="preserve">Summary </w:t>
      </w:r>
    </w:p>
    <w:p w14:paraId="6894B2EA" w14:textId="248E2B69" w:rsidR="00F2222C" w:rsidRPr="008D3B2A" w:rsidRDefault="00F2222C" w:rsidP="008D3B2A">
      <w:r w:rsidRPr="008D3B2A">
        <w:t xml:space="preserve">Include a 1-page </w:t>
      </w:r>
      <w:r w:rsidR="00032BCC" w:rsidRPr="008D3B2A">
        <w:t>Executiv</w:t>
      </w:r>
      <w:r w:rsidR="00032BCC">
        <w:t>e</w:t>
      </w:r>
      <w:r w:rsidR="00032BCC" w:rsidRPr="008D3B2A">
        <w:t xml:space="preserve"> Summary</w:t>
      </w:r>
      <w:r w:rsidRPr="008D3B2A">
        <w:t xml:space="preserve">  summarising  the  proposal  and  covering  scope,  time, </w:t>
      </w:r>
      <w:r w:rsidRPr="008D3B2A">
        <w:br/>
        <w:t xml:space="preserve">method, risks and cost.  </w:t>
      </w:r>
    </w:p>
    <w:p w14:paraId="1B896CC4" w14:textId="399749A8" w:rsidR="00B242FE" w:rsidRPr="00DE2C2C" w:rsidRDefault="00B242FE" w:rsidP="00DE2C2C">
      <w:r w:rsidRPr="00DE2C2C">
        <w:t>Scope</w:t>
      </w:r>
    </w:p>
    <w:p w14:paraId="44DEDCD9" w14:textId="7A371D24" w:rsidR="00B242FE" w:rsidRPr="00DE2C2C" w:rsidRDefault="00B242FE" w:rsidP="00DE2C2C">
      <w:r w:rsidRPr="00DE2C2C">
        <w:t>Time</w:t>
      </w:r>
      <w:r w:rsidR="001A759E" w:rsidRPr="00DE2C2C">
        <w:t>:</w:t>
      </w:r>
      <w:r w:rsidR="008D3B2A">
        <w:t xml:space="preserve"> </w:t>
      </w:r>
    </w:p>
    <w:p w14:paraId="4F3F0694" w14:textId="4F679BBD" w:rsidR="001A759E" w:rsidRPr="00DE2C2C" w:rsidRDefault="001A759E" w:rsidP="00DE2C2C">
      <w:r w:rsidRPr="00DE2C2C">
        <w:t>Method:</w:t>
      </w:r>
    </w:p>
    <w:p w14:paraId="54CE8577" w14:textId="069DE791" w:rsidR="001A759E" w:rsidRPr="00DE2C2C" w:rsidRDefault="001A759E" w:rsidP="00DE2C2C">
      <w:r w:rsidRPr="00DE2C2C">
        <w:t>Risks:</w:t>
      </w:r>
    </w:p>
    <w:p w14:paraId="72C96763" w14:textId="19EB06A0" w:rsidR="00CF473F" w:rsidRPr="00DE2C2C" w:rsidRDefault="00CF473F" w:rsidP="00956A8C">
      <w:pPr>
        <w:ind w:left="720"/>
      </w:pPr>
      <w:r w:rsidRPr="00DE2C2C">
        <w:t xml:space="preserve">Reduced time; team formed </w:t>
      </w:r>
      <w:r w:rsidR="00032BCC" w:rsidRPr="00DE2C2C">
        <w:t>late.</w:t>
      </w:r>
      <w:r w:rsidRPr="00DE2C2C">
        <w:t xml:space="preserve"> </w:t>
      </w:r>
    </w:p>
    <w:p w14:paraId="7732EC11" w14:textId="45F36ABE" w:rsidR="00CF473F" w:rsidRPr="00DE2C2C" w:rsidRDefault="00CF473F" w:rsidP="00956A8C">
      <w:pPr>
        <w:ind w:left="720"/>
      </w:pPr>
      <w:r w:rsidRPr="00DE2C2C">
        <w:t>Timetable issues</w:t>
      </w:r>
    </w:p>
    <w:p w14:paraId="2652CA86" w14:textId="06FFB715" w:rsidR="00CF473F" w:rsidRPr="00DE2C2C" w:rsidRDefault="00CF473F" w:rsidP="00956A8C">
      <w:pPr>
        <w:ind w:left="720"/>
      </w:pPr>
      <w:r w:rsidRPr="00DE2C2C">
        <w:t>Upskilling limits</w:t>
      </w:r>
    </w:p>
    <w:p w14:paraId="1B1F49EB" w14:textId="5F3AF700" w:rsidR="00CF473F" w:rsidRPr="00DE2C2C" w:rsidRDefault="00CF473F" w:rsidP="00956A8C">
      <w:pPr>
        <w:ind w:left="720"/>
      </w:pPr>
      <w:r w:rsidRPr="00DE2C2C">
        <w:t>Communication issues w client</w:t>
      </w:r>
    </w:p>
    <w:p w14:paraId="7422A0C0" w14:textId="3795CE5E" w:rsidR="00984B3E" w:rsidRPr="00DE2C2C" w:rsidRDefault="00032BCC" w:rsidP="00956A8C">
      <w:pPr>
        <w:ind w:left="720"/>
      </w:pPr>
      <w:r w:rsidRPr="00DE2C2C">
        <w:t>Can’t</w:t>
      </w:r>
      <w:r w:rsidR="00984B3E" w:rsidRPr="00DE2C2C">
        <w:t xml:space="preserve"> meet client </w:t>
      </w:r>
      <w:r w:rsidRPr="00DE2C2C">
        <w:t>often.</w:t>
      </w:r>
    </w:p>
    <w:p w14:paraId="4E922711" w14:textId="524E1F02" w:rsidR="001A759E" w:rsidRPr="00DE2C2C" w:rsidRDefault="001A759E" w:rsidP="00DE2C2C">
      <w:r w:rsidRPr="00DE2C2C">
        <w:t>Cost:</w:t>
      </w:r>
    </w:p>
    <w:p w14:paraId="1A086A18" w14:textId="77777777" w:rsidR="001A759E" w:rsidRPr="00DE2C2C" w:rsidRDefault="001A759E" w:rsidP="00DE2C2C"/>
    <w:p w14:paraId="262EC9C0" w14:textId="4A102D72" w:rsidR="00C157E6" w:rsidRPr="00DE2C2C" w:rsidRDefault="00C157E6" w:rsidP="00DE2C2C">
      <w:r w:rsidRPr="00DE2C2C">
        <w:br w:type="page"/>
      </w:r>
    </w:p>
    <w:p w14:paraId="0D2AB796" w14:textId="6BB75BF1" w:rsidR="00C157E6" w:rsidRPr="00DE2C2C" w:rsidRDefault="00877DE7" w:rsidP="00877DE7">
      <w:pPr>
        <w:pStyle w:val="Heading1"/>
      </w:pPr>
      <w:r>
        <w:lastRenderedPageBreak/>
        <w:t>Section 1: Terms of Reference</w:t>
      </w:r>
    </w:p>
    <w:p w14:paraId="7CD2C176" w14:textId="6609F907" w:rsidR="00A16C29" w:rsidRDefault="6D65C1DE" w:rsidP="0093472F">
      <w:r>
        <w:t xml:space="preserve">Jadcup is a major manufacturer of sustainable and compostable disposable cups </w:t>
      </w:r>
      <w:r w:rsidR="00A53D6E">
        <w:t>in</w:t>
      </w:r>
      <w:r>
        <w:t xml:space="preserve"> New Zealand. </w:t>
      </w:r>
      <w:r w:rsidR="70BF9BD7">
        <w:br/>
      </w:r>
      <w:r w:rsidR="372C170C">
        <w:t xml:space="preserve">Daniel Li, the founder of Jadcup, has identified that the current manufacturing process </w:t>
      </w:r>
      <w:r w:rsidR="6B0307A0">
        <w:t xml:space="preserve">has room for improvement. While the process is automated, the monitoring and adjusting of the process can only be done using a built-in monitor </w:t>
      </w:r>
      <w:r w:rsidR="6B6634D7">
        <w:t xml:space="preserve">connected to the machines. This limits the ability to monitor and optimize </w:t>
      </w:r>
      <w:commentRangeStart w:id="1"/>
      <w:r w:rsidR="6B6634D7">
        <w:t xml:space="preserve">the process </w:t>
      </w:r>
      <w:commentRangeEnd w:id="1"/>
      <w:r w:rsidR="00E655E1">
        <w:rPr>
          <w:rStyle w:val="CommentReference"/>
        </w:rPr>
        <w:commentReference w:id="1"/>
      </w:r>
      <w:r w:rsidR="6B6634D7">
        <w:t xml:space="preserve">in </w:t>
      </w:r>
      <w:r w:rsidR="00091E3C">
        <w:t>real time</w:t>
      </w:r>
      <w:r w:rsidR="6B6634D7">
        <w:t xml:space="preserve">, which can lead to inefficiencies, production downtime, and potential quality issues. This </w:t>
      </w:r>
      <w:r w:rsidR="26031A33">
        <w:t>production process is known</w:t>
      </w:r>
      <w:r w:rsidR="6B6634D7">
        <w:t xml:space="preserve"> as Industry 3.0. </w:t>
      </w:r>
      <w:r w:rsidR="210BD784">
        <w:t>In</w:t>
      </w:r>
      <w:r w:rsidR="015A9F90">
        <w:t xml:space="preserve"> Industry 3.0, the process is automated using Programmable Logic Controllers (PLCs) and information technology. </w:t>
      </w:r>
      <w:r w:rsidR="76EA3971">
        <w:t xml:space="preserve">This process </w:t>
      </w:r>
      <w:r w:rsidR="734A845D">
        <w:t xml:space="preserve">can often operate largely without human interference, but a human aspect still </w:t>
      </w:r>
      <w:commentRangeStart w:id="2"/>
      <w:r w:rsidR="734A845D">
        <w:t>remains</w:t>
      </w:r>
      <w:commentRangeEnd w:id="2"/>
      <w:r w:rsidR="00E655E1">
        <w:rPr>
          <w:rStyle w:val="CommentReference"/>
        </w:rPr>
        <w:commentReference w:id="2"/>
      </w:r>
      <w:r w:rsidR="734A845D">
        <w:t xml:space="preserve">. </w:t>
      </w:r>
      <w:r w:rsidR="3E647B2C">
        <w:t xml:space="preserve">To address </w:t>
      </w:r>
      <w:r w:rsidR="1C2B56A2">
        <w:t>the gap for improvement, Daniel has reached out to us</w:t>
      </w:r>
      <w:r w:rsidR="00091E3C">
        <w:t>:</w:t>
      </w:r>
    </w:p>
    <w:p w14:paraId="0F51E996" w14:textId="7A43285A" w:rsidR="00A16C29" w:rsidRDefault="006B776C" w:rsidP="00015C9A">
      <w:pPr>
        <w:pStyle w:val="ListParagraph"/>
        <w:numPr>
          <w:ilvl w:val="0"/>
          <w:numId w:val="46"/>
        </w:numPr>
        <w:jc w:val="both"/>
      </w:pPr>
      <w:r>
        <w:t xml:space="preserve">Joshua </w:t>
      </w:r>
      <w:r w:rsidR="0088384E">
        <w:t xml:space="preserve">Ladowsky </w:t>
      </w:r>
      <w:r>
        <w:t>(Service request manager/developer)</w:t>
      </w:r>
    </w:p>
    <w:p w14:paraId="18E2EFE1" w14:textId="575BDD3C" w:rsidR="00A16C29" w:rsidRDefault="006B776C" w:rsidP="00015C9A">
      <w:pPr>
        <w:pStyle w:val="ListParagraph"/>
        <w:numPr>
          <w:ilvl w:val="0"/>
          <w:numId w:val="46"/>
        </w:numPr>
        <w:jc w:val="both"/>
      </w:pPr>
      <w:r>
        <w:t xml:space="preserve">Myles Hosken (Service </w:t>
      </w:r>
      <w:r w:rsidR="00DF5CF7">
        <w:t>d</w:t>
      </w:r>
      <w:r>
        <w:t>elivery manager</w:t>
      </w:r>
      <w:r w:rsidR="00DF5CF7">
        <w:t>/developer</w:t>
      </w:r>
      <w:r>
        <w:t>)</w:t>
      </w:r>
    </w:p>
    <w:p w14:paraId="02DCC6E7" w14:textId="5D21BD27" w:rsidR="00A16C29" w:rsidRDefault="00DF5CF7" w:rsidP="00015C9A">
      <w:pPr>
        <w:pStyle w:val="ListParagraph"/>
        <w:numPr>
          <w:ilvl w:val="0"/>
          <w:numId w:val="46"/>
        </w:numPr>
        <w:jc w:val="both"/>
      </w:pPr>
      <w:r>
        <w:t>Jane Jung (Developer)</w:t>
      </w:r>
    </w:p>
    <w:p w14:paraId="162E7B1F" w14:textId="2C951D0E" w:rsidR="00A16C29" w:rsidRDefault="00DF5CF7" w:rsidP="00015C9A">
      <w:pPr>
        <w:pStyle w:val="ListParagraph"/>
        <w:numPr>
          <w:ilvl w:val="0"/>
          <w:numId w:val="46"/>
        </w:numPr>
        <w:jc w:val="both"/>
      </w:pPr>
      <w:r>
        <w:t>Yeran Edmonds (Developer)</w:t>
      </w:r>
    </w:p>
    <w:p w14:paraId="29907E91" w14:textId="67330D60" w:rsidR="00A16C29" w:rsidRDefault="00DF5CF7" w:rsidP="00015C9A">
      <w:pPr>
        <w:pStyle w:val="ListParagraph"/>
        <w:numPr>
          <w:ilvl w:val="0"/>
          <w:numId w:val="46"/>
        </w:numPr>
        <w:jc w:val="both"/>
      </w:pPr>
      <w:r>
        <w:t>Harshil Patel (Developer)</w:t>
      </w:r>
    </w:p>
    <w:p w14:paraId="22FC32F6" w14:textId="3E5B16F6" w:rsidR="00D45F24" w:rsidRDefault="2BCFEECD" w:rsidP="0079769A">
      <w:r>
        <w:t>with the guidance and mentorship of</w:t>
      </w:r>
      <w:r w:rsidR="1AD1AE8E">
        <w:t>:</w:t>
      </w:r>
    </w:p>
    <w:p w14:paraId="6BDEFEFE" w14:textId="77777777" w:rsidR="00D45F24" w:rsidRDefault="0088384E" w:rsidP="00015C9A">
      <w:pPr>
        <w:pStyle w:val="ListParagraph"/>
        <w:numPr>
          <w:ilvl w:val="0"/>
          <w:numId w:val="46"/>
        </w:numPr>
      </w:pPr>
      <w:r>
        <w:t xml:space="preserve">Matthew Kuo(Mentor) and </w:t>
      </w:r>
    </w:p>
    <w:p w14:paraId="63EFB75D" w14:textId="77777777" w:rsidR="00D45F24" w:rsidRDefault="0088384E" w:rsidP="00015C9A">
      <w:pPr>
        <w:pStyle w:val="ListParagraph"/>
        <w:numPr>
          <w:ilvl w:val="0"/>
          <w:numId w:val="46"/>
        </w:numPr>
      </w:pPr>
      <w:r>
        <w:t xml:space="preserve">Tony </w:t>
      </w:r>
      <w:r w:rsidR="00247096">
        <w:t xml:space="preserve">Clear(Moderator) </w:t>
      </w:r>
    </w:p>
    <w:p w14:paraId="68FBD4CD" w14:textId="546331D9" w:rsidR="00D45F24" w:rsidRDefault="00DD0329" w:rsidP="00015C9A">
      <w:pPr>
        <w:pStyle w:val="ListParagraph"/>
        <w:numPr>
          <w:ilvl w:val="0"/>
          <w:numId w:val="46"/>
        </w:numPr>
      </w:pPr>
      <w:r>
        <w:t>Professor Jaqcui Whalley (</w:t>
      </w:r>
      <w:del w:id="3" w:author="Matthew Kuo" w:date="2023-03-24T14:32:00Z">
        <w:r w:rsidDel="00E655E1">
          <w:delText xml:space="preserve">Paper </w:delText>
        </w:r>
      </w:del>
      <w:ins w:id="4" w:author="Matthew Kuo" w:date="2023-03-24T14:32:00Z">
        <w:r w:rsidR="00E655E1">
          <w:t xml:space="preserve">Course </w:t>
        </w:r>
      </w:ins>
      <w:r>
        <w:t>leader)</w:t>
      </w:r>
    </w:p>
    <w:p w14:paraId="345C49BD" w14:textId="3A901618" w:rsidR="0079769A" w:rsidRDefault="0079769A" w:rsidP="00015C9A">
      <w:pPr>
        <w:pStyle w:val="ListParagraph"/>
        <w:numPr>
          <w:ilvl w:val="0"/>
          <w:numId w:val="46"/>
        </w:numPr>
      </w:pPr>
      <w:r>
        <w:t>Dr</w:t>
      </w:r>
      <w:r w:rsidR="00A53D6E">
        <w:t>.</w:t>
      </w:r>
      <w:r>
        <w:t xml:space="preserve"> Ramesh Lal (</w:t>
      </w:r>
      <w:ins w:id="5" w:author="Matthew Kuo" w:date="2023-03-24T14:32:00Z">
        <w:r w:rsidR="00E655E1">
          <w:t>Course</w:t>
        </w:r>
      </w:ins>
      <w:del w:id="6" w:author="Matthew Kuo" w:date="2023-03-24T14:32:00Z">
        <w:r w:rsidDel="00E655E1">
          <w:delText>Paper</w:delText>
        </w:r>
      </w:del>
      <w:r>
        <w:t xml:space="preserve"> leader)</w:t>
      </w:r>
    </w:p>
    <w:p w14:paraId="71E61A1E" w14:textId="625E67B5" w:rsidR="009656E6" w:rsidRDefault="00091E3C" w:rsidP="0079769A">
      <w:r>
        <w:t>to</w:t>
      </w:r>
      <w:r w:rsidR="00A57DFF">
        <w:t xml:space="preserve"> </w:t>
      </w:r>
      <w:r w:rsidR="0BABAEDA">
        <w:t>develop and implement a remote monitoring system for the manufacturing process.</w:t>
      </w:r>
    </w:p>
    <w:p w14:paraId="2205BB07" w14:textId="5C2295B9" w:rsidR="008265EA" w:rsidRDefault="06029FCE" w:rsidP="0093472F">
      <w:r>
        <w:t xml:space="preserve">The proposed </w:t>
      </w:r>
      <w:r w:rsidR="1C259498">
        <w:t xml:space="preserve">system will </w:t>
      </w:r>
      <w:r w:rsidR="6D141E1E">
        <w:t xml:space="preserve">allow </w:t>
      </w:r>
      <w:bookmarkStart w:id="7" w:name="_Int_aXmVQo95"/>
      <w:r w:rsidR="6D141E1E">
        <w:t>Jadcup</w:t>
      </w:r>
      <w:bookmarkEnd w:id="7"/>
      <w:r w:rsidR="6D141E1E">
        <w:t xml:space="preserve"> to monitor the manufacturing process in </w:t>
      </w:r>
      <w:r w:rsidR="00A53D6E">
        <w:t>real-time</w:t>
      </w:r>
      <w:r w:rsidR="2B7F308E">
        <w:t>, change parameters,</w:t>
      </w:r>
      <w:r w:rsidR="79E2B043">
        <w:t xml:space="preserve"> </w:t>
      </w:r>
      <w:r w:rsidR="214566E2">
        <w:t>adjust,</w:t>
      </w:r>
      <w:r w:rsidR="79E2B043">
        <w:t xml:space="preserve"> and</w:t>
      </w:r>
      <w:r w:rsidR="2B7F308E">
        <w:t xml:space="preserve"> detect any potential issues </w:t>
      </w:r>
      <w:r w:rsidR="13A3CAC5">
        <w:t xml:space="preserve">before they become major </w:t>
      </w:r>
      <w:r w:rsidR="00A53D6E">
        <w:t xml:space="preserve">problems. </w:t>
      </w:r>
      <w:r w:rsidR="214566E2">
        <w:t xml:space="preserve">The implementation of </w:t>
      </w:r>
      <w:r w:rsidR="3C8395C3">
        <w:t xml:space="preserve">the remote monitoring system will enable </w:t>
      </w:r>
      <w:r w:rsidR="0C552DB1">
        <w:t>Jadcup to</w:t>
      </w:r>
      <w:r w:rsidR="12EA39FC">
        <w:t xml:space="preserve"> </w:t>
      </w:r>
      <w:r w:rsidR="6C397B7C">
        <w:t>increase their stand</w:t>
      </w:r>
      <w:r w:rsidR="1B0433B3">
        <w:t>ing</w:t>
      </w:r>
      <w:r w:rsidR="6C397B7C">
        <w:t xml:space="preserve"> to Industry 4.0</w:t>
      </w:r>
      <w:r w:rsidR="1B0433B3">
        <w:t>,</w:t>
      </w:r>
      <w:r w:rsidR="6C397B7C">
        <w:t xml:space="preserve"> </w:t>
      </w:r>
      <w:r w:rsidR="1B0433B3">
        <w:t>a</w:t>
      </w:r>
      <w:r w:rsidR="0526331A">
        <w:t>lso known as the fourth industr</w:t>
      </w:r>
      <w:r w:rsidR="53102513">
        <w:t>ial</w:t>
      </w:r>
      <w:r w:rsidR="0526331A">
        <w:t xml:space="preserve"> revolution</w:t>
      </w:r>
      <w:commentRangeStart w:id="8"/>
      <w:r w:rsidR="19253DF0">
        <w:t>. Schwab, K (2016)</w:t>
      </w:r>
      <w:commentRangeEnd w:id="8"/>
      <w:r w:rsidR="00E655E1">
        <w:rPr>
          <w:rStyle w:val="CommentReference"/>
        </w:rPr>
        <w:commentReference w:id="8"/>
      </w:r>
      <w:r w:rsidR="19253DF0">
        <w:t>.</w:t>
      </w:r>
      <w:r w:rsidR="19253DF0" w:rsidRPr="65AFB2CF">
        <w:rPr>
          <w:b/>
          <w:bCs/>
        </w:rPr>
        <w:t xml:space="preserve"> </w:t>
      </w:r>
      <w:r w:rsidR="10B09078">
        <w:t>Under ind</w:t>
      </w:r>
      <w:r w:rsidR="0E8C91B4">
        <w:t xml:space="preserve">ustry 4.0 the process can be automated based </w:t>
      </w:r>
      <w:r w:rsidR="47871B44">
        <w:t>on</w:t>
      </w:r>
      <w:r w:rsidR="0E8C91B4">
        <w:t xml:space="preserve"> data</w:t>
      </w:r>
      <w:r w:rsidR="5A5CF5A2">
        <w:t xml:space="preserve"> and not by human input. </w:t>
      </w:r>
      <w:r w:rsidR="716D1B1D">
        <w:t xml:space="preserve">For Jadcup to </w:t>
      </w:r>
      <w:r w:rsidR="6EA04DCD">
        <w:t xml:space="preserve">advance to Industry 4.0 </w:t>
      </w:r>
      <w:r w:rsidR="6F094A73">
        <w:t xml:space="preserve">a few of the following technologies will be implemented </w:t>
      </w:r>
      <w:r w:rsidR="5E53BF30">
        <w:t>in conjunction with</w:t>
      </w:r>
      <w:r w:rsidR="6F094A73">
        <w:t xml:space="preserve"> the remote monitoring system</w:t>
      </w:r>
      <w:r w:rsidR="55299C1B">
        <w:t>.</w:t>
      </w:r>
    </w:p>
    <w:p w14:paraId="10DF3AA4" w14:textId="04189FAB" w:rsidR="00E06073" w:rsidRPr="00E06073" w:rsidRDefault="00E06073" w:rsidP="00015C9A">
      <w:pPr>
        <w:pStyle w:val="ListParagraph"/>
        <w:numPr>
          <w:ilvl w:val="0"/>
          <w:numId w:val="45"/>
        </w:numPr>
        <w:ind w:left="360"/>
      </w:pPr>
      <w:r>
        <w:rPr>
          <w:b/>
          <w:bCs/>
        </w:rPr>
        <w:t>Internet of things</w:t>
      </w:r>
      <w:r w:rsidR="00E232FC">
        <w:rPr>
          <w:b/>
          <w:bCs/>
        </w:rPr>
        <w:t xml:space="preserve"> (IoT)</w:t>
      </w:r>
      <w:r>
        <w:rPr>
          <w:b/>
          <w:bCs/>
        </w:rPr>
        <w:t xml:space="preserve"> : </w:t>
      </w:r>
      <w:r w:rsidR="002F1D66">
        <w:rPr>
          <w:b/>
          <w:bCs/>
        </w:rPr>
        <w:br/>
      </w:r>
      <w:r w:rsidR="002F1D66">
        <w:t xml:space="preserve">The </w:t>
      </w:r>
      <w:r w:rsidR="00E232FC">
        <w:t xml:space="preserve">Internet of things has been recognized as a key component in smart factories. Each machine can be installed </w:t>
      </w:r>
      <w:r w:rsidR="006C1F8A">
        <w:t xml:space="preserve">with a </w:t>
      </w:r>
      <w:r w:rsidR="003B3F8B">
        <w:t>low-cost</w:t>
      </w:r>
      <w:r w:rsidR="006C1F8A">
        <w:t xml:space="preserve"> sensor </w:t>
      </w:r>
      <w:r w:rsidR="0032311D">
        <w:t>that</w:t>
      </w:r>
      <w:r w:rsidR="006C1F8A">
        <w:t xml:space="preserve"> </w:t>
      </w:r>
      <w:r w:rsidR="00F10C79">
        <w:t xml:space="preserve">houses an IP address. This address allows the machines to connect to </w:t>
      </w:r>
      <w:r w:rsidR="0032311D">
        <w:t>internet-enabled</w:t>
      </w:r>
      <w:r w:rsidR="003B3F8B">
        <w:t xml:space="preserve"> devices. </w:t>
      </w:r>
      <w:r w:rsidR="007C1AD9">
        <w:t xml:space="preserve">This connectivity allows large amounts of data </w:t>
      </w:r>
      <w:r w:rsidR="00D371C1">
        <w:t xml:space="preserve">and analytics to be collected and </w:t>
      </w:r>
      <w:r w:rsidR="0032311D">
        <w:t>analysed</w:t>
      </w:r>
      <w:r w:rsidR="00D371C1">
        <w:t>. (IBM 2023).</w:t>
      </w:r>
    </w:p>
    <w:p w14:paraId="3B7001A8" w14:textId="3383F68E" w:rsidR="00E06073" w:rsidRPr="00E06073" w:rsidRDefault="00E06073" w:rsidP="00015C9A">
      <w:pPr>
        <w:pStyle w:val="ListParagraph"/>
        <w:numPr>
          <w:ilvl w:val="0"/>
          <w:numId w:val="45"/>
        </w:numPr>
        <w:ind w:left="360"/>
        <w:rPr>
          <w:b/>
          <w:bCs/>
        </w:rPr>
      </w:pPr>
      <w:r w:rsidRPr="00E06073">
        <w:rPr>
          <w:b/>
          <w:bCs/>
        </w:rPr>
        <w:t>Cloud Computing :</w:t>
      </w:r>
      <w:r w:rsidR="00D371C1">
        <w:rPr>
          <w:b/>
          <w:bCs/>
        </w:rPr>
        <w:br/>
      </w:r>
      <w:r w:rsidR="00D371C1">
        <w:t xml:space="preserve">Cloud computing </w:t>
      </w:r>
      <w:r w:rsidR="00956379">
        <w:t xml:space="preserve">is a key component for </w:t>
      </w:r>
      <w:r w:rsidR="00CD57B7">
        <w:t>an</w:t>
      </w:r>
      <w:r w:rsidR="00956379">
        <w:t xml:space="preserve"> Industry 4.0 strategy. </w:t>
      </w:r>
      <w:r w:rsidR="005476AC">
        <w:t>Cloud computing makes</w:t>
      </w:r>
      <w:r w:rsidR="009C7450">
        <w:t xml:space="preserve"> </w:t>
      </w:r>
      <w:r w:rsidR="00F645E6">
        <w:t xml:space="preserve">it possible to </w:t>
      </w:r>
      <w:r w:rsidR="000F7280">
        <w:t>store large amounts of data</w:t>
      </w:r>
      <w:r w:rsidR="007B2F16">
        <w:t xml:space="preserve"> to be processed more efficiently and cost-effectively</w:t>
      </w:r>
      <w:r w:rsidR="00CD57B7">
        <w:t xml:space="preserve">. </w:t>
      </w:r>
      <w:r w:rsidR="00C63328">
        <w:t xml:space="preserve">In order to unlock the full capabilities that smart manufacturing has to offer, it is necessary to connect aspects of the business such as, engineering, supply chain, production, sales and distribution. The use of </w:t>
      </w:r>
      <w:commentRangeStart w:id="9"/>
      <w:r w:rsidR="00C63328">
        <w:t xml:space="preserve">cloud computing </w:t>
      </w:r>
      <w:commentRangeEnd w:id="9"/>
      <w:r w:rsidR="00E655E1">
        <w:rPr>
          <w:rStyle w:val="CommentReference"/>
        </w:rPr>
        <w:commentReference w:id="9"/>
      </w:r>
      <w:r w:rsidR="00C63328">
        <w:t>can facilitate this integration.</w:t>
      </w:r>
    </w:p>
    <w:p w14:paraId="6DB280F7" w14:textId="5C701DCD" w:rsidR="00E06073" w:rsidRPr="00E06073" w:rsidRDefault="00E06073" w:rsidP="00015C9A">
      <w:pPr>
        <w:pStyle w:val="ListParagraph"/>
        <w:numPr>
          <w:ilvl w:val="0"/>
          <w:numId w:val="45"/>
        </w:numPr>
        <w:ind w:left="360"/>
      </w:pPr>
      <w:r>
        <w:rPr>
          <w:b/>
          <w:bCs/>
        </w:rPr>
        <w:t>Edge Computing :</w:t>
      </w:r>
      <w:r w:rsidR="00086C9C">
        <w:rPr>
          <w:b/>
          <w:bCs/>
        </w:rPr>
        <w:br/>
      </w:r>
      <w:r w:rsidR="00086C9C">
        <w:t xml:space="preserve">Edge computing </w:t>
      </w:r>
      <w:r w:rsidR="00D80F96">
        <w:t xml:space="preserve">is a term to describe </w:t>
      </w:r>
      <w:r w:rsidR="00BA1ABE">
        <w:t xml:space="preserve">where data is created. In this case Jadcup </w:t>
      </w:r>
      <w:commentRangeStart w:id="10"/>
      <w:r w:rsidR="00BA1ABE">
        <w:t>can implement edge computing by tracking their machine analytics right at the source</w:t>
      </w:r>
      <w:r w:rsidR="009F4567">
        <w:t xml:space="preserve">, at the “edge”. </w:t>
      </w:r>
      <w:r w:rsidR="00735EFF">
        <w:t xml:space="preserve">Ultimately this minimizes latency and how fast the data is produced to when a response may be needed. </w:t>
      </w:r>
      <w:commentRangeEnd w:id="10"/>
      <w:r w:rsidR="00E655E1">
        <w:rPr>
          <w:rStyle w:val="CommentReference"/>
        </w:rPr>
        <w:commentReference w:id="10"/>
      </w:r>
    </w:p>
    <w:p w14:paraId="2FF125D1" w14:textId="77777777" w:rsidR="0075787C" w:rsidRPr="0075787C" w:rsidRDefault="00E06073" w:rsidP="00015C9A">
      <w:pPr>
        <w:pStyle w:val="ListParagraph"/>
        <w:numPr>
          <w:ilvl w:val="0"/>
          <w:numId w:val="45"/>
        </w:numPr>
        <w:ind w:left="360"/>
      </w:pPr>
      <w:r>
        <w:rPr>
          <w:b/>
          <w:bCs/>
        </w:rPr>
        <w:t>Digital Twin :</w:t>
      </w:r>
      <w:r w:rsidR="00316A92">
        <w:rPr>
          <w:b/>
          <w:bCs/>
        </w:rPr>
        <w:t xml:space="preserve"> </w:t>
      </w:r>
    </w:p>
    <w:p w14:paraId="79F7D7F5" w14:textId="10A5CD19" w:rsidR="006D43DB" w:rsidRDefault="0075787C" w:rsidP="00382EEA">
      <w:pPr>
        <w:pStyle w:val="ListParagraph"/>
        <w:ind w:left="360"/>
      </w:pPr>
      <w:r>
        <w:lastRenderedPageBreak/>
        <w:t xml:space="preserve">In this project we will implement a digital twin of Jadcups manufacturing process. A digital twin is created by simulating </w:t>
      </w:r>
      <w:r w:rsidR="005C66BE">
        <w:t xml:space="preserve">a factory </w:t>
      </w:r>
      <w:r w:rsidR="001F3CB0">
        <w:t>floor</w:t>
      </w:r>
      <w:r w:rsidR="00775826">
        <w:t xml:space="preserve"> and pulling data from sensors, </w:t>
      </w:r>
      <w:r w:rsidR="00344377">
        <w:t>devices,</w:t>
      </w:r>
      <w:r w:rsidR="003A3459">
        <w:t xml:space="preserve"> and</w:t>
      </w:r>
      <w:r w:rsidR="00344377">
        <w:t xml:space="preserve"> the current PLCs</w:t>
      </w:r>
      <w:r w:rsidR="003A3459">
        <w:t xml:space="preserve">. Through the use of a 3D modelling software such as Factory I/O, we can simulate the </w:t>
      </w:r>
      <w:r w:rsidR="00E05444">
        <w:t>production process</w:t>
      </w:r>
      <w:r w:rsidR="00923728">
        <w:t xml:space="preserve"> </w:t>
      </w:r>
      <w:r w:rsidR="007112B1">
        <w:t>to create workflows</w:t>
      </w:r>
      <w:r w:rsidR="00761AAE">
        <w:t xml:space="preserve"> and test changes </w:t>
      </w:r>
      <w:r w:rsidR="009754BA">
        <w:t xml:space="preserve">to improve capacity and minimize </w:t>
      </w:r>
      <w:commentRangeStart w:id="11"/>
      <w:r w:rsidR="009754BA">
        <w:t>downtime</w:t>
      </w:r>
      <w:commentRangeEnd w:id="11"/>
      <w:r w:rsidR="00E655E1">
        <w:rPr>
          <w:rStyle w:val="CommentReference"/>
        </w:rPr>
        <w:commentReference w:id="11"/>
      </w:r>
      <w:r w:rsidR="009754BA">
        <w:t>.</w:t>
      </w:r>
      <w:r w:rsidR="00314D88">
        <w:br/>
      </w:r>
    </w:p>
    <w:p w14:paraId="02DD95CD" w14:textId="73AC4E80" w:rsidR="006D43DB" w:rsidRDefault="007C1AD9">
      <w:pPr>
        <w:rPr>
          <w:b/>
          <w:bCs/>
        </w:rPr>
      </w:pPr>
      <w:commentRangeStart w:id="12"/>
      <w:r w:rsidRPr="00743787">
        <w:rPr>
          <w:b/>
          <w:bCs/>
        </w:rPr>
        <w:t xml:space="preserve">Schwab, K (2016). </w:t>
      </w:r>
      <w:hyperlink r:id="rId15" w:history="1">
        <w:r w:rsidRPr="002C3206">
          <w:rPr>
            <w:rStyle w:val="Hyperlink"/>
            <w:b/>
            <w:bCs/>
          </w:rPr>
          <w:t>https://www.weforum.org/agenda/2016/01/the-fourth-industrial-revolution-what-it-means-and-how-to-respond/</w:t>
        </w:r>
      </w:hyperlink>
      <w:r>
        <w:rPr>
          <w:b/>
          <w:bCs/>
        </w:rPr>
        <w:t xml:space="preserve">  </w:t>
      </w:r>
    </w:p>
    <w:p w14:paraId="2D30B3DA" w14:textId="56B4C76F" w:rsidR="00D371C1" w:rsidRDefault="00D371C1">
      <w:pPr>
        <w:rPr>
          <w:b/>
          <w:bCs/>
        </w:rPr>
      </w:pPr>
      <w:r>
        <w:rPr>
          <w:b/>
          <w:bCs/>
        </w:rPr>
        <w:t xml:space="preserve">(IBM 2023) </w:t>
      </w:r>
      <w:r w:rsidRPr="00D371C1">
        <w:rPr>
          <w:b/>
          <w:bCs/>
        </w:rPr>
        <w:t>https://www.ibm.com/topics/industry-4-0</w:t>
      </w:r>
      <w:commentRangeEnd w:id="12"/>
      <w:r w:rsidR="00E655E1">
        <w:rPr>
          <w:rStyle w:val="CommentReference"/>
        </w:rPr>
        <w:commentReference w:id="12"/>
      </w:r>
    </w:p>
    <w:p w14:paraId="04E23EC4" w14:textId="77777777" w:rsidR="00984B3E" w:rsidRPr="00DE2C2C" w:rsidRDefault="00984B3E" w:rsidP="00DE2C2C"/>
    <w:p w14:paraId="10BBA813" w14:textId="35AFBD2A" w:rsidR="00680F50" w:rsidRDefault="00877DE7" w:rsidP="00382EEA">
      <w:pPr>
        <w:pStyle w:val="Heading1"/>
      </w:pPr>
      <w:r>
        <w:t xml:space="preserve">Section 2: </w:t>
      </w:r>
      <w:r w:rsidR="00C157E6" w:rsidRPr="00DE2C2C">
        <w:t xml:space="preserve">Project Rationale </w:t>
      </w:r>
    </w:p>
    <w:p w14:paraId="73504A8C" w14:textId="059B8508" w:rsidR="000266EE" w:rsidRDefault="0D37890E" w:rsidP="00DE2C2C">
      <w:r>
        <w:t>By investing in this project</w:t>
      </w:r>
      <w:r w:rsidR="788468C4">
        <w:t xml:space="preserve">, Daniel Li and Jadcup are demonstrating their commitment to continuously </w:t>
      </w:r>
      <w:r w:rsidR="796DD734">
        <w:t xml:space="preserve">improving their product quality, enhancing customer satisfaction, and maintaining their position as a leader in sustainable and compostable disposable cups in New Zealand. </w:t>
      </w:r>
      <w:r w:rsidR="2BDA6097">
        <w:t xml:space="preserve">The transition from </w:t>
      </w:r>
      <w:r w:rsidR="78529CE8">
        <w:t xml:space="preserve">Industry 3.0 to Industry 4.0 is a significant advancement </w:t>
      </w:r>
      <w:r w:rsidR="5A342216">
        <w:t xml:space="preserve">for Jadcup and will provide a several benefits for the </w:t>
      </w:r>
      <w:r w:rsidR="007A3F87">
        <w:t>business:</w:t>
      </w:r>
    </w:p>
    <w:p w14:paraId="6E8752B8" w14:textId="67C169C1" w:rsidR="009E2A34" w:rsidRPr="00472BF2" w:rsidRDefault="00191461" w:rsidP="00015C9A">
      <w:pPr>
        <w:pStyle w:val="ListParagraph"/>
        <w:numPr>
          <w:ilvl w:val="0"/>
          <w:numId w:val="45"/>
        </w:numPr>
        <w:ind w:left="360"/>
        <w:rPr>
          <w:b/>
          <w:bCs/>
        </w:rPr>
      </w:pPr>
      <w:r w:rsidRPr="00472BF2">
        <w:rPr>
          <w:b/>
          <w:bCs/>
        </w:rPr>
        <w:t>Efficiency and productivity:</w:t>
      </w:r>
    </w:p>
    <w:p w14:paraId="782D81C5" w14:textId="0F9FD837" w:rsidR="008F05FF" w:rsidRDefault="007A3F87" w:rsidP="00382EEA">
      <w:pPr>
        <w:pStyle w:val="ListParagraph"/>
        <w:ind w:left="360"/>
      </w:pPr>
      <w:r>
        <w:t>Data-driven</w:t>
      </w:r>
      <w:r w:rsidR="52D4D185">
        <w:t xml:space="preserve"> automation</w:t>
      </w:r>
      <w:r w:rsidR="16FC3ADA">
        <w:t xml:space="preserve"> </w:t>
      </w:r>
      <w:r w:rsidR="5D667563">
        <w:t>through</w:t>
      </w:r>
      <w:r w:rsidR="16FC3ADA">
        <w:t xml:space="preserve"> the Internet of Things </w:t>
      </w:r>
      <w:r w:rsidR="57F2142F">
        <w:t xml:space="preserve">will allow Jadcup </w:t>
      </w:r>
      <w:r w:rsidR="16FC3ADA">
        <w:t xml:space="preserve">to streamline </w:t>
      </w:r>
      <w:r w:rsidR="00091E3C">
        <w:t>its</w:t>
      </w:r>
      <w:r w:rsidR="16FC3ADA">
        <w:t xml:space="preserve"> operations</w:t>
      </w:r>
      <w:r w:rsidR="636C92D8">
        <w:t xml:space="preserve">, automate repetitive tasks, and fully optimize </w:t>
      </w:r>
      <w:r w:rsidR="00091E3C">
        <w:t>its p</w:t>
      </w:r>
      <w:r w:rsidR="5E47663C">
        <w:t>rocesses.</w:t>
      </w:r>
    </w:p>
    <w:p w14:paraId="48B9FE8F" w14:textId="4A95DE89" w:rsidR="008F05FF" w:rsidRPr="00472BF2" w:rsidRDefault="00472BF2" w:rsidP="00015C9A">
      <w:pPr>
        <w:pStyle w:val="ListParagraph"/>
        <w:numPr>
          <w:ilvl w:val="0"/>
          <w:numId w:val="45"/>
        </w:numPr>
        <w:ind w:left="360"/>
        <w:rPr>
          <w:b/>
          <w:bCs/>
        </w:rPr>
      </w:pPr>
      <w:r w:rsidRPr="00472BF2">
        <w:rPr>
          <w:b/>
          <w:bCs/>
        </w:rPr>
        <w:t>I</w:t>
      </w:r>
      <w:r w:rsidR="008F05FF" w:rsidRPr="00472BF2">
        <w:rPr>
          <w:b/>
          <w:bCs/>
        </w:rPr>
        <w:t>mproved Quality:</w:t>
      </w:r>
    </w:p>
    <w:p w14:paraId="04C30DD6" w14:textId="0236650A" w:rsidR="004E77E3" w:rsidRDefault="00320932" w:rsidP="00382EEA">
      <w:pPr>
        <w:pStyle w:val="ListParagraph"/>
        <w:ind w:left="360"/>
      </w:pPr>
      <w:r>
        <w:t xml:space="preserve">Industry 4.0 technologies can </w:t>
      </w:r>
      <w:r w:rsidR="009D00AF">
        <w:t xml:space="preserve">detect and resolve quality issues in real-time, </w:t>
      </w:r>
      <w:r w:rsidR="002442F3">
        <w:t>resulting in</w:t>
      </w:r>
      <w:r w:rsidR="00393807">
        <w:t xml:space="preserve"> </w:t>
      </w:r>
      <w:r w:rsidR="00F20652">
        <w:t xml:space="preserve">higher production quality </w:t>
      </w:r>
      <w:r w:rsidR="004E77E3">
        <w:t>by detecting issues before they become a problem.</w:t>
      </w:r>
    </w:p>
    <w:p w14:paraId="36E0EA26" w14:textId="77777777" w:rsidR="00D21702" w:rsidRPr="00472BF2" w:rsidRDefault="00D21702" w:rsidP="00015C9A">
      <w:pPr>
        <w:pStyle w:val="ListParagraph"/>
        <w:numPr>
          <w:ilvl w:val="0"/>
          <w:numId w:val="45"/>
        </w:numPr>
        <w:ind w:left="360"/>
        <w:rPr>
          <w:b/>
          <w:bCs/>
        </w:rPr>
      </w:pPr>
      <w:r w:rsidRPr="00472BF2">
        <w:rPr>
          <w:b/>
          <w:bCs/>
        </w:rPr>
        <w:t>Cost saving:</w:t>
      </w:r>
    </w:p>
    <w:p w14:paraId="33482F29" w14:textId="77583230" w:rsidR="009F711E" w:rsidRDefault="00D21702" w:rsidP="00382EEA">
      <w:pPr>
        <w:pStyle w:val="ListParagraph"/>
        <w:ind w:left="360"/>
      </w:pPr>
      <w:r>
        <w:t xml:space="preserve">Automating processes under Industry 4.0 can allow </w:t>
      </w:r>
      <w:r w:rsidR="006E062F">
        <w:t xml:space="preserve">Jadcup </w:t>
      </w:r>
      <w:r w:rsidR="00AC3E70">
        <w:t xml:space="preserve">to reduce </w:t>
      </w:r>
      <w:r w:rsidR="00091E3C">
        <w:t>labour</w:t>
      </w:r>
      <w:r w:rsidR="00AC3E70">
        <w:t xml:space="preserve"> costs, minimize production downtime, </w:t>
      </w:r>
      <w:r w:rsidR="00091E3C">
        <w:t xml:space="preserve">and </w:t>
      </w:r>
      <w:r w:rsidR="00AC3E70">
        <w:t>reduce waste all leading to cost savings.</w:t>
      </w:r>
      <w:r w:rsidR="00850ABA">
        <w:t xml:space="preserve"> With data driving the production process, there will be less need for </w:t>
      </w:r>
      <w:r w:rsidR="007742FB">
        <w:t>workers to be in the factory.</w:t>
      </w:r>
    </w:p>
    <w:p w14:paraId="5CC9F654" w14:textId="77777777" w:rsidR="009F711E" w:rsidRPr="00472BF2" w:rsidRDefault="009F711E" w:rsidP="00015C9A">
      <w:pPr>
        <w:pStyle w:val="ListParagraph"/>
        <w:numPr>
          <w:ilvl w:val="0"/>
          <w:numId w:val="45"/>
        </w:numPr>
        <w:ind w:left="360"/>
        <w:rPr>
          <w:b/>
          <w:bCs/>
        </w:rPr>
      </w:pPr>
      <w:r w:rsidRPr="00472BF2">
        <w:rPr>
          <w:b/>
          <w:bCs/>
        </w:rPr>
        <w:t>Enhanced Flexibility:</w:t>
      </w:r>
    </w:p>
    <w:p w14:paraId="0A30E546" w14:textId="08C9DF3B" w:rsidR="00D87A87" w:rsidRDefault="00AE5A0D" w:rsidP="00382EEA">
      <w:pPr>
        <w:pStyle w:val="ListParagraph"/>
        <w:ind w:left="360"/>
      </w:pPr>
      <w:r>
        <w:t xml:space="preserve">Having access to Industry 4.0 technologies will ensure </w:t>
      </w:r>
      <w:r w:rsidR="002E3C42">
        <w:t xml:space="preserve">that Jadcup can respond quickly to changing market </w:t>
      </w:r>
      <w:r w:rsidR="005921F2">
        <w:t>demands and customer needs</w:t>
      </w:r>
      <w:r w:rsidR="00472BF2">
        <w:t xml:space="preserve"> by having</w:t>
      </w:r>
      <w:r w:rsidR="00C77F45">
        <w:t xml:space="preserve"> the capability to change input and output </w:t>
      </w:r>
      <w:r w:rsidR="0054617C">
        <w:t>production streams</w:t>
      </w:r>
      <w:r w:rsidR="002115F2">
        <w:t xml:space="preserve"> along with </w:t>
      </w:r>
      <w:r w:rsidR="00472BF2">
        <w:t xml:space="preserve">reconfiguration and customization </w:t>
      </w:r>
      <w:r w:rsidR="00091E3C">
        <w:t>faster</w:t>
      </w:r>
      <w:r w:rsidR="00472BF2">
        <w:t>.</w:t>
      </w:r>
    </w:p>
    <w:p w14:paraId="5E50BDD3" w14:textId="77777777" w:rsidR="00D87A87" w:rsidRPr="00D87A87" w:rsidRDefault="00D87A87" w:rsidP="00015C9A">
      <w:pPr>
        <w:pStyle w:val="ListParagraph"/>
        <w:numPr>
          <w:ilvl w:val="0"/>
          <w:numId w:val="45"/>
        </w:numPr>
        <w:ind w:left="360"/>
      </w:pPr>
      <w:r>
        <w:rPr>
          <w:b/>
          <w:bCs/>
        </w:rPr>
        <w:t>Increased Safety:</w:t>
      </w:r>
    </w:p>
    <w:p w14:paraId="640B1DE9" w14:textId="77777777" w:rsidR="0077313C" w:rsidRDefault="00BC4D88" w:rsidP="00382EEA">
      <w:pPr>
        <w:pStyle w:val="ListParagraph"/>
        <w:ind w:left="360"/>
      </w:pPr>
      <w:r>
        <w:t xml:space="preserve">A higher stand of automation </w:t>
      </w:r>
      <w:r w:rsidR="00582CBC">
        <w:t>can help reduce the risk of workplace accidents ensuring the safety of employees.</w:t>
      </w:r>
    </w:p>
    <w:p w14:paraId="7B3FC089" w14:textId="77777777" w:rsidR="0077313C" w:rsidRPr="0077313C" w:rsidRDefault="0077313C" w:rsidP="00015C9A">
      <w:pPr>
        <w:pStyle w:val="ListParagraph"/>
        <w:numPr>
          <w:ilvl w:val="0"/>
          <w:numId w:val="45"/>
        </w:numPr>
        <w:ind w:left="360"/>
      </w:pPr>
      <w:r>
        <w:rPr>
          <w:b/>
          <w:bCs/>
        </w:rPr>
        <w:t>Enhanced Data Collection:</w:t>
      </w:r>
    </w:p>
    <w:p w14:paraId="4399CAC5" w14:textId="4A7D286A" w:rsidR="003866C2" w:rsidRDefault="05C3274D" w:rsidP="00382EEA">
      <w:pPr>
        <w:pStyle w:val="ListParagraph"/>
        <w:ind w:left="360"/>
      </w:pPr>
      <w:r>
        <w:t xml:space="preserve">Jadcup under Industry 4.0 will have access to real-time data on their operations, giving them control </w:t>
      </w:r>
      <w:r w:rsidR="087FE720">
        <w:t xml:space="preserve">and information </w:t>
      </w:r>
      <w:r w:rsidR="3C2C7FFA">
        <w:t>to analyse performance and make informed decisions to improve their process.</w:t>
      </w:r>
    </w:p>
    <w:p w14:paraId="5335D46E" w14:textId="77777777" w:rsidR="003866C2" w:rsidRPr="003866C2" w:rsidRDefault="003866C2" w:rsidP="00015C9A">
      <w:pPr>
        <w:pStyle w:val="ListParagraph"/>
        <w:numPr>
          <w:ilvl w:val="0"/>
          <w:numId w:val="45"/>
        </w:numPr>
        <w:ind w:left="360"/>
      </w:pPr>
      <w:r>
        <w:rPr>
          <w:b/>
          <w:bCs/>
        </w:rPr>
        <w:t>Scalability:</w:t>
      </w:r>
    </w:p>
    <w:p w14:paraId="36D16FBD" w14:textId="77777777" w:rsidR="00922F00" w:rsidRDefault="13E543F5" w:rsidP="00382EEA">
      <w:pPr>
        <w:pStyle w:val="ListParagraph"/>
        <w:ind w:left="360"/>
      </w:pPr>
      <w:r>
        <w:t>Once the remote monitoring system works for one machine, w</w:t>
      </w:r>
      <w:r w:rsidR="0F63554D">
        <w:t xml:space="preserve">ith the use of the </w:t>
      </w:r>
      <w:commentRangeStart w:id="13"/>
      <w:r w:rsidR="0F63554D">
        <w:t>Digital Twin</w:t>
      </w:r>
      <w:commentRangeEnd w:id="13"/>
      <w:r w:rsidR="00314557">
        <w:rPr>
          <w:rStyle w:val="CommentReference"/>
        </w:rPr>
        <w:commentReference w:id="13"/>
      </w:r>
      <w:r w:rsidR="0F63554D">
        <w:t xml:space="preserve"> and Industry 4.0</w:t>
      </w:r>
      <w:r w:rsidR="1DFF1812">
        <w:t xml:space="preserve">, </w:t>
      </w:r>
      <w:r w:rsidR="318A7BC9">
        <w:t>when the time comes for Jadcup to expand</w:t>
      </w:r>
      <w:r w:rsidR="14B3EAFF">
        <w:t xml:space="preserve">, the system will be modular and decoupled. Allowing Jadcup to expand effectively without </w:t>
      </w:r>
      <w:r w:rsidR="5F7E8CD4">
        <w:t xml:space="preserve">many blockers. </w:t>
      </w:r>
    </w:p>
    <w:p w14:paraId="5E0FB9E0" w14:textId="77777777" w:rsidR="00922F00" w:rsidRPr="00922F00" w:rsidRDefault="00922F00" w:rsidP="00015C9A">
      <w:pPr>
        <w:pStyle w:val="ListParagraph"/>
        <w:numPr>
          <w:ilvl w:val="0"/>
          <w:numId w:val="45"/>
        </w:numPr>
        <w:ind w:left="360"/>
      </w:pPr>
      <w:r>
        <w:rPr>
          <w:b/>
          <w:bCs/>
        </w:rPr>
        <w:t>Custom Manufacturing:</w:t>
      </w:r>
    </w:p>
    <w:p w14:paraId="73205A5A" w14:textId="7AE9F0C1" w:rsidR="008F05FF" w:rsidRDefault="09654EFA" w:rsidP="00382EEA">
      <w:pPr>
        <w:pStyle w:val="ListParagraph"/>
        <w:ind w:left="360"/>
      </w:pPr>
      <w:r>
        <w:t>A big part of the transition from Industry 3.0 to Industry 4.0 is the removal of “minimum batch requirements”</w:t>
      </w:r>
      <w:r w:rsidR="7BD5E82E">
        <w:t xml:space="preserve">. </w:t>
      </w:r>
      <w:r w:rsidR="5A5D7A09">
        <w:t xml:space="preserve">Industry 3.0 </w:t>
      </w:r>
      <w:r w:rsidR="71EA301A">
        <w:t>is all about mass production</w:t>
      </w:r>
      <w:r w:rsidR="6DDFFB75">
        <w:t xml:space="preserve">, utilizing the </w:t>
      </w:r>
      <w:r w:rsidR="00922F00" w:rsidRPr="00091E3C">
        <w:rPr>
          <w:color w:val="000000" w:themeColor="text1"/>
        </w:rPr>
        <w:t>Digital Twin</w:t>
      </w:r>
      <w:r w:rsidR="0510EA57">
        <w:t xml:space="preserve">, Jadcup can </w:t>
      </w:r>
      <w:r w:rsidR="01B35FF3">
        <w:lastRenderedPageBreak/>
        <w:t xml:space="preserve">easily create </w:t>
      </w:r>
      <w:r w:rsidR="4B738186">
        <w:t xml:space="preserve">small batches of specialized orders for customers. </w:t>
      </w:r>
      <w:r w:rsidR="563A0163">
        <w:t xml:space="preserve">Reducing waste and </w:t>
      </w:r>
      <w:r w:rsidR="69F5D77F">
        <w:t xml:space="preserve">meeting customer needs in a modern </w:t>
      </w:r>
      <w:commentRangeStart w:id="14"/>
      <w:r w:rsidR="69F5D77F">
        <w:t>way</w:t>
      </w:r>
      <w:commentRangeEnd w:id="14"/>
      <w:r w:rsidR="001F15CB">
        <w:rPr>
          <w:rStyle w:val="CommentReference"/>
        </w:rPr>
        <w:commentReference w:id="14"/>
      </w:r>
      <w:r w:rsidR="69F5D77F">
        <w:t>.</w:t>
      </w:r>
      <w:r w:rsidR="00922F00">
        <w:br/>
      </w:r>
    </w:p>
    <w:p w14:paraId="2D33E611" w14:textId="77777777" w:rsidR="00430D85" w:rsidRPr="00DE2C2C" w:rsidRDefault="00430D85" w:rsidP="00DE2C2C"/>
    <w:p w14:paraId="1212332B" w14:textId="77777777" w:rsidR="00C157E6" w:rsidRPr="00DE2C2C" w:rsidRDefault="00C157E6" w:rsidP="00DE2C2C">
      <w:r w:rsidRPr="00DE2C2C">
        <w:br w:type="page"/>
      </w:r>
    </w:p>
    <w:p w14:paraId="2DFF010A" w14:textId="1D044157" w:rsidR="00E949EC" w:rsidRPr="00C75F49" w:rsidRDefault="00E949EC" w:rsidP="00C75F49">
      <w:pPr>
        <w:pStyle w:val="Heading1"/>
        <w:rPr>
          <w:rStyle w:val="textlayer--absolute"/>
        </w:rPr>
      </w:pPr>
      <w:r w:rsidRPr="00C75F49">
        <w:rPr>
          <w:rStyle w:val="textlayer--absolute"/>
        </w:rPr>
        <w:lastRenderedPageBreak/>
        <w:t>Section 3</w:t>
      </w:r>
      <w:r w:rsidR="00C75F49">
        <w:rPr>
          <w:rStyle w:val="textlayer--absolute"/>
        </w:rPr>
        <w:t xml:space="preserve">: Project </w:t>
      </w:r>
      <w:r w:rsidR="0082277D">
        <w:rPr>
          <w:rStyle w:val="textlayer--absolute"/>
        </w:rPr>
        <w:t>Objective and Scope</w:t>
      </w:r>
    </w:p>
    <w:p w14:paraId="0C0DEDF2" w14:textId="71F3FBE4" w:rsidR="00C157E6" w:rsidRDefault="009F6A3F" w:rsidP="14585426">
      <w:pPr>
        <w:rPr>
          <w:rStyle w:val="textlayer--absolute"/>
          <w:rFonts w:ascii="Calibri" w:hAnsi="Calibri" w:cs="Calibri"/>
        </w:rPr>
      </w:pPr>
      <w:r>
        <w:rPr>
          <w:rStyle w:val="textlayer--absolute"/>
          <w:rFonts w:ascii="Calibri" w:hAnsi="Calibri" w:cs="Calibri"/>
          <w:b/>
          <w:bCs/>
        </w:rPr>
        <w:t xml:space="preserve">Project </w:t>
      </w:r>
      <w:r w:rsidR="7D1A967E" w:rsidRPr="342C371B">
        <w:rPr>
          <w:rStyle w:val="textlayer--absolute"/>
          <w:rFonts w:ascii="Calibri" w:hAnsi="Calibri" w:cs="Calibri"/>
          <w:b/>
          <w:bCs/>
        </w:rPr>
        <w:t>Objective &amp; Purpose</w:t>
      </w:r>
      <w:r w:rsidR="00C157E6">
        <w:br/>
      </w:r>
      <w:r w:rsidR="1688FD11" w:rsidRPr="342C371B">
        <w:rPr>
          <w:rStyle w:val="textlayer--absolute"/>
          <w:rFonts w:ascii="Calibri" w:hAnsi="Calibri" w:cs="Calibri"/>
        </w:rPr>
        <w:t xml:space="preserve">The </w:t>
      </w:r>
      <w:r w:rsidR="06D4521E" w:rsidRPr="342C371B">
        <w:rPr>
          <w:rStyle w:val="textlayer--absolute"/>
          <w:rFonts w:ascii="Calibri" w:hAnsi="Calibri" w:cs="Calibri"/>
        </w:rPr>
        <w:t xml:space="preserve">objective </w:t>
      </w:r>
      <w:r w:rsidR="1688FD11" w:rsidRPr="342C371B">
        <w:rPr>
          <w:rStyle w:val="textlayer--absolute"/>
          <w:rFonts w:ascii="Calibri" w:hAnsi="Calibri" w:cs="Calibri"/>
        </w:rPr>
        <w:t>of this project is to develop a prototype for a web-based FERN (Firebase, Express.js, React.js, Node.js) application that allows Jadcup to connect and interact with programmable logic controllers (PLCs)</w:t>
      </w:r>
      <w:r w:rsidR="00F44B33">
        <w:rPr>
          <w:rStyle w:val="textlayer--absolute"/>
          <w:rFonts w:ascii="Calibri" w:hAnsi="Calibri" w:cs="Calibri"/>
        </w:rPr>
        <w:t>.</w:t>
      </w:r>
    </w:p>
    <w:p w14:paraId="259E2073" w14:textId="08B2F545" w:rsidR="42234FCC" w:rsidRDefault="42234FCC" w:rsidP="14585426">
      <w:pPr>
        <w:rPr>
          <w:rStyle w:val="textlayer--absolute"/>
          <w:rFonts w:ascii="Calibri" w:hAnsi="Calibri" w:cs="Calibri"/>
        </w:rPr>
      </w:pPr>
      <w:r w:rsidRPr="14585426">
        <w:rPr>
          <w:rStyle w:val="textlayer--absolute"/>
          <w:rFonts w:ascii="Calibri" w:hAnsi="Calibri" w:cs="Calibri"/>
        </w:rPr>
        <w:t xml:space="preserve">The purpose of this prototype is to determine the viability of a web interface to manage PLCs on the Jadcup factory floor. </w:t>
      </w:r>
    </w:p>
    <w:p w14:paraId="37592BE6" w14:textId="66EE7565" w:rsidR="14585426" w:rsidRDefault="66ADB67F" w:rsidP="14585426">
      <w:pPr>
        <w:rPr>
          <w:rStyle w:val="textlayer--absolute"/>
          <w:rFonts w:ascii="Calibri" w:hAnsi="Calibri" w:cs="Calibri"/>
          <w:b/>
        </w:rPr>
      </w:pPr>
      <w:r w:rsidRPr="342C371B">
        <w:rPr>
          <w:rStyle w:val="textlayer--absolute"/>
          <w:rFonts w:ascii="Calibri" w:hAnsi="Calibri" w:cs="Calibri"/>
          <w:b/>
          <w:bCs/>
        </w:rPr>
        <w:t xml:space="preserve">Project </w:t>
      </w:r>
      <w:commentRangeStart w:id="15"/>
      <w:r w:rsidR="76EDFD15" w:rsidRPr="342C371B">
        <w:rPr>
          <w:rStyle w:val="textlayer--absolute"/>
          <w:rFonts w:ascii="Calibri" w:hAnsi="Calibri" w:cs="Calibri"/>
          <w:b/>
          <w:bCs/>
        </w:rPr>
        <w:t>Scope</w:t>
      </w:r>
      <w:commentRangeEnd w:id="15"/>
      <w:r w:rsidR="001F15CB">
        <w:rPr>
          <w:rStyle w:val="CommentReference"/>
        </w:rPr>
        <w:commentReference w:id="15"/>
      </w:r>
    </w:p>
    <w:p w14:paraId="44045546" w14:textId="33C81EB0" w:rsidR="008734BE" w:rsidRPr="002909DF" w:rsidRDefault="5A99BD47" w:rsidP="008734BE">
      <w:pPr>
        <w:rPr>
          <w:rStyle w:val="textlayer--absolute"/>
          <w:rFonts w:ascii="Calibri" w:hAnsi="Calibri" w:cs="Calibri"/>
          <w:b/>
          <w:bCs/>
        </w:rPr>
      </w:pPr>
      <w:r w:rsidRPr="002909DF">
        <w:rPr>
          <w:rStyle w:val="textlayer--absolute"/>
          <w:rFonts w:ascii="Calibri" w:hAnsi="Calibri" w:cs="Calibri"/>
          <w:b/>
          <w:bCs/>
        </w:rPr>
        <w:t>Functional</w:t>
      </w:r>
      <w:r w:rsidR="1B55BD77" w:rsidRPr="002909DF">
        <w:rPr>
          <w:rStyle w:val="textlayer--absolute"/>
          <w:rFonts w:ascii="Calibri" w:hAnsi="Calibri" w:cs="Calibri"/>
          <w:b/>
          <w:bCs/>
        </w:rPr>
        <w:t xml:space="preserve"> </w:t>
      </w:r>
      <w:commentRangeStart w:id="16"/>
      <w:commentRangeStart w:id="17"/>
      <w:commentRangeStart w:id="18"/>
      <w:commentRangeStart w:id="19"/>
      <w:r w:rsidR="1B55BD77" w:rsidRPr="002909DF">
        <w:rPr>
          <w:rStyle w:val="textlayer--absolute"/>
          <w:rFonts w:ascii="Calibri" w:hAnsi="Calibri" w:cs="Calibri"/>
          <w:b/>
          <w:bCs/>
        </w:rPr>
        <w:t>Requirements</w:t>
      </w:r>
      <w:commentRangeEnd w:id="16"/>
      <w:r w:rsidR="76EDFD15" w:rsidRPr="002909DF">
        <w:rPr>
          <w:rStyle w:val="CommentReference"/>
          <w:b/>
          <w:bCs/>
        </w:rPr>
        <w:commentReference w:id="16"/>
      </w:r>
      <w:commentRangeEnd w:id="17"/>
      <w:r w:rsidR="76EDFD15" w:rsidRPr="002909DF">
        <w:rPr>
          <w:rStyle w:val="CommentReference"/>
          <w:b/>
          <w:bCs/>
        </w:rPr>
        <w:commentReference w:id="17"/>
      </w:r>
      <w:commentRangeEnd w:id="18"/>
      <w:r w:rsidR="76EDFD15" w:rsidRPr="002909DF">
        <w:rPr>
          <w:rStyle w:val="CommentReference"/>
          <w:b/>
          <w:bCs/>
        </w:rPr>
        <w:commentReference w:id="18"/>
      </w:r>
      <w:commentRangeEnd w:id="19"/>
      <w:r w:rsidR="76EDFD15" w:rsidRPr="002909DF">
        <w:rPr>
          <w:rStyle w:val="CommentReference"/>
          <w:b/>
          <w:bCs/>
        </w:rPr>
        <w:commentReference w:id="19"/>
      </w:r>
    </w:p>
    <w:p w14:paraId="3CAC8AF6" w14:textId="199A413D" w:rsidR="008734BE" w:rsidRPr="008734BE" w:rsidRDefault="0A8A6B79" w:rsidP="00015C9A">
      <w:pPr>
        <w:pStyle w:val="ListParagraph"/>
        <w:numPr>
          <w:ilvl w:val="0"/>
          <w:numId w:val="7"/>
        </w:numPr>
      </w:pPr>
      <w:r w:rsidRPr="342C371B">
        <w:t>The application must allow users to connect &amp; control PLCs.</w:t>
      </w:r>
      <w:r w:rsidR="486C55D4" w:rsidRPr="14585426">
        <w:rPr>
          <w:rStyle w:val="textlayer--absolute"/>
          <w:rFonts w:ascii="Calibri" w:hAnsi="Calibri" w:cs="Calibri"/>
        </w:rPr>
        <w:t xml:space="preserve"> </w:t>
      </w:r>
    </w:p>
    <w:p w14:paraId="0AEAFD00" w14:textId="6111C63F" w:rsidR="00C157E6" w:rsidRPr="00A641BE" w:rsidRDefault="486C55D4" w:rsidP="00015C9A">
      <w:pPr>
        <w:pStyle w:val="ListParagraph"/>
        <w:numPr>
          <w:ilvl w:val="0"/>
          <w:numId w:val="7"/>
        </w:numPr>
      </w:pPr>
      <w:r>
        <w:t xml:space="preserve">The application must </w:t>
      </w:r>
      <w:r w:rsidR="0A8A6B79" w:rsidRPr="342C371B">
        <w:t>show data managed by</w:t>
      </w:r>
      <w:r>
        <w:t xml:space="preserve"> PLCs.</w:t>
      </w:r>
    </w:p>
    <w:p w14:paraId="281A2FA4" w14:textId="58BDCFEC" w:rsidR="00C157E6" w:rsidRPr="00A641BE" w:rsidRDefault="0A8A6B79" w:rsidP="00015C9A">
      <w:pPr>
        <w:pStyle w:val="ListParagraph"/>
        <w:numPr>
          <w:ilvl w:val="0"/>
          <w:numId w:val="7"/>
        </w:numPr>
      </w:pPr>
      <w:r w:rsidRPr="342C371B">
        <w:t>The application must be modular enough to support multiple, different PLCs.</w:t>
      </w:r>
    </w:p>
    <w:p w14:paraId="006356C8" w14:textId="2647D8FA" w:rsidR="00C157E6" w:rsidRPr="00A641BE" w:rsidRDefault="0A8A6B79" w:rsidP="00015C9A">
      <w:pPr>
        <w:pStyle w:val="ListParagraph"/>
        <w:numPr>
          <w:ilvl w:val="0"/>
          <w:numId w:val="7"/>
        </w:numPr>
      </w:pPr>
      <w:r w:rsidRPr="342C371B">
        <w:t xml:space="preserve">The application must provide secure user authentication and </w:t>
      </w:r>
      <w:commentRangeStart w:id="20"/>
      <w:r w:rsidRPr="342C371B">
        <w:t>authorization</w:t>
      </w:r>
      <w:commentRangeEnd w:id="20"/>
      <w:r w:rsidR="001F15CB">
        <w:rPr>
          <w:rStyle w:val="CommentReference"/>
        </w:rPr>
        <w:commentReference w:id="20"/>
      </w:r>
      <w:r w:rsidRPr="342C371B">
        <w:t>.</w:t>
      </w:r>
    </w:p>
    <w:p w14:paraId="25DC1EC7" w14:textId="448E878C" w:rsidR="00C157E6" w:rsidRPr="00A641BE" w:rsidRDefault="0A8A6B79" w:rsidP="009F6A3F">
      <w:r w:rsidRPr="342C371B">
        <w:t>Non-functional requirements</w:t>
      </w:r>
    </w:p>
    <w:p w14:paraId="6ABAA192" w14:textId="6268F24D" w:rsidR="00C157E6" w:rsidRPr="00A641BE" w:rsidRDefault="0A8A6B79" w:rsidP="00015C9A">
      <w:pPr>
        <w:pStyle w:val="ListParagraph"/>
        <w:numPr>
          <w:ilvl w:val="0"/>
          <w:numId w:val="7"/>
        </w:numPr>
      </w:pPr>
      <w:r w:rsidRPr="342C371B">
        <w:t xml:space="preserve">The application must be responsive and have a fast load </w:t>
      </w:r>
      <w:commentRangeStart w:id="21"/>
      <w:r w:rsidRPr="342C371B">
        <w:t>time</w:t>
      </w:r>
      <w:commentRangeEnd w:id="21"/>
      <w:r w:rsidR="001F15CB">
        <w:rPr>
          <w:rStyle w:val="CommentReference"/>
        </w:rPr>
        <w:commentReference w:id="21"/>
      </w:r>
      <w:r w:rsidRPr="342C371B">
        <w:t>.</w:t>
      </w:r>
    </w:p>
    <w:p w14:paraId="5768766B" w14:textId="164F6E9D" w:rsidR="00C157E6" w:rsidRPr="00A641BE" w:rsidRDefault="486C55D4" w:rsidP="00015C9A">
      <w:pPr>
        <w:pStyle w:val="ListParagraph"/>
        <w:numPr>
          <w:ilvl w:val="0"/>
          <w:numId w:val="7"/>
        </w:numPr>
      </w:pPr>
      <w:r>
        <w:t xml:space="preserve">The application must be </w:t>
      </w:r>
      <w:r w:rsidR="0A8A6B79" w:rsidRPr="342C371B">
        <w:t>functional</w:t>
      </w:r>
      <w:r>
        <w:t xml:space="preserve"> and </w:t>
      </w:r>
      <w:r w:rsidR="0A8A6B79" w:rsidRPr="342C371B">
        <w:t>user-friendly when run on</w:t>
      </w:r>
      <w:r>
        <w:t xml:space="preserve"> a </w:t>
      </w:r>
      <w:r w:rsidR="0A8A6B79" w:rsidRPr="342C371B">
        <w:t>PC</w:t>
      </w:r>
      <w:r>
        <w:t>.</w:t>
      </w:r>
    </w:p>
    <w:p w14:paraId="370E6A55" w14:textId="51D22AE9" w:rsidR="3BB46A0A" w:rsidRDefault="728C9D54" w:rsidP="00015C9A">
      <w:pPr>
        <w:pStyle w:val="ListParagraph"/>
        <w:numPr>
          <w:ilvl w:val="0"/>
          <w:numId w:val="7"/>
        </w:numPr>
      </w:pPr>
      <w:r>
        <w:t>The application UI must be designed with tablets and phones in mind for the future.</w:t>
      </w:r>
    </w:p>
    <w:p w14:paraId="6BBF829E" w14:textId="2F4309DE" w:rsidR="7FC14735" w:rsidRDefault="7FC14735" w:rsidP="53683C46">
      <w:pPr>
        <w:rPr>
          <w:i/>
          <w:iCs/>
          <w:sz w:val="18"/>
          <w:szCs w:val="18"/>
        </w:rPr>
      </w:pPr>
      <w:r w:rsidRPr="53683C46">
        <w:rPr>
          <w:i/>
          <w:iCs/>
          <w:sz w:val="18"/>
          <w:szCs w:val="18"/>
        </w:rPr>
        <w:t xml:space="preserve">Further reading: See </w:t>
      </w:r>
      <w:r w:rsidR="00A77063">
        <w:rPr>
          <w:i/>
          <w:iCs/>
          <w:sz w:val="18"/>
          <w:szCs w:val="18"/>
        </w:rPr>
        <w:t>3</w:t>
      </w:r>
      <w:r w:rsidR="550DB358" w:rsidRPr="2D3E55C1">
        <w:rPr>
          <w:i/>
          <w:iCs/>
          <w:sz w:val="18"/>
          <w:szCs w:val="18"/>
        </w:rPr>
        <w:t>.</w:t>
      </w:r>
      <w:r w:rsidR="00A77063">
        <w:rPr>
          <w:i/>
          <w:iCs/>
          <w:sz w:val="18"/>
          <w:szCs w:val="18"/>
        </w:rPr>
        <w:t>1</w:t>
      </w:r>
      <w:r w:rsidR="6B9E0668" w:rsidRPr="53683C46">
        <w:rPr>
          <w:i/>
          <w:iCs/>
          <w:sz w:val="18"/>
          <w:szCs w:val="18"/>
        </w:rPr>
        <w:t xml:space="preserve"> </w:t>
      </w:r>
      <w:r w:rsidRPr="53683C46">
        <w:rPr>
          <w:i/>
          <w:iCs/>
          <w:sz w:val="18"/>
          <w:szCs w:val="18"/>
        </w:rPr>
        <w:t xml:space="preserve">Scope Statement </w:t>
      </w:r>
      <w:r w:rsidR="081CA6B0" w:rsidRPr="2D3E55C1">
        <w:rPr>
          <w:i/>
          <w:iCs/>
          <w:sz w:val="18"/>
          <w:szCs w:val="18"/>
        </w:rPr>
        <w:t>document</w:t>
      </w:r>
      <w:r w:rsidRPr="53683C46">
        <w:rPr>
          <w:i/>
          <w:iCs/>
          <w:sz w:val="18"/>
          <w:szCs w:val="18"/>
        </w:rPr>
        <w:t xml:space="preserve"> in the </w:t>
      </w:r>
      <w:commentRangeStart w:id="22"/>
      <w:r w:rsidRPr="53683C46">
        <w:rPr>
          <w:i/>
          <w:iCs/>
          <w:sz w:val="18"/>
          <w:szCs w:val="18"/>
        </w:rPr>
        <w:t>appendix</w:t>
      </w:r>
      <w:commentRangeEnd w:id="22"/>
      <w:r w:rsidR="001F15CB">
        <w:rPr>
          <w:rStyle w:val="CommentReference"/>
        </w:rPr>
        <w:commentReference w:id="22"/>
      </w:r>
      <w:r w:rsidRPr="53683C46">
        <w:rPr>
          <w:i/>
          <w:iCs/>
          <w:sz w:val="18"/>
          <w:szCs w:val="18"/>
        </w:rPr>
        <w:t>.</w:t>
      </w:r>
    </w:p>
    <w:p w14:paraId="69A06A3E" w14:textId="7D2B8400" w:rsidR="00C157E6" w:rsidRPr="002909DF" w:rsidRDefault="3420C2A1" w:rsidP="009F6A3F">
      <w:pPr>
        <w:rPr>
          <w:rStyle w:val="textlayer--absolute"/>
          <w:rFonts w:ascii="Calibri" w:hAnsi="Calibri" w:cs="Calibri"/>
          <w:b/>
          <w:bCs/>
        </w:rPr>
      </w:pPr>
      <w:r>
        <w:br/>
      </w:r>
      <w:r w:rsidR="37718169" w:rsidRPr="002909DF">
        <w:rPr>
          <w:rStyle w:val="textlayer--absolute"/>
          <w:rFonts w:ascii="Calibri" w:hAnsi="Calibri" w:cs="Calibri"/>
          <w:b/>
          <w:bCs/>
        </w:rPr>
        <w:t>K</w:t>
      </w:r>
      <w:r w:rsidR="5A99BD47" w:rsidRPr="002909DF">
        <w:rPr>
          <w:rStyle w:val="textlayer--absolute"/>
          <w:rFonts w:ascii="Calibri" w:hAnsi="Calibri" w:cs="Calibri"/>
          <w:b/>
          <w:bCs/>
        </w:rPr>
        <w:t xml:space="preserve">ey </w:t>
      </w:r>
      <w:commentRangeStart w:id="23"/>
      <w:r w:rsidR="5A99BD47" w:rsidRPr="002909DF">
        <w:rPr>
          <w:rStyle w:val="textlayer--absolute"/>
          <w:rFonts w:ascii="Calibri" w:hAnsi="Calibri" w:cs="Calibri"/>
          <w:b/>
          <w:bCs/>
        </w:rPr>
        <w:t>stakeholders</w:t>
      </w:r>
      <w:commentRangeEnd w:id="23"/>
      <w:r w:rsidRPr="002909DF">
        <w:rPr>
          <w:rStyle w:val="CommentReference"/>
          <w:b/>
          <w:bCs/>
        </w:rPr>
        <w:commentReference w:id="23"/>
      </w:r>
    </w:p>
    <w:p w14:paraId="454E18BA" w14:textId="6FD0099D" w:rsidR="00C157E6" w:rsidRPr="00A641BE" w:rsidRDefault="261BB444" w:rsidP="00015C9A">
      <w:pPr>
        <w:pStyle w:val="ListParagraph"/>
        <w:numPr>
          <w:ilvl w:val="0"/>
          <w:numId w:val="7"/>
        </w:numPr>
        <w:rPr>
          <w:rStyle w:val="textlayer--absolute"/>
          <w:rFonts w:ascii="Calibri" w:hAnsi="Calibri" w:cs="Calibri"/>
        </w:rPr>
      </w:pPr>
      <w:r w:rsidRPr="342C371B">
        <w:t>The primary stakeholder for this project is Jadcup who will use the FERN application to connect and interact with PLCs.</w:t>
      </w:r>
      <w:r w:rsidR="002231CD">
        <w:t xml:space="preserve"> </w:t>
      </w:r>
      <w:r w:rsidR="004501D9" w:rsidRPr="14585426">
        <w:rPr>
          <w:rStyle w:val="textlayer--absolute"/>
          <w:rFonts w:ascii="Calibri" w:hAnsi="Calibri" w:cs="Calibri"/>
        </w:rPr>
        <w:t>e</w:t>
      </w:r>
      <w:r w:rsidR="002231CD">
        <w:rPr>
          <w:rStyle w:val="textlayer--absolute"/>
          <w:rFonts w:ascii="Calibri" w:hAnsi="Calibri" w:cs="Calibri"/>
        </w:rPr>
        <w:t xml:space="preserve">g </w:t>
      </w:r>
      <w:r w:rsidR="004501D9" w:rsidRPr="14585426">
        <w:rPr>
          <w:rStyle w:val="textlayer--absolute"/>
          <w:rFonts w:ascii="Calibri" w:hAnsi="Calibri" w:cs="Calibri"/>
        </w:rPr>
        <w:t>stakeholders</w:t>
      </w:r>
    </w:p>
    <w:p w14:paraId="6C572842" w14:textId="65EB56A0" w:rsidR="00C157E6" w:rsidRPr="00A641BE" w:rsidRDefault="2B28A04A" w:rsidP="00015C9A">
      <w:pPr>
        <w:pStyle w:val="ListParagraph"/>
        <w:numPr>
          <w:ilvl w:val="0"/>
          <w:numId w:val="7"/>
        </w:numPr>
        <w:rPr>
          <w:rStyle w:val="textlayer--absolute"/>
          <w:rFonts w:ascii="Calibri" w:hAnsi="Calibri" w:cs="Calibri"/>
        </w:rPr>
      </w:pPr>
      <w:r>
        <w:t>The project team, team mentor, team mediator and paper leads are also stakeholders in this project.</w:t>
      </w:r>
      <w:r w:rsidR="01CA56DD">
        <w:t xml:space="preserve"> </w:t>
      </w:r>
    </w:p>
    <w:p w14:paraId="54AA57E6" w14:textId="2E9F1B79" w:rsidR="0F9EDFB9" w:rsidRDefault="0F9EDFB9" w:rsidP="53683C46">
      <w:pPr>
        <w:rPr>
          <w:rStyle w:val="textlayer--absolute"/>
          <w:rFonts w:ascii="Calibri" w:hAnsi="Calibri" w:cs="Calibri"/>
          <w:i/>
          <w:iCs/>
          <w:sz w:val="18"/>
          <w:szCs w:val="18"/>
        </w:rPr>
      </w:pPr>
      <w:r w:rsidRPr="53683C46">
        <w:rPr>
          <w:rStyle w:val="textlayer--absolute"/>
          <w:rFonts w:ascii="Calibri" w:hAnsi="Calibri" w:cs="Calibri"/>
          <w:i/>
          <w:iCs/>
          <w:sz w:val="18"/>
          <w:szCs w:val="18"/>
        </w:rPr>
        <w:t xml:space="preserve">Further reading: See </w:t>
      </w:r>
      <w:r w:rsidR="00A77063">
        <w:rPr>
          <w:rStyle w:val="textlayer--absolute"/>
          <w:rFonts w:ascii="Calibri" w:hAnsi="Calibri" w:cs="Calibri"/>
          <w:i/>
          <w:iCs/>
          <w:sz w:val="18"/>
          <w:szCs w:val="18"/>
        </w:rPr>
        <w:t>3</w:t>
      </w:r>
      <w:r w:rsidR="3E4EBF1D" w:rsidRPr="2D3E55C1">
        <w:rPr>
          <w:rStyle w:val="textlayer--absolute"/>
          <w:rFonts w:ascii="Calibri" w:hAnsi="Calibri" w:cs="Calibri"/>
          <w:i/>
          <w:iCs/>
          <w:sz w:val="18"/>
          <w:szCs w:val="18"/>
        </w:rPr>
        <w:t>.</w:t>
      </w:r>
      <w:r w:rsidR="00A77063">
        <w:rPr>
          <w:rStyle w:val="textlayer--absolute"/>
          <w:rFonts w:ascii="Calibri" w:hAnsi="Calibri" w:cs="Calibri"/>
          <w:i/>
          <w:iCs/>
          <w:sz w:val="18"/>
          <w:szCs w:val="18"/>
        </w:rPr>
        <w:t>2</w:t>
      </w:r>
      <w:r w:rsidRPr="53683C46">
        <w:rPr>
          <w:rStyle w:val="textlayer--absolute"/>
          <w:rFonts w:ascii="Calibri" w:hAnsi="Calibri" w:cs="Calibri"/>
          <w:i/>
          <w:iCs/>
          <w:sz w:val="18"/>
          <w:szCs w:val="18"/>
        </w:rPr>
        <w:t xml:space="preserve"> Stakeholder Management Strategy in the appendix.</w:t>
      </w:r>
    </w:p>
    <w:p w14:paraId="1F060871" w14:textId="12C5CB81" w:rsidR="73BC39D0" w:rsidRPr="00956517" w:rsidRDefault="73BC39D0" w:rsidP="009F6A3F">
      <w:pPr>
        <w:rPr>
          <w:rStyle w:val="textlayer--absolute"/>
          <w:rFonts w:ascii="Calibri" w:hAnsi="Calibri" w:cs="Calibri"/>
          <w:b/>
          <w:bCs/>
        </w:rPr>
      </w:pPr>
      <w:r>
        <w:br/>
      </w:r>
      <w:r w:rsidR="0FB34AEA" w:rsidRPr="00956517">
        <w:rPr>
          <w:rStyle w:val="textlayer--absolute"/>
          <w:rFonts w:ascii="Calibri" w:hAnsi="Calibri" w:cs="Calibri"/>
          <w:b/>
          <w:bCs/>
        </w:rPr>
        <w:t>Key r</w:t>
      </w:r>
      <w:r w:rsidR="5A99BD47" w:rsidRPr="00956517">
        <w:rPr>
          <w:rStyle w:val="textlayer--absolute"/>
          <w:rFonts w:ascii="Calibri" w:hAnsi="Calibri" w:cs="Calibri"/>
          <w:b/>
          <w:bCs/>
        </w:rPr>
        <w:t>isk</w:t>
      </w:r>
      <w:r w:rsidR="31586DAA" w:rsidRPr="00956517">
        <w:rPr>
          <w:rStyle w:val="textlayer--absolute"/>
          <w:rFonts w:ascii="Calibri" w:hAnsi="Calibri" w:cs="Calibri"/>
          <w:b/>
          <w:bCs/>
        </w:rPr>
        <w:t>s</w:t>
      </w:r>
      <w:r w:rsidR="5A99BD47" w:rsidRPr="00956517">
        <w:rPr>
          <w:rStyle w:val="textlayer--absolute"/>
          <w:rFonts w:ascii="Calibri" w:hAnsi="Calibri" w:cs="Calibri"/>
          <w:b/>
          <w:bCs/>
        </w:rPr>
        <w:t xml:space="preserve"> and mitigation </w:t>
      </w:r>
      <w:commentRangeStart w:id="24"/>
      <w:commentRangeStart w:id="25"/>
      <w:r w:rsidR="5A99BD47" w:rsidRPr="00956517">
        <w:rPr>
          <w:rStyle w:val="textlayer--absolute"/>
          <w:rFonts w:ascii="Calibri" w:hAnsi="Calibri" w:cs="Calibri"/>
          <w:b/>
          <w:bCs/>
        </w:rPr>
        <w:t>strategie</w:t>
      </w:r>
      <w:r w:rsidR="3278A22E" w:rsidRPr="00956517">
        <w:rPr>
          <w:rStyle w:val="textlayer--absolute"/>
          <w:rFonts w:ascii="Calibri" w:hAnsi="Calibri" w:cs="Calibri"/>
          <w:b/>
          <w:bCs/>
        </w:rPr>
        <w:t>s</w:t>
      </w:r>
      <w:commentRangeEnd w:id="24"/>
      <w:r w:rsidRPr="00956517">
        <w:rPr>
          <w:rStyle w:val="CommentReference"/>
          <w:b/>
          <w:bCs/>
        </w:rPr>
        <w:commentReference w:id="24"/>
      </w:r>
      <w:commentRangeEnd w:id="25"/>
      <w:r w:rsidR="001F15CB">
        <w:rPr>
          <w:rStyle w:val="CommentReference"/>
        </w:rPr>
        <w:commentReference w:id="25"/>
      </w:r>
    </w:p>
    <w:p w14:paraId="3F382CC7" w14:textId="75691AC2" w:rsidR="316DA939" w:rsidRDefault="316DA939" w:rsidP="00015C9A">
      <w:pPr>
        <w:pStyle w:val="ListParagraph"/>
        <w:numPr>
          <w:ilvl w:val="0"/>
          <w:numId w:val="7"/>
        </w:numPr>
        <w:rPr>
          <w:rStyle w:val="textlayer--absolute"/>
          <w:rFonts w:ascii="Calibri" w:hAnsi="Calibri" w:cs="Calibri"/>
        </w:rPr>
      </w:pPr>
      <w:r w:rsidRPr="342C371B">
        <w:rPr>
          <w:rStyle w:val="textlayer--absolute"/>
          <w:rFonts w:ascii="Calibri" w:hAnsi="Calibri" w:cs="Calibri"/>
        </w:rPr>
        <w:t xml:space="preserve">Technical upskilling redundancy: To mitigate the risk of team members unable to participate or </w:t>
      </w:r>
      <w:r w:rsidR="63C993C4" w:rsidRPr="342C371B">
        <w:rPr>
          <w:rStyle w:val="textlayer--absolute"/>
          <w:rFonts w:ascii="Calibri" w:hAnsi="Calibri" w:cs="Calibri"/>
        </w:rPr>
        <w:t>unable to progress</w:t>
      </w:r>
      <w:r w:rsidRPr="342C371B">
        <w:rPr>
          <w:rStyle w:val="textlayer--absolute"/>
          <w:rFonts w:ascii="Calibri" w:hAnsi="Calibri" w:cs="Calibri"/>
        </w:rPr>
        <w:t xml:space="preserve">, each </w:t>
      </w:r>
      <w:r w:rsidR="37D43F9D" w:rsidRPr="342C371B">
        <w:rPr>
          <w:rStyle w:val="textlayer--absolute"/>
          <w:rFonts w:ascii="Calibri" w:hAnsi="Calibri" w:cs="Calibri"/>
        </w:rPr>
        <w:t xml:space="preserve">skill </w:t>
      </w:r>
      <w:r w:rsidR="60BBE232" w:rsidRPr="342C371B">
        <w:rPr>
          <w:rStyle w:val="textlayer--absolute"/>
          <w:rFonts w:ascii="Calibri" w:hAnsi="Calibri" w:cs="Calibri"/>
        </w:rPr>
        <w:t xml:space="preserve">required for the prototype </w:t>
      </w:r>
      <w:r w:rsidR="37D43F9D" w:rsidRPr="342C371B">
        <w:rPr>
          <w:rStyle w:val="textlayer--absolute"/>
          <w:rFonts w:ascii="Calibri" w:hAnsi="Calibri" w:cs="Calibri"/>
        </w:rPr>
        <w:t xml:space="preserve">is </w:t>
      </w:r>
      <w:r w:rsidR="4853E38B" w:rsidRPr="342C371B">
        <w:rPr>
          <w:rStyle w:val="textlayer--absolute"/>
          <w:rFonts w:ascii="Calibri" w:hAnsi="Calibri" w:cs="Calibri"/>
        </w:rPr>
        <w:t>being upskill</w:t>
      </w:r>
      <w:r w:rsidR="3AC07C01" w:rsidRPr="342C371B">
        <w:rPr>
          <w:rStyle w:val="textlayer--absolute"/>
          <w:rFonts w:ascii="Calibri" w:hAnsi="Calibri" w:cs="Calibri"/>
        </w:rPr>
        <w:t>ed by two</w:t>
      </w:r>
      <w:r w:rsidR="37D43F9D" w:rsidRPr="342C371B">
        <w:rPr>
          <w:rStyle w:val="textlayer--absolute"/>
          <w:rFonts w:ascii="Calibri" w:hAnsi="Calibri" w:cs="Calibri"/>
        </w:rPr>
        <w:t xml:space="preserve"> </w:t>
      </w:r>
      <w:r w:rsidR="3AC07C01" w:rsidRPr="342C371B">
        <w:rPr>
          <w:rStyle w:val="textlayer--absolute"/>
          <w:rFonts w:ascii="Calibri" w:hAnsi="Calibri" w:cs="Calibri"/>
        </w:rPr>
        <w:t xml:space="preserve">developers. </w:t>
      </w:r>
    </w:p>
    <w:p w14:paraId="3A6EB84A" w14:textId="59D4EC21" w:rsidR="3AC07C01" w:rsidRDefault="3AC07C01" w:rsidP="00015C9A">
      <w:pPr>
        <w:pStyle w:val="ListParagraph"/>
        <w:numPr>
          <w:ilvl w:val="0"/>
          <w:numId w:val="7"/>
        </w:numPr>
        <w:rPr>
          <w:rStyle w:val="textlayer--absolute"/>
          <w:rFonts w:ascii="Calibri" w:hAnsi="Calibri" w:cs="Calibri"/>
        </w:rPr>
      </w:pPr>
      <w:r w:rsidRPr="342C371B">
        <w:rPr>
          <w:rStyle w:val="textlayer--absolute"/>
          <w:rFonts w:ascii="Calibri" w:hAnsi="Calibri" w:cs="Calibri"/>
        </w:rPr>
        <w:t>Managed time efficiency: To mitigate t</w:t>
      </w:r>
      <w:r w:rsidR="0092FD50" w:rsidRPr="342C371B">
        <w:rPr>
          <w:rStyle w:val="textlayer--absolute"/>
          <w:rFonts w:ascii="Calibri" w:hAnsi="Calibri" w:cs="Calibri"/>
        </w:rPr>
        <w:t>ime scheduling constraints</w:t>
      </w:r>
      <w:r w:rsidR="64385C6E" w:rsidRPr="342C371B">
        <w:rPr>
          <w:rStyle w:val="textlayer--absolute"/>
          <w:rFonts w:ascii="Calibri" w:hAnsi="Calibri" w:cs="Calibri"/>
        </w:rPr>
        <w:t xml:space="preserve">, the </w:t>
      </w:r>
      <w:r w:rsidR="550A6539" w:rsidRPr="342C371B">
        <w:rPr>
          <w:rStyle w:val="textlayer--absolute"/>
          <w:rFonts w:ascii="Calibri" w:hAnsi="Calibri" w:cs="Calibri"/>
        </w:rPr>
        <w:t>t</w:t>
      </w:r>
      <w:r w:rsidR="178D4631" w:rsidRPr="342C371B">
        <w:rPr>
          <w:rStyle w:val="textlayer--absolute"/>
          <w:rFonts w:ascii="Calibri" w:hAnsi="Calibri" w:cs="Calibri"/>
        </w:rPr>
        <w:t xml:space="preserve">eam </w:t>
      </w:r>
      <w:r w:rsidR="75F2A7B9" w:rsidRPr="342C371B">
        <w:rPr>
          <w:rStyle w:val="textlayer--absolute"/>
          <w:rFonts w:ascii="Calibri" w:hAnsi="Calibri" w:cs="Calibri"/>
        </w:rPr>
        <w:t xml:space="preserve">have concise meeting agendas and action items </w:t>
      </w:r>
      <w:r w:rsidR="1862C168" w:rsidRPr="342C371B">
        <w:rPr>
          <w:rStyle w:val="textlayer--absolute"/>
          <w:rFonts w:ascii="Calibri" w:hAnsi="Calibri" w:cs="Calibri"/>
        </w:rPr>
        <w:t>with</w:t>
      </w:r>
      <w:r w:rsidR="0E09E635" w:rsidRPr="342C371B">
        <w:rPr>
          <w:rStyle w:val="textlayer--absolute"/>
          <w:rFonts w:ascii="Calibri" w:hAnsi="Calibri" w:cs="Calibri"/>
        </w:rPr>
        <w:t xml:space="preserve"> </w:t>
      </w:r>
      <w:r w:rsidR="75F2A7B9" w:rsidRPr="342C371B">
        <w:rPr>
          <w:rStyle w:val="textlayer--absolute"/>
          <w:rFonts w:ascii="Calibri" w:hAnsi="Calibri" w:cs="Calibri"/>
        </w:rPr>
        <w:t xml:space="preserve">set deadlines. </w:t>
      </w:r>
      <w:r w:rsidR="4685FAE1" w:rsidRPr="342C371B">
        <w:rPr>
          <w:rStyle w:val="textlayer--absolute"/>
          <w:rFonts w:ascii="Calibri" w:hAnsi="Calibri" w:cs="Calibri"/>
        </w:rPr>
        <w:t xml:space="preserve">Communication is also strong within the team </w:t>
      </w:r>
      <w:r w:rsidR="1D1B73A2" w:rsidRPr="342C371B">
        <w:rPr>
          <w:rStyle w:val="textlayer--absolute"/>
          <w:rFonts w:ascii="Calibri" w:hAnsi="Calibri" w:cs="Calibri"/>
        </w:rPr>
        <w:t>in the case that an item cannot be completed.</w:t>
      </w:r>
    </w:p>
    <w:p w14:paraId="23051B49" w14:textId="2EEB6770" w:rsidR="1D1B73A2" w:rsidRDefault="27D2F555" w:rsidP="00015C9A">
      <w:pPr>
        <w:pStyle w:val="ListParagraph"/>
        <w:numPr>
          <w:ilvl w:val="0"/>
          <w:numId w:val="7"/>
        </w:numPr>
        <w:rPr>
          <w:rStyle w:val="textlayer--absolute"/>
          <w:rFonts w:ascii="Calibri" w:hAnsi="Calibri" w:cs="Calibri"/>
        </w:rPr>
      </w:pPr>
      <w:r w:rsidRPr="53683C46">
        <w:rPr>
          <w:rStyle w:val="textlayer--absolute"/>
          <w:rFonts w:ascii="Calibri" w:hAnsi="Calibri" w:cs="Calibri"/>
        </w:rPr>
        <w:t xml:space="preserve">Minimum-viable </w:t>
      </w:r>
      <w:r w:rsidR="6032102C" w:rsidRPr="53683C46">
        <w:rPr>
          <w:rStyle w:val="textlayer--absolute"/>
          <w:rFonts w:ascii="Calibri" w:hAnsi="Calibri" w:cs="Calibri"/>
        </w:rPr>
        <w:t>product</w:t>
      </w:r>
      <w:r w:rsidRPr="53683C46">
        <w:rPr>
          <w:rStyle w:val="textlayer--absolute"/>
          <w:rFonts w:ascii="Calibri" w:hAnsi="Calibri" w:cs="Calibri"/>
        </w:rPr>
        <w:t xml:space="preserve">: To mitigate risks with unclear feature requirements &amp; ‘scope creep’, the team </w:t>
      </w:r>
      <w:r w:rsidR="289BB7F1" w:rsidRPr="53683C46">
        <w:rPr>
          <w:rStyle w:val="textlayer--absolute"/>
          <w:rFonts w:ascii="Calibri" w:hAnsi="Calibri" w:cs="Calibri"/>
        </w:rPr>
        <w:t xml:space="preserve">have collaborated with </w:t>
      </w:r>
      <w:r w:rsidRPr="53683C46">
        <w:rPr>
          <w:rStyle w:val="textlayer--absolute"/>
          <w:rFonts w:ascii="Calibri" w:hAnsi="Calibri" w:cs="Calibri"/>
        </w:rPr>
        <w:t xml:space="preserve">the client and the mentor </w:t>
      </w:r>
      <w:r w:rsidR="40A52AA4" w:rsidRPr="53683C46">
        <w:rPr>
          <w:rStyle w:val="textlayer--absolute"/>
          <w:rFonts w:ascii="Calibri" w:hAnsi="Calibri" w:cs="Calibri"/>
        </w:rPr>
        <w:t xml:space="preserve">to identify minimum specifications </w:t>
      </w:r>
      <w:r w:rsidRPr="53683C46">
        <w:rPr>
          <w:rStyle w:val="textlayer--absolute"/>
          <w:rFonts w:ascii="Calibri" w:hAnsi="Calibri" w:cs="Calibri"/>
        </w:rPr>
        <w:t xml:space="preserve">to deliver an accurate prototype. </w:t>
      </w:r>
    </w:p>
    <w:p w14:paraId="4DAAA90B" w14:textId="330480B6" w:rsidR="24112AC0" w:rsidRDefault="24112AC0" w:rsidP="53683C46">
      <w:pPr>
        <w:rPr>
          <w:rStyle w:val="textlayer--absolute"/>
          <w:rFonts w:ascii="Calibri" w:hAnsi="Calibri" w:cs="Calibri"/>
          <w:i/>
          <w:iCs/>
          <w:sz w:val="18"/>
          <w:szCs w:val="18"/>
        </w:rPr>
      </w:pPr>
      <w:r w:rsidRPr="53683C46">
        <w:rPr>
          <w:rStyle w:val="textlayer--absolute"/>
          <w:rFonts w:ascii="Calibri" w:hAnsi="Calibri" w:cs="Calibri"/>
          <w:i/>
          <w:iCs/>
          <w:sz w:val="18"/>
          <w:szCs w:val="18"/>
        </w:rPr>
        <w:t xml:space="preserve">Further reading: See </w:t>
      </w:r>
      <w:r w:rsidR="5CC318AB" w:rsidRPr="2D3E55C1">
        <w:rPr>
          <w:rStyle w:val="textlayer--absolute"/>
          <w:rFonts w:ascii="Calibri" w:hAnsi="Calibri" w:cs="Calibri"/>
          <w:i/>
          <w:iCs/>
          <w:sz w:val="18"/>
          <w:szCs w:val="18"/>
        </w:rPr>
        <w:t>8.4</w:t>
      </w:r>
      <w:r w:rsidRPr="53683C46">
        <w:rPr>
          <w:rStyle w:val="textlayer--absolute"/>
          <w:rFonts w:ascii="Calibri" w:hAnsi="Calibri" w:cs="Calibri"/>
          <w:i/>
          <w:iCs/>
          <w:sz w:val="18"/>
          <w:szCs w:val="18"/>
        </w:rPr>
        <w:t xml:space="preserve"> Change Management Plan, </w:t>
      </w:r>
      <w:r w:rsidR="29A4BFE4" w:rsidRPr="2D3E55C1">
        <w:rPr>
          <w:rStyle w:val="textlayer--absolute"/>
          <w:rFonts w:ascii="Calibri" w:hAnsi="Calibri" w:cs="Calibri"/>
          <w:i/>
          <w:iCs/>
          <w:sz w:val="18"/>
          <w:szCs w:val="18"/>
        </w:rPr>
        <w:t>8.2</w:t>
      </w:r>
      <w:r w:rsidR="7F0EC20F" w:rsidRPr="2D3E55C1">
        <w:rPr>
          <w:rStyle w:val="textlayer--absolute"/>
          <w:rFonts w:ascii="Calibri" w:hAnsi="Calibri" w:cs="Calibri"/>
          <w:i/>
          <w:iCs/>
          <w:sz w:val="18"/>
          <w:szCs w:val="18"/>
        </w:rPr>
        <w:t xml:space="preserve"> </w:t>
      </w:r>
      <w:r w:rsidRPr="53683C46">
        <w:rPr>
          <w:rStyle w:val="textlayer--absolute"/>
          <w:rFonts w:ascii="Calibri" w:hAnsi="Calibri" w:cs="Calibri"/>
          <w:i/>
          <w:iCs/>
          <w:sz w:val="18"/>
          <w:szCs w:val="18"/>
        </w:rPr>
        <w:t xml:space="preserve">Issue Log and </w:t>
      </w:r>
      <w:r w:rsidR="74C1FD6A" w:rsidRPr="2D3E55C1">
        <w:rPr>
          <w:rStyle w:val="textlayer--absolute"/>
          <w:rFonts w:ascii="Calibri" w:hAnsi="Calibri" w:cs="Calibri"/>
          <w:i/>
          <w:iCs/>
          <w:sz w:val="18"/>
          <w:szCs w:val="18"/>
        </w:rPr>
        <w:t>8.1</w:t>
      </w:r>
      <w:r w:rsidR="7F0EC20F" w:rsidRPr="2D3E55C1">
        <w:rPr>
          <w:rStyle w:val="textlayer--absolute"/>
          <w:rFonts w:ascii="Calibri" w:hAnsi="Calibri" w:cs="Calibri"/>
          <w:i/>
          <w:iCs/>
          <w:sz w:val="18"/>
          <w:szCs w:val="18"/>
        </w:rPr>
        <w:t xml:space="preserve"> </w:t>
      </w:r>
      <w:r w:rsidRPr="53683C46">
        <w:rPr>
          <w:rStyle w:val="textlayer--absolute"/>
          <w:rFonts w:ascii="Calibri" w:hAnsi="Calibri" w:cs="Calibri"/>
          <w:i/>
          <w:iCs/>
          <w:sz w:val="18"/>
          <w:szCs w:val="18"/>
        </w:rPr>
        <w:t>Risk Register in the appendix.</w:t>
      </w:r>
    </w:p>
    <w:p w14:paraId="5D0C3773" w14:textId="22569698" w:rsidR="005C2718" w:rsidRPr="0029202F" w:rsidRDefault="6FB73800" w:rsidP="0029202F">
      <w:pPr>
        <w:rPr>
          <w:rFonts w:ascii="Calibri" w:hAnsi="Calibri" w:cs="Calibri"/>
        </w:rPr>
      </w:pPr>
      <w:commentRangeStart w:id="26"/>
      <w:commentRangeStart w:id="27"/>
      <w:r>
        <w:br/>
      </w:r>
      <w:commentRangeStart w:id="28"/>
      <w:commentRangeStart w:id="29"/>
      <w:r w:rsidR="2325DE9B" w:rsidRPr="53683C46">
        <w:rPr>
          <w:b/>
          <w:bCs/>
        </w:rPr>
        <w:t xml:space="preserve">Infrastructure </w:t>
      </w:r>
      <w:commentRangeEnd w:id="28"/>
      <w:r w:rsidR="001F15CB">
        <w:rPr>
          <w:rStyle w:val="CommentReference"/>
        </w:rPr>
        <w:commentReference w:id="28"/>
      </w:r>
      <w:commentRangeEnd w:id="29"/>
      <w:r w:rsidR="001F15CB">
        <w:rPr>
          <w:rStyle w:val="CommentReference"/>
        </w:rPr>
        <w:commentReference w:id="29"/>
      </w:r>
      <w:r w:rsidR="2325DE9B" w:rsidRPr="53683C46">
        <w:rPr>
          <w:b/>
          <w:bCs/>
        </w:rPr>
        <w:t xml:space="preserve">and </w:t>
      </w:r>
      <w:commentRangeStart w:id="30"/>
      <w:r w:rsidR="2325DE9B" w:rsidRPr="53683C46">
        <w:rPr>
          <w:b/>
          <w:bCs/>
        </w:rPr>
        <w:t xml:space="preserve">human resource requirements </w:t>
      </w:r>
      <w:commentRangeEnd w:id="26"/>
      <w:r>
        <w:rPr>
          <w:rStyle w:val="CommentReference"/>
        </w:rPr>
        <w:commentReference w:id="26"/>
      </w:r>
      <w:commentRangeEnd w:id="27"/>
      <w:r>
        <w:rPr>
          <w:rStyle w:val="CommentReference"/>
        </w:rPr>
        <w:commentReference w:id="27"/>
      </w:r>
      <w:commentRangeEnd w:id="30"/>
      <w:r w:rsidR="001F15CB">
        <w:rPr>
          <w:rStyle w:val="CommentReference"/>
        </w:rPr>
        <w:commentReference w:id="30"/>
      </w:r>
    </w:p>
    <w:p w14:paraId="304CBC69" w14:textId="60CD1960" w:rsidR="005C2718" w:rsidRDefault="3ADF756B" w:rsidP="342C371B">
      <w:r>
        <w:lastRenderedPageBreak/>
        <w:t xml:space="preserve">The baseline software infrastructure for the server prototype will be a Local </w:t>
      </w:r>
      <w:r w:rsidRPr="342C371B">
        <w:rPr>
          <w:b/>
          <w:bCs/>
        </w:rPr>
        <w:t>FERN</w:t>
      </w:r>
      <w:r>
        <w:t xml:space="preserve"> server (</w:t>
      </w:r>
      <w:commentRangeStart w:id="31"/>
      <w:r w:rsidRPr="342C371B">
        <w:rPr>
          <w:b/>
          <w:bCs/>
        </w:rPr>
        <w:t>Firebase, ExpressJS, ReactJS, NodeJS</w:t>
      </w:r>
      <w:commentRangeEnd w:id="31"/>
      <w:r w:rsidR="001F15CB">
        <w:rPr>
          <w:rStyle w:val="CommentReference"/>
        </w:rPr>
        <w:commentReference w:id="31"/>
      </w:r>
      <w:r>
        <w:t xml:space="preserve">). </w:t>
      </w:r>
      <w:r w:rsidR="54A96AAA">
        <w:t xml:space="preserve">As the prototype will be local and only needs to meet specific requirements for the MVP, </w:t>
      </w:r>
      <w:r w:rsidR="34800F65">
        <w:t xml:space="preserve">we can leverage the team’s current knowledge of Javascript and the extensive </w:t>
      </w:r>
      <w:r w:rsidR="7F6DEF3C">
        <w:t xml:space="preserve">global resources </w:t>
      </w:r>
      <w:r w:rsidR="34800F65">
        <w:t xml:space="preserve">for React &amp; Node to rapidly upskill </w:t>
      </w:r>
      <w:r w:rsidR="0550537F">
        <w:t>and implement required features.</w:t>
      </w:r>
      <w:r w:rsidR="10981A3F">
        <w:t xml:space="preserve"> Additionally, Firebase has support for authentication &amp; authorization, which is a requirement of the MVP.</w:t>
      </w:r>
      <w:r w:rsidR="0550537F">
        <w:t xml:space="preserve"> </w:t>
      </w:r>
    </w:p>
    <w:p w14:paraId="66916303" w14:textId="3EF414DA" w:rsidR="005C2718" w:rsidRDefault="0550537F" w:rsidP="342C371B">
      <w:commentRangeStart w:id="32"/>
      <w:r>
        <w:t>Additional tool upskilling required:</w:t>
      </w:r>
    </w:p>
    <w:p w14:paraId="18A239DB" w14:textId="69A20D6C" w:rsidR="005C2718" w:rsidRDefault="0550537F" w:rsidP="00015C9A">
      <w:pPr>
        <w:pStyle w:val="ListParagraph"/>
        <w:numPr>
          <w:ilvl w:val="0"/>
          <w:numId w:val="42"/>
        </w:numPr>
      </w:pPr>
      <w:r w:rsidRPr="342C371B">
        <w:rPr>
          <w:b/>
          <w:bCs/>
        </w:rPr>
        <w:t>Git</w:t>
      </w:r>
      <w:r w:rsidR="7CB7B99F">
        <w:t xml:space="preserve">: </w:t>
      </w:r>
      <w:r w:rsidR="07FF8060">
        <w:t>Industry standard version control and code management tool for collaboration. We will use Git in combination with Fork, a Github extension for visualizing branches and merging, to keep track of changes and version history.</w:t>
      </w:r>
    </w:p>
    <w:p w14:paraId="3E5462F7" w14:textId="79C01BA4" w:rsidR="005C2718" w:rsidRDefault="0550537F" w:rsidP="00015C9A">
      <w:pPr>
        <w:pStyle w:val="ListParagraph"/>
        <w:numPr>
          <w:ilvl w:val="0"/>
          <w:numId w:val="42"/>
        </w:numPr>
      </w:pPr>
      <w:r w:rsidRPr="342C371B">
        <w:rPr>
          <w:b/>
          <w:bCs/>
        </w:rPr>
        <w:t>FactoryIO</w:t>
      </w:r>
      <w:r w:rsidR="44C29210">
        <w:t xml:space="preserve">: </w:t>
      </w:r>
      <w:r w:rsidR="0BB9C044">
        <w:t>Simulation software to replicate the factory environment. It will allow us to create a prototype factory and begin reading data from the simulated PLC.</w:t>
      </w:r>
    </w:p>
    <w:p w14:paraId="799F0C21" w14:textId="492D87AB" w:rsidR="005C2718" w:rsidRDefault="7C816104" w:rsidP="00015C9A">
      <w:pPr>
        <w:pStyle w:val="ListParagraph"/>
        <w:numPr>
          <w:ilvl w:val="0"/>
          <w:numId w:val="42"/>
        </w:numPr>
      </w:pPr>
      <w:r w:rsidRPr="53683C46">
        <w:rPr>
          <w:b/>
          <w:bCs/>
        </w:rPr>
        <w:t>NodeRE</w:t>
      </w:r>
      <w:r w:rsidR="3BB21C20" w:rsidRPr="53683C46">
        <w:rPr>
          <w:b/>
          <w:bCs/>
        </w:rPr>
        <w:t>D</w:t>
      </w:r>
      <w:r w:rsidR="231E4097">
        <w:t xml:space="preserve">: </w:t>
      </w:r>
      <w:r w:rsidR="2DCEE607">
        <w:t>Open-source flow-based programming tool built on top of Node.js. Used to create a workflow for the PLC and facilitate direct communication with the dashboard within the same tech stack.</w:t>
      </w:r>
    </w:p>
    <w:p w14:paraId="6D702D23" w14:textId="205C3AD2" w:rsidR="66645165" w:rsidRDefault="66645165" w:rsidP="53683C46">
      <w:r w:rsidRPr="53683C46">
        <w:rPr>
          <w:i/>
          <w:iCs/>
          <w:sz w:val="18"/>
          <w:szCs w:val="18"/>
        </w:rPr>
        <w:t xml:space="preserve">Further reading: See </w:t>
      </w:r>
      <w:r w:rsidR="00A77063">
        <w:rPr>
          <w:i/>
          <w:iCs/>
          <w:sz w:val="18"/>
          <w:szCs w:val="18"/>
        </w:rPr>
        <w:t>3</w:t>
      </w:r>
      <w:r w:rsidR="08534978" w:rsidRPr="2D3E55C1">
        <w:rPr>
          <w:i/>
          <w:iCs/>
          <w:sz w:val="18"/>
          <w:szCs w:val="18"/>
        </w:rPr>
        <w:t>.</w:t>
      </w:r>
      <w:r w:rsidR="00A77063">
        <w:rPr>
          <w:i/>
          <w:iCs/>
          <w:sz w:val="18"/>
          <w:szCs w:val="18"/>
        </w:rPr>
        <w:t>3</w:t>
      </w:r>
      <w:r w:rsidRPr="53683C46">
        <w:rPr>
          <w:i/>
          <w:iCs/>
          <w:sz w:val="18"/>
          <w:szCs w:val="18"/>
        </w:rPr>
        <w:t xml:space="preserve"> Identified Technical Architecture in the Appendix.</w:t>
      </w:r>
      <w:r>
        <w:br/>
      </w:r>
    </w:p>
    <w:p w14:paraId="2FE97598" w14:textId="209BB297" w:rsidR="005C2718" w:rsidRDefault="0CA2DBF3" w:rsidP="342C371B">
      <w:r>
        <w:t>Software technology</w:t>
      </w:r>
      <w:r w:rsidR="39C6C11C">
        <w:t xml:space="preserve"> considered:</w:t>
      </w:r>
    </w:p>
    <w:p w14:paraId="388AAC49" w14:textId="77777777" w:rsidR="0054022E" w:rsidRDefault="39C6C11C" w:rsidP="00015C9A">
      <w:pPr>
        <w:pStyle w:val="ListParagraph"/>
        <w:numPr>
          <w:ilvl w:val="0"/>
          <w:numId w:val="41"/>
        </w:numPr>
      </w:pPr>
      <w:r w:rsidRPr="342C371B">
        <w:rPr>
          <w:b/>
          <w:bCs/>
        </w:rPr>
        <w:t>LAMP</w:t>
      </w:r>
      <w:r>
        <w:t xml:space="preserve"> stack (Linux, Apache, MySQL, PHP)</w:t>
      </w:r>
    </w:p>
    <w:p w14:paraId="11D1ABC8" w14:textId="2F21A383" w:rsidR="005C2718" w:rsidRDefault="39C6C11C" w:rsidP="0054022E">
      <w:pPr>
        <w:pStyle w:val="ListParagraph"/>
      </w:pPr>
      <w:r>
        <w:t>Prototyping on a Linux server with Apache &amp; PHP would allow us to better manage web traffic to the server</w:t>
      </w:r>
      <w:r w:rsidR="05494AC3">
        <w:t>. However, our prototype doesn’t have a requirement to be online so the LAMP stack would require more extensive upskilling</w:t>
      </w:r>
      <w:r w:rsidR="3BD297D9">
        <w:t>. In addition, we quickly found NodeRED for interfacing with PLCs and, as a team, preferred to upskill in modern technologies.</w:t>
      </w:r>
    </w:p>
    <w:p w14:paraId="0A0DA4D8" w14:textId="77777777" w:rsidR="0054022E" w:rsidRDefault="4D80F4FD" w:rsidP="00015C9A">
      <w:pPr>
        <w:pStyle w:val="ListParagraph"/>
        <w:numPr>
          <w:ilvl w:val="0"/>
          <w:numId w:val="41"/>
        </w:numPr>
        <w:rPr>
          <w:b/>
          <w:bCs/>
        </w:rPr>
      </w:pPr>
      <w:r w:rsidRPr="342C371B">
        <w:rPr>
          <w:b/>
          <w:bCs/>
        </w:rPr>
        <w:t>Other NoSQL databases</w:t>
      </w:r>
    </w:p>
    <w:p w14:paraId="7B09B954" w14:textId="2A11DB0F" w:rsidR="005C2718" w:rsidRPr="0054022E" w:rsidRDefault="77C1476D" w:rsidP="0054022E">
      <w:pPr>
        <w:pStyle w:val="ListParagraph"/>
        <w:rPr>
          <w:b/>
          <w:bCs/>
        </w:rPr>
      </w:pPr>
      <w:r>
        <w:t xml:space="preserve">While MongoDB and DynamoDB were also considered, we as a team had more knowledge with firebase </w:t>
      </w:r>
      <w:r w:rsidR="2C5665D2">
        <w:t xml:space="preserve">to better facilitate rapid iteration. Additionally, </w:t>
      </w:r>
      <w:r>
        <w:t>fire</w:t>
      </w:r>
      <w:r w:rsidR="2EB2BB5C">
        <w:t>base has support for authentication &amp; authorization</w:t>
      </w:r>
      <w:r>
        <w:t>. This comes at a known cost to data access</w:t>
      </w:r>
      <w:r w:rsidR="06B23E97">
        <w:t>, which is included in our budget.</w:t>
      </w:r>
    </w:p>
    <w:p w14:paraId="33E20069" w14:textId="408BB1A9" w:rsidR="005C2718" w:rsidRDefault="0DAE2AD6" w:rsidP="342C371B">
      <w:r>
        <w:t>Hardware technology considered:</w:t>
      </w:r>
    </w:p>
    <w:p w14:paraId="7DED1057" w14:textId="77777777" w:rsidR="0054022E" w:rsidRPr="0054022E" w:rsidRDefault="0DAE2AD6" w:rsidP="00015C9A">
      <w:pPr>
        <w:pStyle w:val="ListParagraph"/>
        <w:numPr>
          <w:ilvl w:val="0"/>
          <w:numId w:val="40"/>
        </w:numPr>
      </w:pPr>
      <w:r w:rsidRPr="342C371B">
        <w:rPr>
          <w:b/>
          <w:bCs/>
        </w:rPr>
        <w:t>Local Physical Server</w:t>
      </w:r>
    </w:p>
    <w:p w14:paraId="5D9295E5" w14:textId="23689371" w:rsidR="005C2718" w:rsidRDefault="0DAE2AD6" w:rsidP="0054022E">
      <w:pPr>
        <w:pStyle w:val="ListParagraph"/>
      </w:pPr>
      <w:r>
        <w:t>The prototype is being designed with a server in mind, however we deemed it out-of-budget for the prototype</w:t>
      </w:r>
      <w:r w:rsidR="02F1E91B">
        <w:t xml:space="preserve"> to be hosted on a local server.</w:t>
      </w:r>
      <w:r>
        <w:t xml:space="preserve"> </w:t>
      </w:r>
      <w:r w:rsidR="15A17A25">
        <w:t>We</w:t>
      </w:r>
      <w:r>
        <w:t xml:space="preserve"> expect to strictly use FactoryIO and the AUT-sourced PLC for testing t</w:t>
      </w:r>
      <w:r w:rsidR="12083E71">
        <w:t>he local server.</w:t>
      </w:r>
      <w:commentRangeEnd w:id="32"/>
      <w:r w:rsidR="001F15CB">
        <w:rPr>
          <w:rStyle w:val="CommentReference"/>
        </w:rPr>
        <w:commentReference w:id="32"/>
      </w:r>
    </w:p>
    <w:p w14:paraId="523433C2" w14:textId="73DA98F9" w:rsidR="005C2718" w:rsidRPr="00956517" w:rsidRDefault="12083E71" w:rsidP="342C371B">
      <w:pPr>
        <w:rPr>
          <w:b/>
          <w:bCs/>
        </w:rPr>
      </w:pPr>
      <w:r w:rsidRPr="00956517">
        <w:rPr>
          <w:b/>
          <w:bCs/>
        </w:rPr>
        <w:t>Limitations &amp; Constraints:</w:t>
      </w:r>
    </w:p>
    <w:p w14:paraId="674EFFFA" w14:textId="5D50370E" w:rsidR="005C2718" w:rsidRDefault="12083E71" w:rsidP="0054022E">
      <w:r>
        <w:t xml:space="preserve">It is currently beyond-scope </w:t>
      </w:r>
      <w:r w:rsidR="29BD2022">
        <w:t>for</w:t>
      </w:r>
      <w:r>
        <w:t xml:space="preserve"> our </w:t>
      </w:r>
      <w:r w:rsidR="10902811">
        <w:t>MVP</w:t>
      </w:r>
      <w:r>
        <w:t xml:space="preserve"> </w:t>
      </w:r>
      <w:r w:rsidR="29BD2022">
        <w:t xml:space="preserve">to </w:t>
      </w:r>
      <w:r>
        <w:t xml:space="preserve">directly interface with Jadcup’s PLCs. </w:t>
      </w:r>
      <w:r w:rsidR="1E9FADE4">
        <w:t xml:space="preserve">While this will allow for rapid iteration, it is possible </w:t>
      </w:r>
      <w:r w:rsidR="41277064">
        <w:t xml:space="preserve">that the </w:t>
      </w:r>
      <w:r w:rsidR="52AD692B">
        <w:t>prototype will need post-project support to work with Jadcup</w:t>
      </w:r>
      <w:r w:rsidR="68AAF217">
        <w:t xml:space="preserve"> devices</w:t>
      </w:r>
      <w:r w:rsidR="52AD692B">
        <w:t>.</w:t>
      </w:r>
    </w:p>
    <w:p w14:paraId="3D58BC56" w14:textId="4FAACAFC" w:rsidR="005C2718" w:rsidRDefault="52AD692B" w:rsidP="342C371B">
      <w:r>
        <w:t>Technology provided by AUT:</w:t>
      </w:r>
    </w:p>
    <w:p w14:paraId="54DAAAE3" w14:textId="6A39E8A5" w:rsidR="005C2718" w:rsidRDefault="52AD692B" w:rsidP="00015C9A">
      <w:pPr>
        <w:pStyle w:val="ListParagraph"/>
        <w:numPr>
          <w:ilvl w:val="0"/>
          <w:numId w:val="39"/>
        </w:numPr>
      </w:pPr>
      <w:r>
        <w:t xml:space="preserve">FactoryIO service keys </w:t>
      </w:r>
    </w:p>
    <w:p w14:paraId="18AF73EE" w14:textId="2E018510" w:rsidR="005C2718" w:rsidRDefault="52AD692B" w:rsidP="00015C9A">
      <w:pPr>
        <w:pStyle w:val="ListParagraph"/>
        <w:numPr>
          <w:ilvl w:val="0"/>
          <w:numId w:val="39"/>
        </w:numPr>
      </w:pPr>
      <w:r>
        <w:t>Schneider Modicon M221</w:t>
      </w:r>
    </w:p>
    <w:p w14:paraId="6102214D" w14:textId="77777777" w:rsidR="00984B3E" w:rsidRPr="00DE2C2C" w:rsidRDefault="00984B3E" w:rsidP="00DE2C2C"/>
    <w:p w14:paraId="01C35C2A" w14:textId="5E65CEE9" w:rsidR="00877DE7" w:rsidRDefault="00877DE7" w:rsidP="00877DE7">
      <w:pPr>
        <w:pStyle w:val="Heading1"/>
        <w:rPr>
          <w:rStyle w:val="Heading1Char"/>
        </w:rPr>
      </w:pPr>
      <w:r w:rsidRPr="00877DE7">
        <w:rPr>
          <w:rStyle w:val="Heading1Char"/>
        </w:rPr>
        <w:lastRenderedPageBreak/>
        <w:t>Section 4: Skills Analysis</w:t>
      </w:r>
    </w:p>
    <w:p w14:paraId="19448DB5" w14:textId="77777777" w:rsidR="001350BB" w:rsidRDefault="00531E8A" w:rsidP="00531E8A">
      <w:r>
        <w:t xml:space="preserve">The </w:t>
      </w:r>
      <w:r w:rsidR="0099319D">
        <w:t xml:space="preserve">development of the project deliverables requires the combination of several components, each </w:t>
      </w:r>
      <w:r w:rsidR="005E304C">
        <w:t xml:space="preserve">of which </w:t>
      </w:r>
      <w:r w:rsidR="00337638">
        <w:t>involves</w:t>
      </w:r>
      <w:r w:rsidR="005E304C">
        <w:t xml:space="preserve"> knowledge and skill</w:t>
      </w:r>
      <w:r w:rsidR="00337638">
        <w:t>s</w:t>
      </w:r>
      <w:r w:rsidR="005E304C">
        <w:t xml:space="preserve"> </w:t>
      </w:r>
      <w:r w:rsidR="00337638">
        <w:t>from</w:t>
      </w:r>
      <w:r w:rsidR="005E304C">
        <w:t xml:space="preserve"> different fields of software development.</w:t>
      </w:r>
      <w:r w:rsidR="00985073">
        <w:t xml:space="preserve"> </w:t>
      </w:r>
    </w:p>
    <w:p w14:paraId="2BFA4CF2" w14:textId="67F0BB0B" w:rsidR="00531E8A" w:rsidRPr="00531E8A" w:rsidRDefault="00985073" w:rsidP="00531E8A">
      <w:r>
        <w:t xml:space="preserve">The table below identifies the </w:t>
      </w:r>
      <w:r w:rsidR="00337638">
        <w:t>skills required for the project, as well as the skills missing</w:t>
      </w:r>
      <w:r w:rsidR="001F75EE">
        <w:t xml:space="preserve"> that members of the team need to upskill before the development stage of the project can begin.</w:t>
      </w:r>
      <w:r w:rsidR="00B61006">
        <w:t xml:space="preserve"> Individual skill levels</w:t>
      </w:r>
      <w:r w:rsidR="00E33EFE">
        <w:t xml:space="preserve"> can be found in the appendix.</w:t>
      </w:r>
    </w:p>
    <w:tbl>
      <w:tblPr>
        <w:tblStyle w:val="GridTable4-Accent6"/>
        <w:tblW w:w="0" w:type="auto"/>
        <w:tblLook w:val="04A0" w:firstRow="1" w:lastRow="0" w:firstColumn="1" w:lastColumn="0" w:noHBand="0" w:noVBand="1"/>
      </w:tblPr>
      <w:tblGrid>
        <w:gridCol w:w="4508"/>
        <w:gridCol w:w="4508"/>
      </w:tblGrid>
      <w:tr w:rsidR="00F2132D" w14:paraId="49CFA004" w14:textId="77777777" w:rsidTr="00531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CDCF961" w14:textId="4DDC6F33" w:rsidR="00F2132D" w:rsidRDefault="00F2132D" w:rsidP="00DE2C2C">
            <w:r>
              <w:t>Required Skills</w:t>
            </w:r>
          </w:p>
        </w:tc>
        <w:tc>
          <w:tcPr>
            <w:tcW w:w="4508" w:type="dxa"/>
          </w:tcPr>
          <w:p w14:paraId="5457DD3F" w14:textId="635ED189" w:rsidR="00F2132D" w:rsidRDefault="00F2132D" w:rsidP="00DE2C2C">
            <w:pPr>
              <w:cnfStyle w:val="100000000000" w:firstRow="1" w:lastRow="0" w:firstColumn="0" w:lastColumn="0" w:oddVBand="0" w:evenVBand="0" w:oddHBand="0" w:evenHBand="0" w:firstRowFirstColumn="0" w:firstRowLastColumn="0" w:lastRowFirstColumn="0" w:lastRowLastColumn="0"/>
            </w:pPr>
            <w:r>
              <w:t>Missing Skills</w:t>
            </w:r>
          </w:p>
        </w:tc>
      </w:tr>
      <w:tr w:rsidR="00F2132D" w14:paraId="09D5CF7E" w14:textId="77777777" w:rsidTr="0053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A10D3B" w14:textId="77777777" w:rsidR="00F2132D" w:rsidRPr="00531E8A" w:rsidRDefault="00F2132D" w:rsidP="00015C9A">
            <w:pPr>
              <w:pStyle w:val="ListParagraph"/>
              <w:numPr>
                <w:ilvl w:val="0"/>
                <w:numId w:val="6"/>
              </w:numPr>
              <w:rPr>
                <w:b w:val="0"/>
                <w:bCs w:val="0"/>
              </w:rPr>
            </w:pPr>
            <w:r w:rsidRPr="00531E8A">
              <w:rPr>
                <w:b w:val="0"/>
                <w:bCs w:val="0"/>
              </w:rPr>
              <w:t>Application Server</w:t>
            </w:r>
          </w:p>
          <w:p w14:paraId="4D857643" w14:textId="77777777" w:rsidR="00F2132D" w:rsidRPr="00531E8A" w:rsidRDefault="00F2132D" w:rsidP="00015C9A">
            <w:pPr>
              <w:pStyle w:val="ListParagraph"/>
              <w:numPr>
                <w:ilvl w:val="1"/>
                <w:numId w:val="6"/>
              </w:numPr>
              <w:rPr>
                <w:b w:val="0"/>
                <w:bCs w:val="0"/>
              </w:rPr>
            </w:pPr>
            <w:r w:rsidRPr="00531E8A">
              <w:rPr>
                <w:b w:val="0"/>
                <w:bCs w:val="0"/>
              </w:rPr>
              <w:t>Online Servers</w:t>
            </w:r>
          </w:p>
          <w:p w14:paraId="1416BC6A" w14:textId="77777777" w:rsidR="00F2132D" w:rsidRPr="00531E8A" w:rsidRDefault="00F2132D" w:rsidP="00015C9A">
            <w:pPr>
              <w:pStyle w:val="ListParagraph"/>
              <w:numPr>
                <w:ilvl w:val="1"/>
                <w:numId w:val="6"/>
              </w:numPr>
              <w:rPr>
                <w:b w:val="0"/>
                <w:bCs w:val="0"/>
              </w:rPr>
            </w:pPr>
            <w:r w:rsidRPr="00531E8A">
              <w:rPr>
                <w:b w:val="0"/>
                <w:bCs w:val="0"/>
              </w:rPr>
              <w:t>Server Administration</w:t>
            </w:r>
          </w:p>
          <w:p w14:paraId="4746DA57" w14:textId="77777777" w:rsidR="00F2132D" w:rsidRPr="00531E8A" w:rsidRDefault="00F2132D" w:rsidP="00015C9A">
            <w:pPr>
              <w:pStyle w:val="ListParagraph"/>
              <w:numPr>
                <w:ilvl w:val="0"/>
                <w:numId w:val="6"/>
              </w:numPr>
              <w:rPr>
                <w:b w:val="0"/>
                <w:bCs w:val="0"/>
              </w:rPr>
            </w:pPr>
            <w:r w:rsidRPr="00531E8A">
              <w:rPr>
                <w:b w:val="0"/>
                <w:bCs w:val="0"/>
              </w:rPr>
              <w:t>Component Technology</w:t>
            </w:r>
          </w:p>
          <w:p w14:paraId="04331F6A" w14:textId="77777777" w:rsidR="00F2132D" w:rsidRPr="00531E8A" w:rsidRDefault="00F2132D" w:rsidP="00015C9A">
            <w:pPr>
              <w:pStyle w:val="ListParagraph"/>
              <w:numPr>
                <w:ilvl w:val="1"/>
                <w:numId w:val="6"/>
              </w:numPr>
              <w:rPr>
                <w:b w:val="0"/>
                <w:bCs w:val="0"/>
              </w:rPr>
            </w:pPr>
            <w:r w:rsidRPr="00531E8A">
              <w:rPr>
                <w:b w:val="0"/>
                <w:bCs w:val="0"/>
              </w:rPr>
              <w:t>PLC</w:t>
            </w:r>
          </w:p>
          <w:p w14:paraId="3848D6E3" w14:textId="77777777" w:rsidR="00F2132D" w:rsidRPr="00531E8A" w:rsidRDefault="00F2132D" w:rsidP="00015C9A">
            <w:pPr>
              <w:pStyle w:val="ListParagraph"/>
              <w:numPr>
                <w:ilvl w:val="1"/>
                <w:numId w:val="6"/>
              </w:numPr>
              <w:rPr>
                <w:b w:val="0"/>
                <w:bCs w:val="0"/>
              </w:rPr>
            </w:pPr>
            <w:r w:rsidRPr="00531E8A">
              <w:rPr>
                <w:b w:val="0"/>
                <w:bCs w:val="0"/>
              </w:rPr>
              <w:t>Factory I/O</w:t>
            </w:r>
          </w:p>
          <w:p w14:paraId="5D6890D7" w14:textId="77777777" w:rsidR="00F2132D" w:rsidRPr="00531E8A" w:rsidRDefault="00F2132D" w:rsidP="00015C9A">
            <w:pPr>
              <w:pStyle w:val="ListParagraph"/>
              <w:numPr>
                <w:ilvl w:val="0"/>
                <w:numId w:val="6"/>
              </w:numPr>
              <w:rPr>
                <w:b w:val="0"/>
                <w:bCs w:val="0"/>
              </w:rPr>
            </w:pPr>
            <w:r w:rsidRPr="00531E8A">
              <w:rPr>
                <w:b w:val="0"/>
                <w:bCs w:val="0"/>
              </w:rPr>
              <w:t>Database</w:t>
            </w:r>
          </w:p>
          <w:p w14:paraId="0F8961CC" w14:textId="77777777" w:rsidR="00F2132D" w:rsidRPr="00531E8A" w:rsidRDefault="00F2132D" w:rsidP="00015C9A">
            <w:pPr>
              <w:pStyle w:val="ListParagraph"/>
              <w:numPr>
                <w:ilvl w:val="1"/>
                <w:numId w:val="6"/>
              </w:numPr>
              <w:rPr>
                <w:b w:val="0"/>
                <w:bCs w:val="0"/>
              </w:rPr>
            </w:pPr>
            <w:r w:rsidRPr="00531E8A">
              <w:rPr>
                <w:b w:val="0"/>
                <w:bCs w:val="0"/>
              </w:rPr>
              <w:t>NoSQL</w:t>
            </w:r>
          </w:p>
          <w:p w14:paraId="247992D9" w14:textId="77777777" w:rsidR="00F2132D" w:rsidRPr="00531E8A" w:rsidRDefault="00F2132D" w:rsidP="00015C9A">
            <w:pPr>
              <w:pStyle w:val="ListParagraph"/>
              <w:numPr>
                <w:ilvl w:val="0"/>
                <w:numId w:val="6"/>
              </w:numPr>
              <w:rPr>
                <w:b w:val="0"/>
                <w:bCs w:val="0"/>
              </w:rPr>
            </w:pPr>
            <w:r w:rsidRPr="00531E8A">
              <w:rPr>
                <w:b w:val="0"/>
                <w:bCs w:val="0"/>
              </w:rPr>
              <w:t>Language/Development tools</w:t>
            </w:r>
          </w:p>
          <w:p w14:paraId="67034A19" w14:textId="77777777" w:rsidR="00F2132D" w:rsidRPr="00531E8A" w:rsidRDefault="00F2132D" w:rsidP="00015C9A">
            <w:pPr>
              <w:pStyle w:val="ListParagraph"/>
              <w:numPr>
                <w:ilvl w:val="1"/>
                <w:numId w:val="6"/>
              </w:numPr>
              <w:rPr>
                <w:b w:val="0"/>
                <w:bCs w:val="0"/>
              </w:rPr>
            </w:pPr>
            <w:r w:rsidRPr="00531E8A">
              <w:rPr>
                <w:b w:val="0"/>
                <w:bCs w:val="0"/>
              </w:rPr>
              <w:t>C#</w:t>
            </w:r>
          </w:p>
          <w:p w14:paraId="043E94ED" w14:textId="77777777" w:rsidR="00F2132D" w:rsidRPr="00531E8A" w:rsidRDefault="00F2132D" w:rsidP="00015C9A">
            <w:pPr>
              <w:pStyle w:val="ListParagraph"/>
              <w:numPr>
                <w:ilvl w:val="1"/>
                <w:numId w:val="6"/>
              </w:numPr>
              <w:rPr>
                <w:b w:val="0"/>
                <w:bCs w:val="0"/>
              </w:rPr>
            </w:pPr>
            <w:r w:rsidRPr="00531E8A">
              <w:rPr>
                <w:b w:val="0"/>
                <w:bCs w:val="0"/>
              </w:rPr>
              <w:t>Git</w:t>
            </w:r>
          </w:p>
          <w:p w14:paraId="6FE3F487" w14:textId="77777777" w:rsidR="00F2132D" w:rsidRPr="00531E8A" w:rsidRDefault="00F2132D" w:rsidP="00015C9A">
            <w:pPr>
              <w:pStyle w:val="ListParagraph"/>
              <w:numPr>
                <w:ilvl w:val="1"/>
                <w:numId w:val="6"/>
              </w:numPr>
              <w:rPr>
                <w:b w:val="0"/>
                <w:bCs w:val="0"/>
              </w:rPr>
            </w:pPr>
            <w:r w:rsidRPr="00531E8A">
              <w:rPr>
                <w:b w:val="0"/>
                <w:bCs w:val="0"/>
              </w:rPr>
              <w:t>HTML/CSS</w:t>
            </w:r>
          </w:p>
          <w:p w14:paraId="1728D43C" w14:textId="77777777" w:rsidR="00F2132D" w:rsidRPr="00531E8A" w:rsidRDefault="00F2132D" w:rsidP="00015C9A">
            <w:pPr>
              <w:pStyle w:val="ListParagraph"/>
              <w:numPr>
                <w:ilvl w:val="1"/>
                <w:numId w:val="6"/>
              </w:numPr>
              <w:rPr>
                <w:b w:val="0"/>
                <w:bCs w:val="0"/>
              </w:rPr>
            </w:pPr>
            <w:r w:rsidRPr="00531E8A">
              <w:rPr>
                <w:b w:val="0"/>
                <w:bCs w:val="0"/>
              </w:rPr>
              <w:t>Java</w:t>
            </w:r>
          </w:p>
          <w:p w14:paraId="1462B893" w14:textId="77777777" w:rsidR="00F2132D" w:rsidRPr="00531E8A" w:rsidRDefault="00F2132D" w:rsidP="00015C9A">
            <w:pPr>
              <w:pStyle w:val="ListParagraph"/>
              <w:numPr>
                <w:ilvl w:val="1"/>
                <w:numId w:val="6"/>
              </w:numPr>
              <w:rPr>
                <w:b w:val="0"/>
                <w:bCs w:val="0"/>
              </w:rPr>
            </w:pPr>
            <w:r w:rsidRPr="00531E8A">
              <w:rPr>
                <w:b w:val="0"/>
                <w:bCs w:val="0"/>
              </w:rPr>
              <w:t>NodeRed</w:t>
            </w:r>
          </w:p>
          <w:p w14:paraId="2A4F8A6A" w14:textId="77777777" w:rsidR="00F2132D" w:rsidRPr="00531E8A" w:rsidRDefault="00F2132D" w:rsidP="00015C9A">
            <w:pPr>
              <w:pStyle w:val="ListParagraph"/>
              <w:numPr>
                <w:ilvl w:val="0"/>
                <w:numId w:val="6"/>
              </w:numPr>
              <w:rPr>
                <w:b w:val="0"/>
                <w:bCs w:val="0"/>
              </w:rPr>
            </w:pPr>
            <w:r w:rsidRPr="00531E8A">
              <w:rPr>
                <w:b w:val="0"/>
                <w:bCs w:val="0"/>
              </w:rPr>
              <w:t>Multimedia</w:t>
            </w:r>
          </w:p>
          <w:p w14:paraId="487DC206" w14:textId="77777777" w:rsidR="00F2132D" w:rsidRPr="00531E8A" w:rsidRDefault="00F2132D" w:rsidP="00015C9A">
            <w:pPr>
              <w:pStyle w:val="ListParagraph"/>
              <w:numPr>
                <w:ilvl w:val="1"/>
                <w:numId w:val="6"/>
              </w:numPr>
              <w:rPr>
                <w:b w:val="0"/>
                <w:bCs w:val="0"/>
              </w:rPr>
            </w:pPr>
            <w:r w:rsidRPr="00531E8A">
              <w:rPr>
                <w:b w:val="0"/>
                <w:bCs w:val="0"/>
              </w:rPr>
              <w:t>UI Design</w:t>
            </w:r>
          </w:p>
          <w:p w14:paraId="1B893EE4" w14:textId="77777777" w:rsidR="00F2132D" w:rsidRPr="00531E8A" w:rsidRDefault="00F2132D" w:rsidP="00015C9A">
            <w:pPr>
              <w:pStyle w:val="ListParagraph"/>
              <w:numPr>
                <w:ilvl w:val="1"/>
                <w:numId w:val="6"/>
              </w:numPr>
              <w:rPr>
                <w:b w:val="0"/>
                <w:bCs w:val="0"/>
              </w:rPr>
            </w:pPr>
            <w:r w:rsidRPr="00531E8A">
              <w:rPr>
                <w:b w:val="0"/>
                <w:bCs w:val="0"/>
              </w:rPr>
              <w:t>UX Design</w:t>
            </w:r>
          </w:p>
          <w:p w14:paraId="7B3E7B14" w14:textId="77777777" w:rsidR="00F2132D" w:rsidRPr="00531E8A" w:rsidRDefault="00F2132D" w:rsidP="00015C9A">
            <w:pPr>
              <w:pStyle w:val="ListParagraph"/>
              <w:numPr>
                <w:ilvl w:val="0"/>
                <w:numId w:val="6"/>
              </w:numPr>
              <w:rPr>
                <w:b w:val="0"/>
                <w:bCs w:val="0"/>
              </w:rPr>
            </w:pPr>
            <w:r w:rsidRPr="00531E8A">
              <w:rPr>
                <w:b w:val="0"/>
                <w:bCs w:val="0"/>
              </w:rPr>
              <w:t>Project Management</w:t>
            </w:r>
          </w:p>
          <w:p w14:paraId="2704AEB2" w14:textId="77777777" w:rsidR="00F2132D" w:rsidRPr="00531E8A" w:rsidRDefault="00F2132D" w:rsidP="00015C9A">
            <w:pPr>
              <w:pStyle w:val="ListParagraph"/>
              <w:numPr>
                <w:ilvl w:val="1"/>
                <w:numId w:val="6"/>
              </w:numPr>
              <w:rPr>
                <w:b w:val="0"/>
                <w:bCs w:val="0"/>
              </w:rPr>
            </w:pPr>
            <w:r w:rsidRPr="00531E8A">
              <w:rPr>
                <w:b w:val="0"/>
                <w:bCs w:val="0"/>
              </w:rPr>
              <w:t>Agile Methodology</w:t>
            </w:r>
          </w:p>
          <w:p w14:paraId="79AEA306" w14:textId="77777777" w:rsidR="00F2132D" w:rsidRPr="00531E8A" w:rsidRDefault="00F2132D" w:rsidP="00015C9A">
            <w:pPr>
              <w:pStyle w:val="ListParagraph"/>
              <w:numPr>
                <w:ilvl w:val="1"/>
                <w:numId w:val="6"/>
              </w:numPr>
              <w:rPr>
                <w:b w:val="0"/>
                <w:bCs w:val="0"/>
              </w:rPr>
            </w:pPr>
            <w:r w:rsidRPr="00531E8A">
              <w:rPr>
                <w:b w:val="0"/>
                <w:bCs w:val="0"/>
              </w:rPr>
              <w:t>Client Management</w:t>
            </w:r>
          </w:p>
          <w:p w14:paraId="3BB11E82" w14:textId="77777777" w:rsidR="00F2132D" w:rsidRPr="00531E8A" w:rsidRDefault="00F2132D" w:rsidP="00015C9A">
            <w:pPr>
              <w:pStyle w:val="ListParagraph"/>
              <w:numPr>
                <w:ilvl w:val="0"/>
                <w:numId w:val="6"/>
              </w:numPr>
              <w:rPr>
                <w:b w:val="0"/>
                <w:bCs w:val="0"/>
              </w:rPr>
            </w:pPr>
            <w:r w:rsidRPr="00531E8A">
              <w:rPr>
                <w:b w:val="0"/>
                <w:bCs w:val="0"/>
              </w:rPr>
              <w:t>Project Management tools</w:t>
            </w:r>
          </w:p>
          <w:p w14:paraId="14EC287C" w14:textId="77777777" w:rsidR="00F2132D" w:rsidRPr="00531E8A" w:rsidRDefault="00F2132D" w:rsidP="00015C9A">
            <w:pPr>
              <w:pStyle w:val="ListParagraph"/>
              <w:numPr>
                <w:ilvl w:val="1"/>
                <w:numId w:val="6"/>
              </w:numPr>
              <w:rPr>
                <w:b w:val="0"/>
                <w:bCs w:val="0"/>
              </w:rPr>
            </w:pPr>
            <w:r w:rsidRPr="00531E8A">
              <w:rPr>
                <w:b w:val="0"/>
                <w:bCs w:val="0"/>
              </w:rPr>
              <w:t>Github</w:t>
            </w:r>
          </w:p>
          <w:p w14:paraId="42D9ECEC" w14:textId="77777777" w:rsidR="00F2132D" w:rsidRPr="00531E8A" w:rsidRDefault="00F2132D" w:rsidP="00015C9A">
            <w:pPr>
              <w:pStyle w:val="ListParagraph"/>
              <w:numPr>
                <w:ilvl w:val="1"/>
                <w:numId w:val="6"/>
              </w:numPr>
              <w:rPr>
                <w:b w:val="0"/>
                <w:bCs w:val="0"/>
              </w:rPr>
            </w:pPr>
            <w:r w:rsidRPr="00531E8A">
              <w:rPr>
                <w:b w:val="0"/>
                <w:bCs w:val="0"/>
              </w:rPr>
              <w:t>Teams</w:t>
            </w:r>
          </w:p>
          <w:p w14:paraId="3D62E556" w14:textId="77777777" w:rsidR="00F2132D" w:rsidRPr="00531E8A" w:rsidRDefault="00F2132D" w:rsidP="00015C9A">
            <w:pPr>
              <w:pStyle w:val="ListParagraph"/>
              <w:numPr>
                <w:ilvl w:val="1"/>
                <w:numId w:val="6"/>
              </w:numPr>
              <w:rPr>
                <w:b w:val="0"/>
                <w:bCs w:val="0"/>
              </w:rPr>
            </w:pPr>
            <w:r w:rsidRPr="00531E8A">
              <w:rPr>
                <w:b w:val="0"/>
                <w:bCs w:val="0"/>
              </w:rPr>
              <w:t>Trello</w:t>
            </w:r>
          </w:p>
          <w:p w14:paraId="1604F8A6" w14:textId="77777777" w:rsidR="00F2132D" w:rsidRPr="00531E8A" w:rsidRDefault="00F2132D" w:rsidP="00015C9A">
            <w:pPr>
              <w:pStyle w:val="ListParagraph"/>
              <w:numPr>
                <w:ilvl w:val="0"/>
                <w:numId w:val="6"/>
              </w:numPr>
              <w:rPr>
                <w:b w:val="0"/>
                <w:bCs w:val="0"/>
              </w:rPr>
            </w:pPr>
            <w:r w:rsidRPr="00531E8A">
              <w:rPr>
                <w:b w:val="0"/>
                <w:bCs w:val="0"/>
              </w:rPr>
              <w:t>QA Expertise</w:t>
            </w:r>
          </w:p>
          <w:p w14:paraId="57C3BB11" w14:textId="77777777" w:rsidR="00F2132D" w:rsidRPr="00531E8A" w:rsidRDefault="00F2132D" w:rsidP="00015C9A">
            <w:pPr>
              <w:pStyle w:val="ListParagraph"/>
              <w:numPr>
                <w:ilvl w:val="1"/>
                <w:numId w:val="6"/>
              </w:numPr>
              <w:rPr>
                <w:b w:val="0"/>
                <w:bCs w:val="0"/>
              </w:rPr>
            </w:pPr>
            <w:r w:rsidRPr="00531E8A">
              <w:rPr>
                <w:b w:val="0"/>
                <w:bCs w:val="0"/>
              </w:rPr>
              <w:t>QA Tools</w:t>
            </w:r>
          </w:p>
          <w:p w14:paraId="0AEC4EF3" w14:textId="77777777" w:rsidR="00F2132D" w:rsidRPr="00531E8A" w:rsidRDefault="00F2132D" w:rsidP="00015C9A">
            <w:pPr>
              <w:pStyle w:val="ListParagraph"/>
              <w:numPr>
                <w:ilvl w:val="1"/>
                <w:numId w:val="6"/>
              </w:numPr>
              <w:rPr>
                <w:b w:val="0"/>
                <w:bCs w:val="0"/>
              </w:rPr>
            </w:pPr>
            <w:r w:rsidRPr="00531E8A">
              <w:rPr>
                <w:b w:val="0"/>
                <w:bCs w:val="0"/>
              </w:rPr>
              <w:t>Unit Testing</w:t>
            </w:r>
          </w:p>
          <w:p w14:paraId="269D769A" w14:textId="77777777" w:rsidR="00F2132D" w:rsidRPr="00531E8A" w:rsidRDefault="00F2132D" w:rsidP="00015C9A">
            <w:pPr>
              <w:pStyle w:val="ListParagraph"/>
              <w:numPr>
                <w:ilvl w:val="0"/>
                <w:numId w:val="6"/>
              </w:numPr>
              <w:rPr>
                <w:b w:val="0"/>
                <w:bCs w:val="0"/>
              </w:rPr>
            </w:pPr>
            <w:r w:rsidRPr="00531E8A">
              <w:rPr>
                <w:b w:val="0"/>
                <w:bCs w:val="0"/>
              </w:rPr>
              <w:t>Web Technology</w:t>
            </w:r>
          </w:p>
          <w:p w14:paraId="01DBBFE0" w14:textId="77777777" w:rsidR="00F2132D" w:rsidRPr="00531E8A" w:rsidRDefault="00F2132D" w:rsidP="00015C9A">
            <w:pPr>
              <w:pStyle w:val="ListParagraph"/>
              <w:numPr>
                <w:ilvl w:val="1"/>
                <w:numId w:val="6"/>
              </w:numPr>
              <w:rPr>
                <w:b w:val="0"/>
                <w:bCs w:val="0"/>
              </w:rPr>
            </w:pPr>
            <w:r w:rsidRPr="00531E8A">
              <w:rPr>
                <w:b w:val="0"/>
                <w:bCs w:val="0"/>
              </w:rPr>
              <w:t>Javascript</w:t>
            </w:r>
          </w:p>
          <w:p w14:paraId="665CA441" w14:textId="77777777" w:rsidR="00F2132D" w:rsidRPr="00531E8A" w:rsidRDefault="00F2132D" w:rsidP="00015C9A">
            <w:pPr>
              <w:pStyle w:val="ListParagraph"/>
              <w:numPr>
                <w:ilvl w:val="1"/>
                <w:numId w:val="6"/>
              </w:numPr>
              <w:rPr>
                <w:b w:val="0"/>
                <w:bCs w:val="0"/>
              </w:rPr>
            </w:pPr>
            <w:r w:rsidRPr="00531E8A">
              <w:rPr>
                <w:b w:val="0"/>
                <w:bCs w:val="0"/>
              </w:rPr>
              <w:t>Node.Js</w:t>
            </w:r>
          </w:p>
          <w:p w14:paraId="0B162E15" w14:textId="77777777" w:rsidR="00F2132D" w:rsidRPr="00531E8A" w:rsidRDefault="00F2132D" w:rsidP="00015C9A">
            <w:pPr>
              <w:pStyle w:val="ListParagraph"/>
              <w:numPr>
                <w:ilvl w:val="1"/>
                <w:numId w:val="6"/>
              </w:numPr>
              <w:rPr>
                <w:b w:val="0"/>
                <w:bCs w:val="0"/>
              </w:rPr>
            </w:pPr>
            <w:r w:rsidRPr="00531E8A">
              <w:rPr>
                <w:b w:val="0"/>
                <w:bCs w:val="0"/>
              </w:rPr>
              <w:t>PHP</w:t>
            </w:r>
          </w:p>
          <w:p w14:paraId="6CF28549" w14:textId="77777777" w:rsidR="00F2132D" w:rsidRPr="00531E8A" w:rsidRDefault="00F2132D" w:rsidP="00015C9A">
            <w:pPr>
              <w:pStyle w:val="ListParagraph"/>
              <w:numPr>
                <w:ilvl w:val="1"/>
                <w:numId w:val="6"/>
              </w:numPr>
              <w:rPr>
                <w:b w:val="0"/>
                <w:bCs w:val="0"/>
              </w:rPr>
            </w:pPr>
            <w:r w:rsidRPr="00531E8A">
              <w:rPr>
                <w:b w:val="0"/>
                <w:bCs w:val="0"/>
              </w:rPr>
              <w:t xml:space="preserve">React </w:t>
            </w:r>
          </w:p>
          <w:p w14:paraId="2EF0416C" w14:textId="77777777" w:rsidR="00F2132D" w:rsidRPr="00531E8A" w:rsidRDefault="00F2132D" w:rsidP="00015C9A">
            <w:pPr>
              <w:pStyle w:val="ListParagraph"/>
              <w:numPr>
                <w:ilvl w:val="1"/>
                <w:numId w:val="6"/>
              </w:numPr>
              <w:rPr>
                <w:b w:val="0"/>
                <w:bCs w:val="0"/>
              </w:rPr>
            </w:pPr>
            <w:r w:rsidRPr="00531E8A">
              <w:rPr>
                <w:b w:val="0"/>
                <w:bCs w:val="0"/>
              </w:rPr>
              <w:t>Visual Studio</w:t>
            </w:r>
          </w:p>
          <w:p w14:paraId="520AA878" w14:textId="77777777" w:rsidR="00F2132D" w:rsidRPr="00531E8A" w:rsidRDefault="00F2132D" w:rsidP="00015C9A">
            <w:pPr>
              <w:pStyle w:val="ListParagraph"/>
              <w:numPr>
                <w:ilvl w:val="1"/>
                <w:numId w:val="6"/>
              </w:numPr>
              <w:rPr>
                <w:b w:val="0"/>
                <w:bCs w:val="0"/>
              </w:rPr>
            </w:pPr>
            <w:r w:rsidRPr="00531E8A">
              <w:rPr>
                <w:b w:val="0"/>
                <w:bCs w:val="0"/>
              </w:rPr>
              <w:t>VS Code</w:t>
            </w:r>
          </w:p>
          <w:p w14:paraId="3D3A8309" w14:textId="5E62E37D" w:rsidR="00F2132D" w:rsidRDefault="00F2132D" w:rsidP="00015C9A">
            <w:pPr>
              <w:pStyle w:val="ListParagraph"/>
              <w:numPr>
                <w:ilvl w:val="1"/>
                <w:numId w:val="6"/>
              </w:numPr>
            </w:pPr>
            <w:r w:rsidRPr="00531E8A">
              <w:rPr>
                <w:b w:val="0"/>
                <w:bCs w:val="0"/>
              </w:rPr>
              <w:t>Web APIs</w:t>
            </w:r>
          </w:p>
        </w:tc>
        <w:tc>
          <w:tcPr>
            <w:tcW w:w="4508" w:type="dxa"/>
          </w:tcPr>
          <w:p w14:paraId="23BA18F4" w14:textId="77777777" w:rsidR="00F2132D" w:rsidRDefault="00F2132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JavaScript/React</w:t>
            </w:r>
          </w:p>
          <w:p w14:paraId="355C0DF3" w14:textId="77777777" w:rsidR="00F2132D" w:rsidRDefault="00F2132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PLC</w:t>
            </w:r>
          </w:p>
          <w:p w14:paraId="278FFDCB" w14:textId="77777777" w:rsidR="00F2132D" w:rsidRDefault="00F2132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Factory I/O</w:t>
            </w:r>
          </w:p>
          <w:p w14:paraId="5A081868" w14:textId="77777777" w:rsidR="00F2132D" w:rsidRDefault="00F2132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Web API (Factory I/O)</w:t>
            </w:r>
          </w:p>
          <w:p w14:paraId="039D2873" w14:textId="77777777" w:rsidR="00F2132D" w:rsidRDefault="00F2132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NodeRed/SCADA</w:t>
            </w:r>
          </w:p>
          <w:p w14:paraId="08C1B1FC" w14:textId="413F543E" w:rsidR="00F2132D" w:rsidRDefault="00F2132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Databases</w:t>
            </w:r>
          </w:p>
        </w:tc>
      </w:tr>
    </w:tbl>
    <w:p w14:paraId="3581264F" w14:textId="1456B115" w:rsidR="00C157E6" w:rsidRPr="00DE2C2C" w:rsidRDefault="00D75830" w:rsidP="001350BB">
      <w:r>
        <w:t xml:space="preserve">The upskilling </w:t>
      </w:r>
      <w:r w:rsidR="0090416E">
        <w:t>phase</w:t>
      </w:r>
      <w:r w:rsidR="00930E6E">
        <w:t xml:space="preserve"> for missing skills</w:t>
      </w:r>
      <w:r w:rsidR="0090416E">
        <w:t xml:space="preserve"> will commence immediately after the complet</w:t>
      </w:r>
      <w:r w:rsidR="00B036AF">
        <w:t>ion of the proposal (31</w:t>
      </w:r>
      <w:r w:rsidR="00B036AF" w:rsidRPr="00B036AF">
        <w:rPr>
          <w:vertAlign w:val="superscript"/>
        </w:rPr>
        <w:t>st</w:t>
      </w:r>
      <w:r w:rsidR="00B036AF">
        <w:t xml:space="preserve"> of March)</w:t>
      </w:r>
      <w:r w:rsidR="006674F6">
        <w:t xml:space="preserve"> and will be no longer than 2 weeks</w:t>
      </w:r>
      <w:r w:rsidR="00015C9A">
        <w:t xml:space="preserve"> (see appendix for upskilling schedule)</w:t>
      </w:r>
      <w:r w:rsidR="006674F6">
        <w:t>.</w:t>
      </w:r>
      <w:r w:rsidR="007800BA">
        <w:t xml:space="preserve"> During this time, everyone in the team</w:t>
      </w:r>
      <w:r w:rsidR="003F61C6">
        <w:t xml:space="preserve"> will be researching and</w:t>
      </w:r>
      <w:r w:rsidR="006674F6">
        <w:t xml:space="preserve"> </w:t>
      </w:r>
      <w:r w:rsidR="00C670F4">
        <w:t xml:space="preserve">familiarizing themselves with the </w:t>
      </w:r>
      <w:r w:rsidR="00822971">
        <w:t xml:space="preserve">relevant skills and tools. </w:t>
      </w:r>
      <w:r w:rsidR="00AA3067">
        <w:t xml:space="preserve">(See more details in Appendix- Training Plan). </w:t>
      </w:r>
      <w:r w:rsidR="00F36695">
        <w:t xml:space="preserve">Once the upskilling phase is finished, team members are expected to </w:t>
      </w:r>
      <w:r w:rsidR="0036252A">
        <w:t xml:space="preserve">have gained the relevant skills and abilities </w:t>
      </w:r>
      <w:r w:rsidR="006A2D86">
        <w:t>which can be applied to</w:t>
      </w:r>
      <w:r w:rsidR="007800BA">
        <w:t xml:space="preserve"> efficiently develop high-quality outcomes for the project.</w:t>
      </w:r>
      <w:r w:rsidR="00C157E6" w:rsidRPr="00DE2C2C">
        <w:br w:type="page"/>
      </w:r>
    </w:p>
    <w:p w14:paraId="3559D672" w14:textId="43F3BE11" w:rsidR="00877DE7" w:rsidRDefault="00877DE7" w:rsidP="00877DE7">
      <w:pPr>
        <w:pStyle w:val="Heading1"/>
      </w:pPr>
      <w:commentRangeStart w:id="33"/>
      <w:r>
        <w:lastRenderedPageBreak/>
        <w:t>Section</w:t>
      </w:r>
      <w:commentRangeEnd w:id="33"/>
      <w:r w:rsidR="001F15CB">
        <w:rPr>
          <w:rStyle w:val="CommentReference"/>
          <w:rFonts w:asciiTheme="minorHAnsi" w:eastAsiaTheme="minorEastAsia" w:hAnsiTheme="minorHAnsi" w:cstheme="minorBidi"/>
          <w:color w:val="auto"/>
        </w:rPr>
        <w:commentReference w:id="33"/>
      </w:r>
      <w:r>
        <w:t xml:space="preserve"> 5: Team Roles</w:t>
      </w:r>
      <w:r w:rsidR="00B14031">
        <w:t xml:space="preserve"> and Responsibilities</w:t>
      </w:r>
    </w:p>
    <w:p w14:paraId="505C1576" w14:textId="6A771695" w:rsidR="00874346" w:rsidRDefault="6D35884E" w:rsidP="00D02FEA">
      <w:r w:rsidRPr="14585426">
        <w:rPr>
          <w:b/>
          <w:bCs/>
        </w:rPr>
        <w:t xml:space="preserve">Service </w:t>
      </w:r>
      <w:r w:rsidR="50951449" w:rsidRPr="14585426">
        <w:rPr>
          <w:b/>
          <w:bCs/>
        </w:rPr>
        <w:t xml:space="preserve">Request </w:t>
      </w:r>
      <w:r w:rsidRPr="14585426">
        <w:rPr>
          <w:b/>
          <w:bCs/>
        </w:rPr>
        <w:t>Manager</w:t>
      </w:r>
      <w:r w:rsidR="652A0C8A" w:rsidRPr="14585426">
        <w:rPr>
          <w:b/>
          <w:bCs/>
        </w:rPr>
        <w:t>/ Developer</w:t>
      </w:r>
      <w:r w:rsidR="00874346" w:rsidRPr="14585426">
        <w:rPr>
          <w:b/>
          <w:bCs/>
        </w:rPr>
        <w:t xml:space="preserve">: </w:t>
      </w:r>
      <w:r w:rsidR="00874346">
        <w:t>Josh Ladowsky</w:t>
      </w:r>
    </w:p>
    <w:p w14:paraId="3AC08CF5" w14:textId="77777777" w:rsidR="00F22D03" w:rsidRPr="00D02FEA" w:rsidRDefault="00F22D03" w:rsidP="00DA4F80">
      <w:pPr>
        <w:pStyle w:val="ListParagraph"/>
        <w:numPr>
          <w:ilvl w:val="0"/>
          <w:numId w:val="3"/>
        </w:numPr>
      </w:pPr>
      <w:r w:rsidRPr="00F22D03">
        <w:rPr>
          <w:lang w:val="en-US"/>
        </w:rPr>
        <w:t>Managing the team</w:t>
      </w:r>
      <w:r w:rsidRPr="00D02FEA">
        <w:t> </w:t>
      </w:r>
    </w:p>
    <w:p w14:paraId="25D037E8" w14:textId="77777777" w:rsidR="00421C99" w:rsidRPr="00421C99" w:rsidRDefault="00F22D03" w:rsidP="00DA4F80">
      <w:pPr>
        <w:pStyle w:val="ListParagraph"/>
        <w:numPr>
          <w:ilvl w:val="0"/>
          <w:numId w:val="3"/>
        </w:numPr>
      </w:pPr>
      <w:r w:rsidRPr="00F22D03">
        <w:rPr>
          <w:lang w:val="en-US"/>
        </w:rPr>
        <w:t>Organizing team meeting</w:t>
      </w:r>
      <w:r>
        <w:rPr>
          <w:lang w:val="en-US"/>
        </w:rPr>
        <w:t>s</w:t>
      </w:r>
    </w:p>
    <w:p w14:paraId="0FE6F231" w14:textId="77777777" w:rsidR="00421C99" w:rsidRPr="00421C99" w:rsidRDefault="00421C99" w:rsidP="00DA4F80">
      <w:pPr>
        <w:pStyle w:val="ListParagraph"/>
        <w:numPr>
          <w:ilvl w:val="0"/>
          <w:numId w:val="3"/>
        </w:numPr>
      </w:pPr>
      <w:r>
        <w:rPr>
          <w:lang w:val="en-US"/>
        </w:rPr>
        <w:t>Managing team schedules</w:t>
      </w:r>
    </w:p>
    <w:p w14:paraId="1DD49506" w14:textId="00D077FB" w:rsidR="00751805" w:rsidRDefault="00421C99" w:rsidP="00DA4F80">
      <w:pPr>
        <w:pStyle w:val="ListParagraph"/>
        <w:numPr>
          <w:ilvl w:val="0"/>
          <w:numId w:val="3"/>
        </w:numPr>
      </w:pPr>
      <w:r>
        <w:t>Delegating tasks between team members</w:t>
      </w:r>
      <w:r w:rsidR="00F22D03" w:rsidRPr="00D02FEA">
        <w:t> </w:t>
      </w:r>
    </w:p>
    <w:p w14:paraId="495CBDFD" w14:textId="4F7C9116" w:rsidR="00837844" w:rsidRDefault="00837844" w:rsidP="00DA4F80">
      <w:pPr>
        <w:pStyle w:val="ListParagraph"/>
        <w:numPr>
          <w:ilvl w:val="0"/>
          <w:numId w:val="3"/>
        </w:numPr>
      </w:pPr>
      <w:r>
        <w:t>Communicating with mentor</w:t>
      </w:r>
    </w:p>
    <w:p w14:paraId="6171D521" w14:textId="774B78F0" w:rsidR="00B14031" w:rsidRDefault="00B14031" w:rsidP="00DA4F80">
      <w:pPr>
        <w:pStyle w:val="ListParagraph"/>
        <w:numPr>
          <w:ilvl w:val="0"/>
          <w:numId w:val="3"/>
        </w:numPr>
      </w:pPr>
      <w:r>
        <w:t>Resolving conflicts</w:t>
      </w:r>
    </w:p>
    <w:p w14:paraId="33599BB4" w14:textId="223CC8C7" w:rsidR="159824F2" w:rsidRDefault="159824F2" w:rsidP="14585426">
      <w:pPr>
        <w:pStyle w:val="ListParagraph"/>
        <w:numPr>
          <w:ilvl w:val="0"/>
          <w:numId w:val="3"/>
        </w:numPr>
      </w:pPr>
      <w:r>
        <w:t>Delivering project requirements</w:t>
      </w:r>
    </w:p>
    <w:p w14:paraId="158F9B78" w14:textId="24A03673" w:rsidR="159824F2" w:rsidRDefault="159824F2" w:rsidP="14585426">
      <w:pPr>
        <w:pStyle w:val="ListParagraph"/>
        <w:numPr>
          <w:ilvl w:val="0"/>
          <w:numId w:val="3"/>
        </w:numPr>
      </w:pPr>
      <w:r>
        <w:t>Completing delegated tasks</w:t>
      </w:r>
    </w:p>
    <w:p w14:paraId="2794A52B" w14:textId="3A2A3551" w:rsidR="159824F2" w:rsidRDefault="159824F2" w:rsidP="14585426">
      <w:pPr>
        <w:pStyle w:val="ListParagraph"/>
        <w:numPr>
          <w:ilvl w:val="0"/>
          <w:numId w:val="3"/>
        </w:numPr>
      </w:pPr>
      <w:r>
        <w:t>Attending and actively contributing to meetings</w:t>
      </w:r>
    </w:p>
    <w:p w14:paraId="12813243" w14:textId="7FC123D0" w:rsidR="159824F2" w:rsidRDefault="159824F2" w:rsidP="14585426">
      <w:pPr>
        <w:pStyle w:val="ListParagraph"/>
        <w:numPr>
          <w:ilvl w:val="0"/>
          <w:numId w:val="3"/>
        </w:numPr>
      </w:pPr>
      <w:r>
        <w:t>Communicating any issues/problems</w:t>
      </w:r>
    </w:p>
    <w:p w14:paraId="4AF3F4C6" w14:textId="2E146356" w:rsidR="159824F2" w:rsidRDefault="159824F2" w:rsidP="14585426">
      <w:pPr>
        <w:pStyle w:val="ListParagraph"/>
        <w:numPr>
          <w:ilvl w:val="0"/>
          <w:numId w:val="3"/>
        </w:numPr>
      </w:pPr>
      <w:r>
        <w:t>Documenting project processes</w:t>
      </w:r>
    </w:p>
    <w:p w14:paraId="76AE8299" w14:textId="238FD461" w:rsidR="00190828" w:rsidRDefault="22C87799" w:rsidP="00190828">
      <w:r w:rsidRPr="14585426">
        <w:rPr>
          <w:b/>
          <w:bCs/>
        </w:rPr>
        <w:t>Service Delivery Manager</w:t>
      </w:r>
      <w:r w:rsidR="2D88D08C" w:rsidRPr="14585426">
        <w:rPr>
          <w:b/>
          <w:bCs/>
        </w:rPr>
        <w:t>/ Developer</w:t>
      </w:r>
      <w:r w:rsidR="00190828" w:rsidRPr="14585426">
        <w:rPr>
          <w:b/>
          <w:bCs/>
        </w:rPr>
        <w:t>:</w:t>
      </w:r>
      <w:r w:rsidR="00190828">
        <w:t xml:space="preserve"> </w:t>
      </w:r>
      <w:r w:rsidR="00011ED2">
        <w:t>Myles Hosken</w:t>
      </w:r>
    </w:p>
    <w:p w14:paraId="78892CA9" w14:textId="4378C0C7" w:rsidR="0022729E" w:rsidRDefault="00751805" w:rsidP="00DA4F80">
      <w:pPr>
        <w:pStyle w:val="ListParagraph"/>
        <w:numPr>
          <w:ilvl w:val="0"/>
          <w:numId w:val="4"/>
        </w:numPr>
      </w:pPr>
      <w:r>
        <w:t>Representative of the team</w:t>
      </w:r>
      <w:r w:rsidR="001D5E5B">
        <w:t xml:space="preserve"> when communicating with client</w:t>
      </w:r>
      <w:r w:rsidR="00F45C62">
        <w:t xml:space="preserve"> (e.g., email)</w:t>
      </w:r>
    </w:p>
    <w:p w14:paraId="239D22A0" w14:textId="75400C9F" w:rsidR="000B670D" w:rsidRDefault="000B670D" w:rsidP="00DA4F80">
      <w:pPr>
        <w:pStyle w:val="ListParagraph"/>
        <w:numPr>
          <w:ilvl w:val="0"/>
          <w:numId w:val="4"/>
        </w:numPr>
      </w:pPr>
      <w:r>
        <w:t>Organizing client meetings</w:t>
      </w:r>
    </w:p>
    <w:p w14:paraId="1580F43D" w14:textId="360971B5" w:rsidR="001D5E5B" w:rsidRDefault="001D5E5B" w:rsidP="00DA4F80">
      <w:pPr>
        <w:pStyle w:val="ListParagraph"/>
        <w:numPr>
          <w:ilvl w:val="0"/>
          <w:numId w:val="4"/>
        </w:numPr>
      </w:pPr>
      <w:r>
        <w:t xml:space="preserve">Delivering team opinions </w:t>
      </w:r>
      <w:r w:rsidR="00F45C62">
        <w:t>to client during meetings</w:t>
      </w:r>
      <w:r w:rsidR="0052674E">
        <w:t xml:space="preserve"> or via online communication</w:t>
      </w:r>
    </w:p>
    <w:p w14:paraId="74F51C80" w14:textId="1626CD66" w:rsidR="000B670D" w:rsidRDefault="000B670D" w:rsidP="00DA4F80">
      <w:pPr>
        <w:pStyle w:val="ListParagraph"/>
        <w:numPr>
          <w:ilvl w:val="0"/>
          <w:numId w:val="4"/>
        </w:numPr>
      </w:pPr>
      <w:r>
        <w:t>Answering client</w:t>
      </w:r>
      <w:r w:rsidR="008671F6">
        <w:t>’s</w:t>
      </w:r>
      <w:r>
        <w:t xml:space="preserve"> questions</w:t>
      </w:r>
    </w:p>
    <w:p w14:paraId="6C9A9E5D" w14:textId="03F52FC5" w:rsidR="6D4F6641" w:rsidRDefault="6D4F6641" w:rsidP="14585426">
      <w:pPr>
        <w:pStyle w:val="ListParagraph"/>
        <w:numPr>
          <w:ilvl w:val="0"/>
          <w:numId w:val="4"/>
        </w:numPr>
      </w:pPr>
      <w:r>
        <w:t>Delivering project requirements</w:t>
      </w:r>
    </w:p>
    <w:p w14:paraId="41B0B4F2" w14:textId="24A03673" w:rsidR="6D4F6641" w:rsidRDefault="6D4F6641" w:rsidP="14585426">
      <w:pPr>
        <w:pStyle w:val="ListParagraph"/>
        <w:numPr>
          <w:ilvl w:val="0"/>
          <w:numId w:val="4"/>
        </w:numPr>
      </w:pPr>
      <w:r>
        <w:t>Completing delegated tasks</w:t>
      </w:r>
    </w:p>
    <w:p w14:paraId="1F196BC0" w14:textId="3A2A3551" w:rsidR="6D4F6641" w:rsidRDefault="6D4F6641" w:rsidP="14585426">
      <w:pPr>
        <w:pStyle w:val="ListParagraph"/>
        <w:numPr>
          <w:ilvl w:val="0"/>
          <w:numId w:val="4"/>
        </w:numPr>
      </w:pPr>
      <w:r>
        <w:t>Attending and actively contributing to meetings</w:t>
      </w:r>
    </w:p>
    <w:p w14:paraId="363AA570" w14:textId="7FC123D0" w:rsidR="6D4F6641" w:rsidRDefault="6D4F6641" w:rsidP="14585426">
      <w:pPr>
        <w:pStyle w:val="ListParagraph"/>
        <w:numPr>
          <w:ilvl w:val="0"/>
          <w:numId w:val="4"/>
        </w:numPr>
      </w:pPr>
      <w:r>
        <w:t>Communicating any issues/problems</w:t>
      </w:r>
    </w:p>
    <w:p w14:paraId="23FF3192" w14:textId="359FCA2A" w:rsidR="6D4F6641" w:rsidRDefault="6D4F6641" w:rsidP="14585426">
      <w:pPr>
        <w:pStyle w:val="ListParagraph"/>
        <w:numPr>
          <w:ilvl w:val="0"/>
          <w:numId w:val="4"/>
        </w:numPr>
      </w:pPr>
      <w:r>
        <w:t>Documenting project processes</w:t>
      </w:r>
    </w:p>
    <w:p w14:paraId="2364491F" w14:textId="23B8AE30" w:rsidR="008671F6" w:rsidRDefault="240AA7D3" w:rsidP="008671F6">
      <w:r w:rsidRPr="14585426">
        <w:rPr>
          <w:b/>
          <w:bCs/>
        </w:rPr>
        <w:t>Developer</w:t>
      </w:r>
      <w:r w:rsidR="007500AC" w:rsidRPr="14585426">
        <w:rPr>
          <w:b/>
          <w:bCs/>
        </w:rPr>
        <w:t>:</w:t>
      </w:r>
      <w:r w:rsidR="007500AC">
        <w:t xml:space="preserve"> Harshil Patel</w:t>
      </w:r>
    </w:p>
    <w:p w14:paraId="2D5C5720" w14:textId="5242B19A" w:rsidR="007500AC" w:rsidRDefault="00812AD7" w:rsidP="00DA4F80">
      <w:pPr>
        <w:pStyle w:val="ListParagraph"/>
        <w:numPr>
          <w:ilvl w:val="0"/>
          <w:numId w:val="5"/>
        </w:numPr>
      </w:pPr>
      <w:r>
        <w:t>Delivering project requirements</w:t>
      </w:r>
    </w:p>
    <w:p w14:paraId="2A20653E" w14:textId="24A03673" w:rsidR="00812AD7" w:rsidRDefault="00812AD7" w:rsidP="00DA4F80">
      <w:pPr>
        <w:pStyle w:val="ListParagraph"/>
        <w:numPr>
          <w:ilvl w:val="0"/>
          <w:numId w:val="5"/>
        </w:numPr>
      </w:pPr>
      <w:r>
        <w:t>Completing delegated tasks</w:t>
      </w:r>
    </w:p>
    <w:p w14:paraId="794A506A" w14:textId="3A2A3551" w:rsidR="00E314A9" w:rsidRDefault="008B72EF" w:rsidP="00DA4F80">
      <w:pPr>
        <w:pStyle w:val="ListParagraph"/>
        <w:numPr>
          <w:ilvl w:val="0"/>
          <w:numId w:val="5"/>
        </w:numPr>
      </w:pPr>
      <w:r>
        <w:t xml:space="preserve">Attending and actively contributing </w:t>
      </w:r>
      <w:r w:rsidR="00E51E62">
        <w:t>to</w:t>
      </w:r>
      <w:r>
        <w:t xml:space="preserve"> meetings</w:t>
      </w:r>
    </w:p>
    <w:p w14:paraId="47F185F4" w14:textId="7FC123D0" w:rsidR="00011ED2" w:rsidRDefault="00B14031" w:rsidP="00DA4F80">
      <w:pPr>
        <w:pStyle w:val="ListParagraph"/>
        <w:numPr>
          <w:ilvl w:val="0"/>
          <w:numId w:val="5"/>
        </w:numPr>
      </w:pPr>
      <w:r>
        <w:t>Communicating any issues/problems</w:t>
      </w:r>
    </w:p>
    <w:p w14:paraId="0B906401" w14:textId="15319948" w:rsidR="003906E4" w:rsidRDefault="003906E4" w:rsidP="00DA4F80">
      <w:pPr>
        <w:pStyle w:val="ListParagraph"/>
        <w:numPr>
          <w:ilvl w:val="0"/>
          <w:numId w:val="5"/>
        </w:numPr>
      </w:pPr>
      <w:r>
        <w:t xml:space="preserve">Documenting </w:t>
      </w:r>
      <w:r w:rsidR="00EA1B2F">
        <w:t>project processe</w:t>
      </w:r>
      <w:r w:rsidR="00540061">
        <w:t>s</w:t>
      </w:r>
    </w:p>
    <w:p w14:paraId="1B758736" w14:textId="4A543955" w:rsidR="00E51E62" w:rsidRDefault="1D14DECB" w:rsidP="00E51E62">
      <w:r w:rsidRPr="14585426">
        <w:rPr>
          <w:b/>
          <w:bCs/>
        </w:rPr>
        <w:t>Developer</w:t>
      </w:r>
      <w:r w:rsidR="00E51E62" w:rsidRPr="14585426">
        <w:rPr>
          <w:b/>
          <w:bCs/>
        </w:rPr>
        <w:t>:</w:t>
      </w:r>
      <w:r w:rsidR="00E51E62">
        <w:t xml:space="preserve"> Jane Jung</w:t>
      </w:r>
    </w:p>
    <w:p w14:paraId="06D0E89B" w14:textId="77777777" w:rsidR="00E51E62" w:rsidRDefault="00E51E62" w:rsidP="00DA4F80">
      <w:pPr>
        <w:pStyle w:val="ListParagraph"/>
        <w:numPr>
          <w:ilvl w:val="0"/>
          <w:numId w:val="5"/>
        </w:numPr>
      </w:pPr>
      <w:r>
        <w:t>Delivering project requirements</w:t>
      </w:r>
    </w:p>
    <w:p w14:paraId="17783F74" w14:textId="77777777" w:rsidR="00E51E62" w:rsidRDefault="00E51E62" w:rsidP="00DA4F80">
      <w:pPr>
        <w:pStyle w:val="ListParagraph"/>
        <w:numPr>
          <w:ilvl w:val="0"/>
          <w:numId w:val="5"/>
        </w:numPr>
      </w:pPr>
      <w:r>
        <w:t>Completing delegated tasks</w:t>
      </w:r>
    </w:p>
    <w:p w14:paraId="7B270101" w14:textId="443EAE09" w:rsidR="00E51E62" w:rsidRDefault="00E51E62" w:rsidP="00DA4F80">
      <w:pPr>
        <w:pStyle w:val="ListParagraph"/>
        <w:numPr>
          <w:ilvl w:val="0"/>
          <w:numId w:val="5"/>
        </w:numPr>
      </w:pPr>
      <w:r>
        <w:t>Attending and actively contributing to meetings</w:t>
      </w:r>
    </w:p>
    <w:p w14:paraId="225E8897" w14:textId="77777777" w:rsidR="00E51E62" w:rsidRDefault="00E51E62" w:rsidP="00DA4F80">
      <w:pPr>
        <w:pStyle w:val="ListParagraph"/>
        <w:numPr>
          <w:ilvl w:val="0"/>
          <w:numId w:val="5"/>
        </w:numPr>
      </w:pPr>
      <w:r>
        <w:t>Communicating any issues/problems</w:t>
      </w:r>
    </w:p>
    <w:p w14:paraId="1FAABAD6" w14:textId="77777777" w:rsidR="00E51E62" w:rsidRDefault="00E51E62" w:rsidP="00DA4F80">
      <w:pPr>
        <w:pStyle w:val="ListParagraph"/>
        <w:numPr>
          <w:ilvl w:val="0"/>
          <w:numId w:val="5"/>
        </w:numPr>
      </w:pPr>
      <w:r>
        <w:t>Documenting project processes</w:t>
      </w:r>
    </w:p>
    <w:p w14:paraId="356F5512" w14:textId="0C3AA106" w:rsidR="00E51E62" w:rsidRDefault="1078C581" w:rsidP="00E51E62">
      <w:r w:rsidRPr="14585426">
        <w:rPr>
          <w:b/>
          <w:bCs/>
        </w:rPr>
        <w:t>Developer</w:t>
      </w:r>
      <w:r w:rsidR="00E51E62" w:rsidRPr="14585426">
        <w:rPr>
          <w:b/>
          <w:bCs/>
        </w:rPr>
        <w:t>:</w:t>
      </w:r>
      <w:r w:rsidR="00E51E62">
        <w:t xml:space="preserve"> Yeran Edmonds</w:t>
      </w:r>
    </w:p>
    <w:p w14:paraId="0B1F70AE" w14:textId="77777777" w:rsidR="00E51E62" w:rsidRDefault="00E51E62" w:rsidP="00DA4F80">
      <w:pPr>
        <w:pStyle w:val="ListParagraph"/>
        <w:numPr>
          <w:ilvl w:val="0"/>
          <w:numId w:val="5"/>
        </w:numPr>
      </w:pPr>
      <w:r>
        <w:t>Delivering project requirements</w:t>
      </w:r>
    </w:p>
    <w:p w14:paraId="50326E38" w14:textId="77777777" w:rsidR="00E51E62" w:rsidRDefault="00E51E62" w:rsidP="00DA4F80">
      <w:pPr>
        <w:pStyle w:val="ListParagraph"/>
        <w:numPr>
          <w:ilvl w:val="0"/>
          <w:numId w:val="5"/>
        </w:numPr>
      </w:pPr>
      <w:r>
        <w:t>Completing delegated tasks</w:t>
      </w:r>
    </w:p>
    <w:p w14:paraId="39BB3E39" w14:textId="06A777C5" w:rsidR="00E51E62" w:rsidRDefault="00E51E62" w:rsidP="00DA4F80">
      <w:pPr>
        <w:pStyle w:val="ListParagraph"/>
        <w:numPr>
          <w:ilvl w:val="0"/>
          <w:numId w:val="5"/>
        </w:numPr>
      </w:pPr>
      <w:r>
        <w:t>Attending and actively contributing to meetings</w:t>
      </w:r>
    </w:p>
    <w:p w14:paraId="5F4EEF6A" w14:textId="77777777" w:rsidR="00E51E62" w:rsidRDefault="00E51E62" w:rsidP="00DA4F80">
      <w:pPr>
        <w:pStyle w:val="ListParagraph"/>
        <w:numPr>
          <w:ilvl w:val="0"/>
          <w:numId w:val="5"/>
        </w:numPr>
      </w:pPr>
      <w:r>
        <w:t>Communicating any issues/problems</w:t>
      </w:r>
    </w:p>
    <w:p w14:paraId="5DD0D29D" w14:textId="205FBB91" w:rsidR="00645B88" w:rsidRDefault="00E51E62" w:rsidP="00645B88">
      <w:pPr>
        <w:pStyle w:val="ListParagraph"/>
        <w:numPr>
          <w:ilvl w:val="0"/>
          <w:numId w:val="5"/>
        </w:numPr>
      </w:pPr>
      <w:r>
        <w:t>Documenting project processes</w:t>
      </w:r>
    </w:p>
    <w:p w14:paraId="17BCDC39" w14:textId="739F6A5D" w:rsidR="00C157E6" w:rsidRPr="00DE2C2C" w:rsidRDefault="000A5892" w:rsidP="00DE2C2C">
      <w:r>
        <w:lastRenderedPageBreak/>
        <w:t xml:space="preserve">Every individual in the team is responsible </w:t>
      </w:r>
      <w:r w:rsidR="00805664">
        <w:t xml:space="preserve">ensuring that they follow the rules of the team (see appendix- Team contract) to maintain a </w:t>
      </w:r>
      <w:r w:rsidR="00E51E62">
        <w:t>healthy working environment for the duration of this project.</w:t>
      </w:r>
    </w:p>
    <w:p w14:paraId="265D2DA7" w14:textId="423633FD" w:rsidR="00877DE7" w:rsidRDefault="00877DE7" w:rsidP="00877DE7">
      <w:pPr>
        <w:pStyle w:val="Heading1"/>
      </w:pPr>
      <w:commentRangeStart w:id="34"/>
      <w:r>
        <w:t xml:space="preserve">Section </w:t>
      </w:r>
      <w:r w:rsidR="00C157E6" w:rsidRPr="00DE2C2C">
        <w:t>6</w:t>
      </w:r>
      <w:r>
        <w:t>:</w:t>
      </w:r>
      <w:r w:rsidR="00C157E6" w:rsidRPr="00DE2C2C">
        <w:t xml:space="preserve"> Team Schedule for Part 1 </w:t>
      </w:r>
    </w:p>
    <w:p w14:paraId="70DEE4DB" w14:textId="39B2724E" w:rsidR="00842230" w:rsidRPr="00013973" w:rsidRDefault="00013973" w:rsidP="00842230">
      <w:pPr>
        <w:rPr>
          <w:b/>
          <w:bCs/>
        </w:rPr>
      </w:pPr>
      <w:r w:rsidRPr="00013973">
        <w:rPr>
          <w:b/>
          <w:bCs/>
        </w:rPr>
        <w:t>Semester 1 availability</w:t>
      </w:r>
    </w:p>
    <w:tbl>
      <w:tblPr>
        <w:tblW w:w="8920" w:type="dxa"/>
        <w:tblCellMar>
          <w:top w:w="15" w:type="dxa"/>
          <w:bottom w:w="15" w:type="dxa"/>
        </w:tblCellMar>
        <w:tblLook w:val="04A0" w:firstRow="1" w:lastRow="0" w:firstColumn="1" w:lastColumn="0" w:noHBand="0" w:noVBand="1"/>
      </w:tblPr>
      <w:tblGrid>
        <w:gridCol w:w="960"/>
        <w:gridCol w:w="960"/>
        <w:gridCol w:w="960"/>
        <w:gridCol w:w="960"/>
        <w:gridCol w:w="960"/>
        <w:gridCol w:w="960"/>
        <w:gridCol w:w="960"/>
        <w:gridCol w:w="2200"/>
      </w:tblGrid>
      <w:tr w:rsidR="00013973" w:rsidRPr="00013973" w14:paraId="519DAC41" w14:textId="77777777" w:rsidTr="00013973">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AC7BD95" w14:textId="77777777" w:rsidR="00013973" w:rsidRPr="00013973" w:rsidRDefault="00013973" w:rsidP="00013973">
            <w:pPr>
              <w:spacing w:after="0" w:line="240" w:lineRule="auto"/>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 </w:t>
            </w:r>
          </w:p>
        </w:tc>
        <w:tc>
          <w:tcPr>
            <w:tcW w:w="960" w:type="dxa"/>
            <w:tcBorders>
              <w:top w:val="single" w:sz="4" w:space="0" w:color="000000"/>
              <w:left w:val="single" w:sz="4" w:space="0" w:color="000000"/>
              <w:bottom w:val="nil"/>
              <w:right w:val="single" w:sz="4" w:space="0" w:color="000000"/>
            </w:tcBorders>
            <w:noWrap/>
            <w:vAlign w:val="bottom"/>
            <w:hideMark/>
          </w:tcPr>
          <w:p w14:paraId="4BC0C61C" w14:textId="77777777" w:rsidR="00013973" w:rsidRPr="00013973" w:rsidRDefault="00013973" w:rsidP="00013973">
            <w:pPr>
              <w:spacing w:after="0" w:line="240" w:lineRule="auto"/>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Mon</w:t>
            </w:r>
          </w:p>
        </w:tc>
        <w:tc>
          <w:tcPr>
            <w:tcW w:w="960" w:type="dxa"/>
            <w:tcBorders>
              <w:top w:val="single" w:sz="4" w:space="0" w:color="000000"/>
              <w:left w:val="single" w:sz="4" w:space="0" w:color="000000"/>
              <w:bottom w:val="nil"/>
              <w:right w:val="single" w:sz="4" w:space="0" w:color="000000"/>
            </w:tcBorders>
            <w:noWrap/>
            <w:vAlign w:val="bottom"/>
            <w:hideMark/>
          </w:tcPr>
          <w:p w14:paraId="3D7CF6DD" w14:textId="77777777" w:rsidR="00013973" w:rsidRPr="00013973" w:rsidRDefault="00013973" w:rsidP="00013973">
            <w:pPr>
              <w:spacing w:after="0" w:line="240" w:lineRule="auto"/>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Tue</w:t>
            </w:r>
          </w:p>
        </w:tc>
        <w:tc>
          <w:tcPr>
            <w:tcW w:w="960" w:type="dxa"/>
            <w:tcBorders>
              <w:top w:val="single" w:sz="4" w:space="0" w:color="000000"/>
              <w:left w:val="single" w:sz="4" w:space="0" w:color="000000"/>
              <w:bottom w:val="nil"/>
              <w:right w:val="single" w:sz="4" w:space="0" w:color="000000"/>
            </w:tcBorders>
            <w:noWrap/>
            <w:vAlign w:val="bottom"/>
            <w:hideMark/>
          </w:tcPr>
          <w:p w14:paraId="7E175C31" w14:textId="77777777" w:rsidR="00013973" w:rsidRPr="00013973" w:rsidRDefault="00013973" w:rsidP="00013973">
            <w:pPr>
              <w:spacing w:after="0" w:line="240" w:lineRule="auto"/>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Wed</w:t>
            </w:r>
          </w:p>
        </w:tc>
        <w:tc>
          <w:tcPr>
            <w:tcW w:w="960" w:type="dxa"/>
            <w:tcBorders>
              <w:top w:val="single" w:sz="4" w:space="0" w:color="000000"/>
              <w:left w:val="single" w:sz="4" w:space="0" w:color="000000"/>
              <w:bottom w:val="nil"/>
              <w:right w:val="single" w:sz="4" w:space="0" w:color="000000"/>
            </w:tcBorders>
            <w:noWrap/>
            <w:vAlign w:val="bottom"/>
            <w:hideMark/>
          </w:tcPr>
          <w:p w14:paraId="6138B0D2" w14:textId="77777777" w:rsidR="00013973" w:rsidRPr="00013973" w:rsidRDefault="00013973" w:rsidP="00013973">
            <w:pPr>
              <w:spacing w:after="0" w:line="240" w:lineRule="auto"/>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Thu</w:t>
            </w:r>
          </w:p>
        </w:tc>
        <w:tc>
          <w:tcPr>
            <w:tcW w:w="960" w:type="dxa"/>
            <w:tcBorders>
              <w:top w:val="single" w:sz="4" w:space="0" w:color="000000"/>
              <w:left w:val="single" w:sz="4" w:space="0" w:color="000000"/>
              <w:bottom w:val="nil"/>
              <w:right w:val="single" w:sz="4" w:space="0" w:color="000000"/>
            </w:tcBorders>
            <w:noWrap/>
            <w:vAlign w:val="bottom"/>
            <w:hideMark/>
          </w:tcPr>
          <w:p w14:paraId="56E44D37" w14:textId="77777777" w:rsidR="00013973" w:rsidRPr="00013973" w:rsidRDefault="00013973" w:rsidP="00013973">
            <w:pPr>
              <w:spacing w:after="0" w:line="240" w:lineRule="auto"/>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Fri</w:t>
            </w:r>
          </w:p>
        </w:tc>
        <w:tc>
          <w:tcPr>
            <w:tcW w:w="960" w:type="dxa"/>
            <w:tcBorders>
              <w:top w:val="nil"/>
              <w:left w:val="nil"/>
              <w:bottom w:val="nil"/>
              <w:right w:val="nil"/>
            </w:tcBorders>
            <w:noWrap/>
            <w:vAlign w:val="bottom"/>
            <w:hideMark/>
          </w:tcPr>
          <w:p w14:paraId="0F732A86" w14:textId="77777777" w:rsidR="00013973" w:rsidRPr="00013973" w:rsidRDefault="00013973" w:rsidP="00013973">
            <w:pPr>
              <w:spacing w:after="0" w:line="240" w:lineRule="auto"/>
              <w:rPr>
                <w:rFonts w:ascii="Calibri" w:eastAsia="Times New Roman" w:hAnsi="Calibri" w:cs="Calibri"/>
                <w:color w:val="000000"/>
                <w:kern w:val="0"/>
                <w14:ligatures w14:val="none"/>
              </w:rPr>
            </w:pPr>
          </w:p>
        </w:tc>
        <w:tc>
          <w:tcPr>
            <w:tcW w:w="2200" w:type="dxa"/>
            <w:tcBorders>
              <w:top w:val="nil"/>
              <w:left w:val="nil"/>
              <w:bottom w:val="nil"/>
              <w:right w:val="nil"/>
            </w:tcBorders>
            <w:noWrap/>
            <w:vAlign w:val="bottom"/>
            <w:hideMark/>
          </w:tcPr>
          <w:p w14:paraId="50330D9A"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r>
      <w:tr w:rsidR="00013973" w:rsidRPr="00013973" w14:paraId="5F306B86" w14:textId="77777777" w:rsidTr="00013973">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28E61541"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6:00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1DCA17B6"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6CFC6453"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29A1C1BC"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3D920D42"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7136D27"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noWrap/>
            <w:vAlign w:val="bottom"/>
            <w:hideMark/>
          </w:tcPr>
          <w:p w14:paraId="2F4F3248"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2200" w:type="dxa"/>
            <w:tcBorders>
              <w:top w:val="nil"/>
              <w:left w:val="nil"/>
              <w:bottom w:val="nil"/>
              <w:right w:val="nil"/>
            </w:tcBorders>
            <w:shd w:val="clear" w:color="000000" w:fill="FFC000"/>
            <w:noWrap/>
            <w:vAlign w:val="bottom"/>
            <w:hideMark/>
          </w:tcPr>
          <w:p w14:paraId="0C48C814" w14:textId="77777777" w:rsidR="00013973" w:rsidRPr="00013973" w:rsidRDefault="00013973" w:rsidP="00013973">
            <w:pPr>
              <w:spacing w:after="0" w:line="240" w:lineRule="auto"/>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Harshil unavailable</w:t>
            </w:r>
          </w:p>
        </w:tc>
      </w:tr>
      <w:tr w:rsidR="00013973" w:rsidRPr="00013973" w14:paraId="01986C50" w14:textId="77777777" w:rsidTr="00013973">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5F99DFBA"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7:00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D28B990"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0E639EBC"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1ECD4879"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446209F2"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00246767"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noWrap/>
            <w:vAlign w:val="bottom"/>
            <w:hideMark/>
          </w:tcPr>
          <w:p w14:paraId="0F9F8FC5"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2200" w:type="dxa"/>
            <w:tcBorders>
              <w:top w:val="nil"/>
              <w:left w:val="nil"/>
              <w:bottom w:val="nil"/>
              <w:right w:val="nil"/>
            </w:tcBorders>
            <w:noWrap/>
            <w:vAlign w:val="bottom"/>
            <w:hideMark/>
          </w:tcPr>
          <w:p w14:paraId="775B38A1"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r>
      <w:tr w:rsidR="00013973" w:rsidRPr="00013973" w14:paraId="087D047A" w14:textId="77777777" w:rsidTr="00013973">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4F7FED70"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8:00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9C4BA40"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0B2A2962"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6B823917"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7DD512CD"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723F2E97"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noWrap/>
            <w:vAlign w:val="bottom"/>
            <w:hideMark/>
          </w:tcPr>
          <w:p w14:paraId="7CEB5B40"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2200" w:type="dxa"/>
            <w:tcBorders>
              <w:top w:val="nil"/>
              <w:left w:val="nil"/>
              <w:bottom w:val="nil"/>
              <w:right w:val="nil"/>
            </w:tcBorders>
            <w:shd w:val="clear" w:color="000000" w:fill="C6E0B4"/>
            <w:noWrap/>
            <w:vAlign w:val="bottom"/>
            <w:hideMark/>
          </w:tcPr>
          <w:p w14:paraId="6C18A4F4" w14:textId="77777777" w:rsidR="00013973" w:rsidRPr="00013973" w:rsidRDefault="00013973" w:rsidP="00013973">
            <w:pPr>
              <w:spacing w:after="0" w:line="240" w:lineRule="auto"/>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Jane unavailable</w:t>
            </w:r>
          </w:p>
        </w:tc>
      </w:tr>
      <w:tr w:rsidR="00013973" w:rsidRPr="00013973" w14:paraId="3728AD48" w14:textId="77777777" w:rsidTr="00013973">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3F217C16"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9:00</w:t>
            </w: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02A22193"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20EEC61E"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03332BD8"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5D25B7C3"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B0799D3"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noWrap/>
            <w:vAlign w:val="bottom"/>
            <w:hideMark/>
          </w:tcPr>
          <w:p w14:paraId="3DA4DFEF"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2200" w:type="dxa"/>
            <w:tcBorders>
              <w:top w:val="nil"/>
              <w:left w:val="nil"/>
              <w:bottom w:val="nil"/>
              <w:right w:val="nil"/>
            </w:tcBorders>
            <w:noWrap/>
            <w:vAlign w:val="bottom"/>
            <w:hideMark/>
          </w:tcPr>
          <w:p w14:paraId="792FBB12"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r>
      <w:tr w:rsidR="00013973" w:rsidRPr="00013973" w14:paraId="773E0575" w14:textId="77777777" w:rsidTr="00013973">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2E8C73DB"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10:00</w:t>
            </w:r>
          </w:p>
        </w:tc>
        <w:tc>
          <w:tcPr>
            <w:tcW w:w="960" w:type="dxa"/>
            <w:tcBorders>
              <w:top w:val="nil"/>
              <w:left w:val="nil"/>
              <w:bottom w:val="nil"/>
              <w:right w:val="nil"/>
            </w:tcBorders>
            <w:shd w:val="clear" w:color="000000" w:fill="548235"/>
            <w:noWrap/>
            <w:vAlign w:val="bottom"/>
            <w:hideMark/>
          </w:tcPr>
          <w:p w14:paraId="5D456416"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4A1D7D6D"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C6E0B4"/>
            <w:noWrap/>
            <w:vAlign w:val="bottom"/>
            <w:hideMark/>
          </w:tcPr>
          <w:p w14:paraId="6861ABD7"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60A50DE"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54CD0E7E"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noWrap/>
            <w:vAlign w:val="bottom"/>
            <w:hideMark/>
          </w:tcPr>
          <w:p w14:paraId="59B1DA4E"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2200" w:type="dxa"/>
            <w:tcBorders>
              <w:top w:val="nil"/>
              <w:left w:val="nil"/>
              <w:bottom w:val="nil"/>
              <w:right w:val="nil"/>
            </w:tcBorders>
            <w:shd w:val="clear" w:color="000000" w:fill="548235"/>
            <w:noWrap/>
            <w:vAlign w:val="bottom"/>
            <w:hideMark/>
          </w:tcPr>
          <w:p w14:paraId="1710B6B5" w14:textId="77777777" w:rsidR="00013973" w:rsidRPr="00013973" w:rsidRDefault="00013973" w:rsidP="00013973">
            <w:pPr>
              <w:spacing w:after="0" w:line="240" w:lineRule="auto"/>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Joshua unavailable</w:t>
            </w:r>
          </w:p>
        </w:tc>
      </w:tr>
      <w:tr w:rsidR="00013973" w:rsidRPr="00013973" w14:paraId="6D32CEEB" w14:textId="77777777" w:rsidTr="00013973">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21645331"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11:00</w:t>
            </w:r>
          </w:p>
        </w:tc>
        <w:tc>
          <w:tcPr>
            <w:tcW w:w="960" w:type="dxa"/>
            <w:tcBorders>
              <w:top w:val="single" w:sz="4" w:space="0" w:color="000000"/>
              <w:left w:val="single" w:sz="4" w:space="0" w:color="000000"/>
              <w:bottom w:val="single" w:sz="4" w:space="0" w:color="000000"/>
              <w:right w:val="single" w:sz="4" w:space="0" w:color="000000"/>
            </w:tcBorders>
            <w:shd w:val="clear" w:color="000000" w:fill="FFC000"/>
            <w:noWrap/>
            <w:vAlign w:val="bottom"/>
            <w:hideMark/>
          </w:tcPr>
          <w:p w14:paraId="20D831AE"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20F6A080"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C6E0B4"/>
            <w:noWrap/>
            <w:vAlign w:val="bottom"/>
            <w:hideMark/>
          </w:tcPr>
          <w:p w14:paraId="3078227F"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BD02D5E"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4C6930B6"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noWrap/>
            <w:vAlign w:val="bottom"/>
            <w:hideMark/>
          </w:tcPr>
          <w:p w14:paraId="7A7E8D7B"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2200" w:type="dxa"/>
            <w:tcBorders>
              <w:top w:val="nil"/>
              <w:left w:val="nil"/>
              <w:bottom w:val="nil"/>
              <w:right w:val="nil"/>
            </w:tcBorders>
            <w:noWrap/>
            <w:vAlign w:val="bottom"/>
            <w:hideMark/>
          </w:tcPr>
          <w:p w14:paraId="64069FF1"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r>
      <w:tr w:rsidR="00013973" w:rsidRPr="00013973" w14:paraId="17BC694A" w14:textId="77777777" w:rsidTr="00013973">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5138FC90"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12:00</w:t>
            </w: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123E0F6F"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71E2D71C"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26633972"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479F9006"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4F650634"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noWrap/>
            <w:vAlign w:val="bottom"/>
            <w:hideMark/>
          </w:tcPr>
          <w:p w14:paraId="71ABD26D"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2200" w:type="dxa"/>
            <w:tcBorders>
              <w:top w:val="nil"/>
              <w:left w:val="nil"/>
              <w:bottom w:val="nil"/>
              <w:right w:val="nil"/>
            </w:tcBorders>
            <w:shd w:val="clear" w:color="000000" w:fill="8EA9DB"/>
            <w:noWrap/>
            <w:vAlign w:val="bottom"/>
            <w:hideMark/>
          </w:tcPr>
          <w:p w14:paraId="67B4A21F" w14:textId="77777777" w:rsidR="00013973" w:rsidRPr="00013973" w:rsidRDefault="00013973" w:rsidP="00013973">
            <w:pPr>
              <w:spacing w:after="0" w:line="240" w:lineRule="auto"/>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Myles unavailable</w:t>
            </w:r>
          </w:p>
        </w:tc>
      </w:tr>
      <w:tr w:rsidR="00013973" w:rsidRPr="00013973" w14:paraId="35251655" w14:textId="77777777" w:rsidTr="00013973">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321FF02F"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13:00</w:t>
            </w: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0E4E0CAD"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6348F4E7"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00E83AA2"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81DFDDD"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1A0FD26"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noWrap/>
            <w:vAlign w:val="bottom"/>
            <w:hideMark/>
          </w:tcPr>
          <w:p w14:paraId="781C7564"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2200" w:type="dxa"/>
            <w:tcBorders>
              <w:top w:val="nil"/>
              <w:left w:val="nil"/>
              <w:bottom w:val="nil"/>
              <w:right w:val="nil"/>
            </w:tcBorders>
            <w:noWrap/>
            <w:vAlign w:val="bottom"/>
            <w:hideMark/>
          </w:tcPr>
          <w:p w14:paraId="76D06E51"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r>
      <w:tr w:rsidR="00013973" w:rsidRPr="00013973" w14:paraId="3C2A01AE" w14:textId="77777777" w:rsidTr="00013973">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6AD68CEC"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14:00</w:t>
            </w: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43E935F7"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000000" w:fill="7030A0"/>
            <w:noWrap/>
            <w:vAlign w:val="bottom"/>
            <w:hideMark/>
          </w:tcPr>
          <w:p w14:paraId="64C824DD"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D3B0DD8"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D8F1653"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4558358F"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noWrap/>
            <w:vAlign w:val="bottom"/>
            <w:hideMark/>
          </w:tcPr>
          <w:p w14:paraId="640B8CC2"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2200" w:type="dxa"/>
            <w:tcBorders>
              <w:top w:val="nil"/>
              <w:left w:val="nil"/>
              <w:bottom w:val="nil"/>
              <w:right w:val="nil"/>
            </w:tcBorders>
            <w:shd w:val="clear" w:color="000000" w:fill="F8CBAD"/>
            <w:noWrap/>
            <w:vAlign w:val="bottom"/>
            <w:hideMark/>
          </w:tcPr>
          <w:p w14:paraId="2A23D834" w14:textId="77777777" w:rsidR="00013973" w:rsidRPr="00013973" w:rsidRDefault="00013973" w:rsidP="00013973">
            <w:pPr>
              <w:spacing w:after="0" w:line="240" w:lineRule="auto"/>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Yeran unavailable</w:t>
            </w:r>
          </w:p>
        </w:tc>
      </w:tr>
      <w:tr w:rsidR="00013973" w:rsidRPr="00013973" w14:paraId="6A130C5C" w14:textId="77777777" w:rsidTr="00013973">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328F524B"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15:00</w:t>
            </w: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3F54D82B"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p>
        </w:tc>
        <w:tc>
          <w:tcPr>
            <w:tcW w:w="960" w:type="dxa"/>
            <w:tcBorders>
              <w:top w:val="nil"/>
              <w:left w:val="nil"/>
              <w:bottom w:val="nil"/>
              <w:right w:val="nil"/>
            </w:tcBorders>
            <w:shd w:val="clear" w:color="000000" w:fill="7030A0"/>
            <w:noWrap/>
            <w:vAlign w:val="bottom"/>
            <w:hideMark/>
          </w:tcPr>
          <w:p w14:paraId="34F5CA0E"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54554C28"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75788E6"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242BCEC0"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noWrap/>
            <w:vAlign w:val="bottom"/>
            <w:hideMark/>
          </w:tcPr>
          <w:p w14:paraId="3FA76481"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2200" w:type="dxa"/>
            <w:tcBorders>
              <w:top w:val="nil"/>
              <w:left w:val="nil"/>
              <w:bottom w:val="nil"/>
              <w:right w:val="nil"/>
            </w:tcBorders>
            <w:noWrap/>
            <w:vAlign w:val="bottom"/>
            <w:hideMark/>
          </w:tcPr>
          <w:p w14:paraId="13C79104"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r>
      <w:tr w:rsidR="00013973" w:rsidRPr="00013973" w14:paraId="5BCCEAFE" w14:textId="77777777" w:rsidTr="00013973">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77CE1151"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16:00</w:t>
            </w: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377B3FD8"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0E4D1F35"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3FB2F0A5"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4EC6D337"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3CA1C6B0"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noWrap/>
            <w:vAlign w:val="bottom"/>
            <w:hideMark/>
          </w:tcPr>
          <w:p w14:paraId="25502262"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2200" w:type="dxa"/>
            <w:tcBorders>
              <w:top w:val="nil"/>
              <w:left w:val="nil"/>
              <w:bottom w:val="nil"/>
              <w:right w:val="nil"/>
            </w:tcBorders>
            <w:shd w:val="clear" w:color="000000" w:fill="C79EE6"/>
            <w:noWrap/>
            <w:vAlign w:val="bottom"/>
            <w:hideMark/>
          </w:tcPr>
          <w:p w14:paraId="0E43D848" w14:textId="77777777" w:rsidR="00013973" w:rsidRPr="00013973" w:rsidRDefault="00013973" w:rsidP="00013973">
            <w:pPr>
              <w:spacing w:after="0" w:line="240" w:lineRule="auto"/>
              <w:rPr>
                <w:rFonts w:ascii="Calibri" w:eastAsia="Times New Roman" w:hAnsi="Calibri" w:cs="Calibri"/>
                <w:color w:val="FFFFFF"/>
                <w:kern w:val="0"/>
                <w14:ligatures w14:val="none"/>
              </w:rPr>
            </w:pPr>
            <w:r w:rsidRPr="00013973">
              <w:rPr>
                <w:rFonts w:ascii="Calibri" w:eastAsia="Times New Roman" w:hAnsi="Calibri" w:cs="Calibri"/>
                <w:color w:val="FFFFFF"/>
                <w:kern w:val="0"/>
                <w14:ligatures w14:val="none"/>
              </w:rPr>
              <w:t>offsite</w:t>
            </w:r>
          </w:p>
        </w:tc>
      </w:tr>
      <w:tr w:rsidR="00013973" w:rsidRPr="00013973" w14:paraId="40054652" w14:textId="77777777" w:rsidTr="00013973">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5F5FEBE3"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17:00</w:t>
            </w: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7DE94697"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79461AF8"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11858FB6"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4BE6F715"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76A1C2C8"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noWrap/>
            <w:vAlign w:val="bottom"/>
            <w:hideMark/>
          </w:tcPr>
          <w:p w14:paraId="36BA70E9"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2200" w:type="dxa"/>
            <w:tcBorders>
              <w:top w:val="nil"/>
              <w:left w:val="nil"/>
              <w:bottom w:val="nil"/>
              <w:right w:val="nil"/>
            </w:tcBorders>
            <w:noWrap/>
            <w:vAlign w:val="bottom"/>
            <w:hideMark/>
          </w:tcPr>
          <w:p w14:paraId="298A7708"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r>
      <w:tr w:rsidR="00013973" w:rsidRPr="00013973" w14:paraId="557097E7" w14:textId="77777777" w:rsidTr="00013973">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25679E85"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18:00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133908EB"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0E17E67B"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45F1BE9F"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62AAD9B"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E52F6F7"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noWrap/>
            <w:vAlign w:val="bottom"/>
            <w:hideMark/>
          </w:tcPr>
          <w:p w14:paraId="1FD92B8A"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2200" w:type="dxa"/>
            <w:tcBorders>
              <w:top w:val="nil"/>
              <w:left w:val="nil"/>
              <w:bottom w:val="nil"/>
              <w:right w:val="nil"/>
            </w:tcBorders>
            <w:shd w:val="clear" w:color="000000" w:fill="7030A0"/>
            <w:noWrap/>
            <w:vAlign w:val="bottom"/>
            <w:hideMark/>
          </w:tcPr>
          <w:p w14:paraId="6967FD62" w14:textId="77777777" w:rsidR="00013973" w:rsidRPr="00013973" w:rsidRDefault="00013973" w:rsidP="00013973">
            <w:pPr>
              <w:spacing w:after="0" w:line="240" w:lineRule="auto"/>
              <w:rPr>
                <w:rFonts w:ascii="Calibri" w:eastAsia="Times New Roman" w:hAnsi="Calibri" w:cs="Calibri"/>
                <w:color w:val="FFFFFF"/>
                <w:kern w:val="0"/>
                <w14:ligatures w14:val="none"/>
              </w:rPr>
            </w:pPr>
            <w:r w:rsidRPr="00013973">
              <w:rPr>
                <w:rFonts w:ascii="Calibri" w:eastAsia="Times New Roman" w:hAnsi="Calibri" w:cs="Calibri"/>
                <w:color w:val="FFFFFF"/>
                <w:kern w:val="0"/>
                <w14:ligatures w14:val="none"/>
              </w:rPr>
              <w:t>workshop</w:t>
            </w:r>
          </w:p>
        </w:tc>
      </w:tr>
      <w:tr w:rsidR="00013973" w:rsidRPr="00013973" w14:paraId="7F0D56B4" w14:textId="77777777" w:rsidTr="00013973">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5B806A0F"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19:00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6871A5ED"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6AF76530"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FF1D873"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C0990E9"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46093261"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noWrap/>
            <w:vAlign w:val="bottom"/>
            <w:hideMark/>
          </w:tcPr>
          <w:p w14:paraId="69DE9744"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2200" w:type="dxa"/>
            <w:tcBorders>
              <w:top w:val="nil"/>
              <w:left w:val="nil"/>
              <w:bottom w:val="nil"/>
              <w:right w:val="nil"/>
            </w:tcBorders>
            <w:noWrap/>
            <w:vAlign w:val="bottom"/>
            <w:hideMark/>
          </w:tcPr>
          <w:p w14:paraId="1B5DF85A"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r>
      <w:tr w:rsidR="00013973" w:rsidRPr="00013973" w14:paraId="4DE9A664" w14:textId="77777777" w:rsidTr="00013973">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3DC43891"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20:00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BBAF236"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FC000"/>
            <w:noWrap/>
            <w:vAlign w:val="bottom"/>
            <w:hideMark/>
          </w:tcPr>
          <w:p w14:paraId="3DEACBCC"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3992434"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550EC996"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33587282"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noWrap/>
            <w:vAlign w:val="bottom"/>
            <w:hideMark/>
          </w:tcPr>
          <w:p w14:paraId="632DB818"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2200" w:type="dxa"/>
            <w:tcBorders>
              <w:top w:val="nil"/>
              <w:left w:val="nil"/>
              <w:bottom w:val="nil"/>
              <w:right w:val="nil"/>
            </w:tcBorders>
            <w:noWrap/>
            <w:vAlign w:val="bottom"/>
            <w:hideMark/>
          </w:tcPr>
          <w:p w14:paraId="6BFC6CDF"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r>
      <w:tr w:rsidR="00013973" w:rsidRPr="00013973" w14:paraId="41A8D94D" w14:textId="77777777" w:rsidTr="00013973">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17A11C14"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r w:rsidRPr="00013973">
              <w:rPr>
                <w:rFonts w:ascii="Calibri" w:eastAsia="Times New Roman" w:hAnsi="Calibri" w:cs="Calibri"/>
                <w:color w:val="000000"/>
                <w:kern w:val="0"/>
                <w14:ligatures w14:val="none"/>
              </w:rPr>
              <w:t>21:00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1ABEE543" w14:textId="77777777" w:rsidR="00013973" w:rsidRPr="00013973" w:rsidRDefault="00013973" w:rsidP="00013973">
            <w:pPr>
              <w:spacing w:after="0" w:line="240" w:lineRule="auto"/>
              <w:jc w:val="right"/>
              <w:rPr>
                <w:rFonts w:ascii="Calibri" w:eastAsia="Times New Roman" w:hAnsi="Calibri" w:cs="Calibri"/>
                <w:color w:val="000000"/>
                <w:kern w:val="0"/>
                <w14:ligatures w14:val="none"/>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86E0572"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1FD3B28B"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177546F4"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092FCAEC"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noWrap/>
            <w:vAlign w:val="bottom"/>
            <w:hideMark/>
          </w:tcPr>
          <w:p w14:paraId="09886FC4"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c>
          <w:tcPr>
            <w:tcW w:w="2200" w:type="dxa"/>
            <w:tcBorders>
              <w:top w:val="nil"/>
              <w:left w:val="nil"/>
              <w:bottom w:val="nil"/>
              <w:right w:val="nil"/>
            </w:tcBorders>
            <w:noWrap/>
            <w:vAlign w:val="bottom"/>
            <w:hideMark/>
          </w:tcPr>
          <w:p w14:paraId="5234763D" w14:textId="77777777" w:rsidR="00013973" w:rsidRPr="00013973" w:rsidRDefault="00013973" w:rsidP="00013973">
            <w:pPr>
              <w:spacing w:after="0" w:line="240" w:lineRule="auto"/>
              <w:rPr>
                <w:rFonts w:ascii="Times New Roman" w:eastAsia="Times New Roman" w:hAnsi="Times New Roman" w:cs="Times New Roman"/>
                <w:kern w:val="0"/>
                <w:sz w:val="20"/>
                <w:szCs w:val="20"/>
                <w14:ligatures w14:val="none"/>
              </w:rPr>
            </w:pPr>
          </w:p>
        </w:tc>
      </w:tr>
    </w:tbl>
    <w:commentRangeEnd w:id="34"/>
    <w:p w14:paraId="134BFFB2" w14:textId="36600AE0" w:rsidR="00C65698" w:rsidRDefault="001F15CB" w:rsidP="003919EA">
      <w:pPr>
        <w:rPr>
          <w:b/>
          <w:bCs/>
        </w:rPr>
      </w:pPr>
      <w:r>
        <w:rPr>
          <w:rStyle w:val="CommentReference"/>
        </w:rPr>
        <w:commentReference w:id="34"/>
      </w:r>
    </w:p>
    <w:p w14:paraId="6DB4C79E" w14:textId="4B5AD72F" w:rsidR="007D21DA" w:rsidRDefault="007D21DA" w:rsidP="003919EA">
      <w:pPr>
        <w:rPr>
          <w:b/>
          <w:bCs/>
        </w:rPr>
      </w:pPr>
      <w:r w:rsidRPr="005D3C81">
        <w:rPr>
          <w:b/>
          <w:bCs/>
        </w:rPr>
        <w:t>Meeting schedule</w:t>
      </w:r>
    </w:p>
    <w:tbl>
      <w:tblPr>
        <w:tblStyle w:val="TableGrid"/>
        <w:tblW w:w="0" w:type="auto"/>
        <w:tblLook w:val="04A0" w:firstRow="1" w:lastRow="0" w:firstColumn="1" w:lastColumn="0" w:noHBand="0" w:noVBand="1"/>
      </w:tblPr>
      <w:tblGrid>
        <w:gridCol w:w="2300"/>
        <w:gridCol w:w="2043"/>
        <w:gridCol w:w="2369"/>
        <w:gridCol w:w="2304"/>
      </w:tblGrid>
      <w:tr w:rsidR="007D21DA" w14:paraId="73EFBFCA" w14:textId="77777777">
        <w:tc>
          <w:tcPr>
            <w:tcW w:w="2300" w:type="dxa"/>
          </w:tcPr>
          <w:p w14:paraId="40B40104" w14:textId="0D79A049" w:rsidR="007D21DA" w:rsidRPr="00793494" w:rsidRDefault="007D21DA">
            <w:pPr>
              <w:rPr>
                <w:b/>
                <w:bCs/>
              </w:rPr>
            </w:pPr>
          </w:p>
        </w:tc>
        <w:tc>
          <w:tcPr>
            <w:tcW w:w="2043" w:type="dxa"/>
          </w:tcPr>
          <w:p w14:paraId="5497CE58" w14:textId="77777777" w:rsidR="007D21DA" w:rsidRPr="00793494" w:rsidRDefault="007D21DA">
            <w:pPr>
              <w:rPr>
                <w:b/>
                <w:bCs/>
              </w:rPr>
            </w:pPr>
            <w:r w:rsidRPr="00793494">
              <w:rPr>
                <w:b/>
                <w:bCs/>
              </w:rPr>
              <w:t>Frequency</w:t>
            </w:r>
          </w:p>
        </w:tc>
        <w:tc>
          <w:tcPr>
            <w:tcW w:w="2369" w:type="dxa"/>
          </w:tcPr>
          <w:p w14:paraId="5ED3E247" w14:textId="77777777" w:rsidR="007D21DA" w:rsidRPr="00793494" w:rsidRDefault="007D21DA">
            <w:pPr>
              <w:rPr>
                <w:b/>
                <w:bCs/>
              </w:rPr>
            </w:pPr>
            <w:r w:rsidRPr="00793494">
              <w:rPr>
                <w:b/>
                <w:bCs/>
              </w:rPr>
              <w:t>Date/Time</w:t>
            </w:r>
          </w:p>
        </w:tc>
        <w:tc>
          <w:tcPr>
            <w:tcW w:w="2304" w:type="dxa"/>
          </w:tcPr>
          <w:p w14:paraId="019CB59C" w14:textId="77777777" w:rsidR="007D21DA" w:rsidRPr="00793494" w:rsidRDefault="007D21DA">
            <w:pPr>
              <w:rPr>
                <w:b/>
                <w:bCs/>
              </w:rPr>
            </w:pPr>
            <w:r w:rsidRPr="00793494">
              <w:rPr>
                <w:b/>
                <w:bCs/>
              </w:rPr>
              <w:t>Location</w:t>
            </w:r>
          </w:p>
        </w:tc>
      </w:tr>
      <w:tr w:rsidR="007D21DA" w14:paraId="3E220405" w14:textId="77777777">
        <w:tc>
          <w:tcPr>
            <w:tcW w:w="2300" w:type="dxa"/>
          </w:tcPr>
          <w:p w14:paraId="4F9DA956" w14:textId="77777777" w:rsidR="007D21DA" w:rsidRDefault="007D21DA">
            <w:r>
              <w:t xml:space="preserve">Offsite hours </w:t>
            </w:r>
          </w:p>
        </w:tc>
        <w:tc>
          <w:tcPr>
            <w:tcW w:w="2043" w:type="dxa"/>
          </w:tcPr>
          <w:p w14:paraId="6E761E7B" w14:textId="77777777" w:rsidR="007D21DA" w:rsidRDefault="007D21DA">
            <w:r>
              <w:t>Weekly</w:t>
            </w:r>
          </w:p>
        </w:tc>
        <w:tc>
          <w:tcPr>
            <w:tcW w:w="2369" w:type="dxa"/>
          </w:tcPr>
          <w:p w14:paraId="447C5782" w14:textId="77777777" w:rsidR="007D21DA" w:rsidRDefault="007D21DA">
            <w:r>
              <w:t>Tuesday 8am-2pm</w:t>
            </w:r>
          </w:p>
        </w:tc>
        <w:tc>
          <w:tcPr>
            <w:tcW w:w="2304" w:type="dxa"/>
          </w:tcPr>
          <w:p w14:paraId="7135F5C2" w14:textId="77777777" w:rsidR="007D21DA" w:rsidRDefault="007D21DA"/>
        </w:tc>
      </w:tr>
      <w:tr w:rsidR="007D21DA" w14:paraId="69650461" w14:textId="77777777">
        <w:tc>
          <w:tcPr>
            <w:tcW w:w="2300" w:type="dxa"/>
          </w:tcPr>
          <w:p w14:paraId="3A010710" w14:textId="77777777" w:rsidR="007D21DA" w:rsidRDefault="007D21DA">
            <w:r>
              <w:t>Team meeting</w:t>
            </w:r>
          </w:p>
        </w:tc>
        <w:tc>
          <w:tcPr>
            <w:tcW w:w="2043" w:type="dxa"/>
          </w:tcPr>
          <w:p w14:paraId="5478C315" w14:textId="77777777" w:rsidR="007D21DA" w:rsidRDefault="007D21DA">
            <w:r>
              <w:t>Weekly</w:t>
            </w:r>
          </w:p>
        </w:tc>
        <w:tc>
          <w:tcPr>
            <w:tcW w:w="2369" w:type="dxa"/>
          </w:tcPr>
          <w:p w14:paraId="37E0E767" w14:textId="755CE026" w:rsidR="007D21DA" w:rsidRDefault="007D21DA">
            <w:r>
              <w:t>Tuesday 12pm</w:t>
            </w:r>
          </w:p>
        </w:tc>
        <w:tc>
          <w:tcPr>
            <w:tcW w:w="2304" w:type="dxa"/>
          </w:tcPr>
          <w:p w14:paraId="4A1A2E0A" w14:textId="77777777" w:rsidR="007D21DA" w:rsidRDefault="007D21DA">
            <w:r>
              <w:t>WZ701</w:t>
            </w:r>
          </w:p>
        </w:tc>
      </w:tr>
      <w:tr w:rsidR="007D21DA" w14:paraId="096775E0" w14:textId="77777777">
        <w:tc>
          <w:tcPr>
            <w:tcW w:w="2300" w:type="dxa"/>
          </w:tcPr>
          <w:p w14:paraId="6365F9C4" w14:textId="77777777" w:rsidR="007D21DA" w:rsidRDefault="007D21DA">
            <w:r>
              <w:t>Makeup meeting</w:t>
            </w:r>
          </w:p>
        </w:tc>
        <w:tc>
          <w:tcPr>
            <w:tcW w:w="2043" w:type="dxa"/>
          </w:tcPr>
          <w:p w14:paraId="5A2BD00F" w14:textId="77777777" w:rsidR="007D21DA" w:rsidRDefault="007D21DA"/>
        </w:tc>
        <w:tc>
          <w:tcPr>
            <w:tcW w:w="2369" w:type="dxa"/>
          </w:tcPr>
          <w:p w14:paraId="5DD9B2F4" w14:textId="77777777" w:rsidR="007D21DA" w:rsidRDefault="007D21DA">
            <w:r>
              <w:t>Saturday 9am</w:t>
            </w:r>
          </w:p>
        </w:tc>
        <w:tc>
          <w:tcPr>
            <w:tcW w:w="2304" w:type="dxa"/>
          </w:tcPr>
          <w:p w14:paraId="03B31CE0" w14:textId="77777777" w:rsidR="007D21DA" w:rsidRDefault="007D21DA">
            <w:r>
              <w:t>Online</w:t>
            </w:r>
          </w:p>
        </w:tc>
      </w:tr>
      <w:tr w:rsidR="007D21DA" w14:paraId="09EF09B6" w14:textId="77777777">
        <w:tc>
          <w:tcPr>
            <w:tcW w:w="2300" w:type="dxa"/>
          </w:tcPr>
          <w:p w14:paraId="6121C433" w14:textId="77777777" w:rsidR="007D21DA" w:rsidRDefault="007D21DA">
            <w:r>
              <w:t>Mentor meeting</w:t>
            </w:r>
          </w:p>
        </w:tc>
        <w:tc>
          <w:tcPr>
            <w:tcW w:w="2043" w:type="dxa"/>
          </w:tcPr>
          <w:p w14:paraId="6770D0B6" w14:textId="77777777" w:rsidR="007D21DA" w:rsidRDefault="007D21DA">
            <w:r>
              <w:t>Weekly</w:t>
            </w:r>
          </w:p>
        </w:tc>
        <w:tc>
          <w:tcPr>
            <w:tcW w:w="2369" w:type="dxa"/>
          </w:tcPr>
          <w:p w14:paraId="6E03BD71" w14:textId="070FFA18" w:rsidR="007D21DA" w:rsidRDefault="007D21DA">
            <w:r>
              <w:t>Tuesday 10am</w:t>
            </w:r>
          </w:p>
        </w:tc>
        <w:tc>
          <w:tcPr>
            <w:tcW w:w="2304" w:type="dxa"/>
          </w:tcPr>
          <w:p w14:paraId="20878466" w14:textId="77777777" w:rsidR="007D21DA" w:rsidRDefault="007D21DA">
            <w:r>
              <w:t>WZ1101</w:t>
            </w:r>
          </w:p>
        </w:tc>
      </w:tr>
      <w:tr w:rsidR="007D21DA" w14:paraId="12DC537A" w14:textId="77777777">
        <w:tc>
          <w:tcPr>
            <w:tcW w:w="2300" w:type="dxa"/>
          </w:tcPr>
          <w:p w14:paraId="325437A0" w14:textId="77777777" w:rsidR="007D21DA" w:rsidRDefault="007D21DA">
            <w:r>
              <w:t>Client meeting</w:t>
            </w:r>
          </w:p>
        </w:tc>
        <w:tc>
          <w:tcPr>
            <w:tcW w:w="2043" w:type="dxa"/>
          </w:tcPr>
          <w:p w14:paraId="63E6CAEB" w14:textId="77777777" w:rsidR="007D21DA" w:rsidRDefault="007D21DA">
            <w:r>
              <w:t>One-off</w:t>
            </w:r>
          </w:p>
        </w:tc>
        <w:tc>
          <w:tcPr>
            <w:tcW w:w="2369" w:type="dxa"/>
          </w:tcPr>
          <w:p w14:paraId="28037263" w14:textId="77777777" w:rsidR="007D21DA" w:rsidRDefault="007D21DA">
            <w:r>
              <w:t>16</w:t>
            </w:r>
            <w:r w:rsidRPr="00CC708C">
              <w:rPr>
                <w:vertAlign w:val="superscript"/>
              </w:rPr>
              <w:t>th</w:t>
            </w:r>
            <w:r>
              <w:t xml:space="preserve"> March 1pm</w:t>
            </w:r>
          </w:p>
        </w:tc>
        <w:tc>
          <w:tcPr>
            <w:tcW w:w="2304" w:type="dxa"/>
          </w:tcPr>
          <w:p w14:paraId="274811B7" w14:textId="77777777" w:rsidR="007D21DA" w:rsidRDefault="007D21DA">
            <w:r>
              <w:t>Jadcup headquarters</w:t>
            </w:r>
          </w:p>
        </w:tc>
      </w:tr>
    </w:tbl>
    <w:p w14:paraId="0E783E1A" w14:textId="20F59998" w:rsidR="00792052" w:rsidRDefault="00B65E92" w:rsidP="00DE2C2C">
      <w:r>
        <w:t>Due to the conflicting schedules</w:t>
      </w:r>
      <w:r w:rsidR="00EF4743">
        <w:t xml:space="preserve"> between team members, we decided that we would hold the team meetings during offsite hours, </w:t>
      </w:r>
      <w:r w:rsidR="00B60864">
        <w:t>and when required we would have a makeup meeting in the weekend</w:t>
      </w:r>
      <w:r w:rsidR="00F20808">
        <w:t>s.</w:t>
      </w:r>
    </w:p>
    <w:p w14:paraId="4DB095FB" w14:textId="4778109C" w:rsidR="00792052" w:rsidRPr="00792052" w:rsidRDefault="00792052" w:rsidP="00DE2C2C">
      <w:pPr>
        <w:rPr>
          <w:b/>
          <w:bCs/>
        </w:rPr>
      </w:pPr>
      <w:r w:rsidRPr="00792052">
        <w:rPr>
          <w:b/>
          <w:bCs/>
        </w:rPr>
        <w:t>Meetings in semester 1</w:t>
      </w:r>
    </w:p>
    <w:tbl>
      <w:tblPr>
        <w:tblStyle w:val="TableGrid"/>
        <w:tblW w:w="0" w:type="auto"/>
        <w:tblLook w:val="04A0" w:firstRow="1" w:lastRow="0" w:firstColumn="1" w:lastColumn="0" w:noHBand="0" w:noVBand="1"/>
      </w:tblPr>
      <w:tblGrid>
        <w:gridCol w:w="2239"/>
        <w:gridCol w:w="2306"/>
        <w:gridCol w:w="2208"/>
        <w:gridCol w:w="2263"/>
      </w:tblGrid>
      <w:tr w:rsidR="009A4636" w:rsidRPr="00793494" w14:paraId="4CD7FA0E" w14:textId="77777777" w:rsidTr="009A4636">
        <w:tc>
          <w:tcPr>
            <w:tcW w:w="2239" w:type="dxa"/>
          </w:tcPr>
          <w:p w14:paraId="27117F0A" w14:textId="209E11DD" w:rsidR="009A4636" w:rsidRPr="00793494" w:rsidRDefault="009A4636">
            <w:pPr>
              <w:rPr>
                <w:b/>
                <w:bCs/>
              </w:rPr>
            </w:pPr>
            <w:r>
              <w:rPr>
                <w:b/>
                <w:bCs/>
              </w:rPr>
              <w:t>Meeting type</w:t>
            </w:r>
          </w:p>
        </w:tc>
        <w:tc>
          <w:tcPr>
            <w:tcW w:w="2306" w:type="dxa"/>
          </w:tcPr>
          <w:p w14:paraId="689AE4AC" w14:textId="64DF4550" w:rsidR="009A4636" w:rsidRPr="00793494" w:rsidRDefault="009A4636">
            <w:pPr>
              <w:rPr>
                <w:b/>
                <w:bCs/>
              </w:rPr>
            </w:pPr>
            <w:r w:rsidRPr="00793494">
              <w:rPr>
                <w:b/>
                <w:bCs/>
              </w:rPr>
              <w:t>Date</w:t>
            </w:r>
          </w:p>
        </w:tc>
        <w:tc>
          <w:tcPr>
            <w:tcW w:w="2208" w:type="dxa"/>
          </w:tcPr>
          <w:p w14:paraId="7F512698" w14:textId="41485059" w:rsidR="009A4636" w:rsidRPr="00793494" w:rsidRDefault="009A4636">
            <w:pPr>
              <w:rPr>
                <w:b/>
                <w:bCs/>
              </w:rPr>
            </w:pPr>
            <w:r>
              <w:rPr>
                <w:b/>
                <w:bCs/>
              </w:rPr>
              <w:t>Time</w:t>
            </w:r>
          </w:p>
        </w:tc>
        <w:tc>
          <w:tcPr>
            <w:tcW w:w="2263" w:type="dxa"/>
          </w:tcPr>
          <w:p w14:paraId="19437B25" w14:textId="4270E014" w:rsidR="009A4636" w:rsidRPr="00793494" w:rsidRDefault="009A4636">
            <w:pPr>
              <w:rPr>
                <w:b/>
                <w:bCs/>
              </w:rPr>
            </w:pPr>
            <w:r w:rsidRPr="00793494">
              <w:rPr>
                <w:b/>
                <w:bCs/>
              </w:rPr>
              <w:t>Location</w:t>
            </w:r>
          </w:p>
        </w:tc>
      </w:tr>
      <w:tr w:rsidR="009A4636" w14:paraId="4571E226" w14:textId="77777777" w:rsidTr="009A4636">
        <w:tc>
          <w:tcPr>
            <w:tcW w:w="2239" w:type="dxa"/>
          </w:tcPr>
          <w:p w14:paraId="14A0CD18" w14:textId="1C2397C6" w:rsidR="009A4636" w:rsidRDefault="009A4636">
            <w:r>
              <w:t>Team</w:t>
            </w:r>
            <w:r w:rsidR="00E061B2">
              <w:t xml:space="preserve"> </w:t>
            </w:r>
            <w:r w:rsidR="00DA1E2C">
              <w:t>meeting</w:t>
            </w:r>
          </w:p>
        </w:tc>
        <w:tc>
          <w:tcPr>
            <w:tcW w:w="2306" w:type="dxa"/>
          </w:tcPr>
          <w:p w14:paraId="3B403A0A" w14:textId="24F82516" w:rsidR="009A4636" w:rsidRDefault="00E061B2">
            <w:r>
              <w:t>Monday</w:t>
            </w:r>
            <w:r w:rsidR="009A4636">
              <w:t xml:space="preserve"> 6</w:t>
            </w:r>
            <w:r w:rsidR="009A4636" w:rsidRPr="009A4636">
              <w:rPr>
                <w:vertAlign w:val="superscript"/>
              </w:rPr>
              <w:t>th</w:t>
            </w:r>
            <w:r w:rsidR="009A4636">
              <w:t xml:space="preserve"> March</w:t>
            </w:r>
          </w:p>
        </w:tc>
        <w:tc>
          <w:tcPr>
            <w:tcW w:w="2208" w:type="dxa"/>
          </w:tcPr>
          <w:p w14:paraId="019468A5" w14:textId="7ED07145" w:rsidR="009A4636" w:rsidRDefault="009A4636">
            <w:r>
              <w:t>6pm</w:t>
            </w:r>
          </w:p>
        </w:tc>
        <w:tc>
          <w:tcPr>
            <w:tcW w:w="2263" w:type="dxa"/>
          </w:tcPr>
          <w:p w14:paraId="29FF627B" w14:textId="1053DA5B" w:rsidR="009A4636" w:rsidRDefault="00E061B2">
            <w:r>
              <w:t>WZ701</w:t>
            </w:r>
          </w:p>
        </w:tc>
      </w:tr>
      <w:tr w:rsidR="009A4636" w14:paraId="5D39C487" w14:textId="77777777" w:rsidTr="009A4636">
        <w:tc>
          <w:tcPr>
            <w:tcW w:w="2239" w:type="dxa"/>
          </w:tcPr>
          <w:p w14:paraId="3CFDA100" w14:textId="32776FDF" w:rsidR="009A4636" w:rsidRDefault="009A4636">
            <w:r>
              <w:t>Mentor</w:t>
            </w:r>
            <w:r w:rsidR="00DA1E2C">
              <w:t xml:space="preserve"> meeting</w:t>
            </w:r>
          </w:p>
        </w:tc>
        <w:tc>
          <w:tcPr>
            <w:tcW w:w="2306" w:type="dxa"/>
          </w:tcPr>
          <w:p w14:paraId="1653C735" w14:textId="46525F3E" w:rsidR="009A4636" w:rsidRDefault="00E061B2">
            <w:r>
              <w:t>Tuesday 7</w:t>
            </w:r>
            <w:r w:rsidRPr="00E061B2">
              <w:rPr>
                <w:vertAlign w:val="superscript"/>
              </w:rPr>
              <w:t>th</w:t>
            </w:r>
            <w:r>
              <w:t xml:space="preserve"> March</w:t>
            </w:r>
          </w:p>
        </w:tc>
        <w:tc>
          <w:tcPr>
            <w:tcW w:w="2208" w:type="dxa"/>
          </w:tcPr>
          <w:p w14:paraId="336A49A7" w14:textId="7E0D61E8" w:rsidR="009A4636" w:rsidRDefault="00E061B2">
            <w:r>
              <w:t>11am</w:t>
            </w:r>
          </w:p>
        </w:tc>
        <w:tc>
          <w:tcPr>
            <w:tcW w:w="2263" w:type="dxa"/>
          </w:tcPr>
          <w:p w14:paraId="270DF341" w14:textId="0AB08525" w:rsidR="009A4636" w:rsidRDefault="009A4636">
            <w:r>
              <w:t>WZ</w:t>
            </w:r>
            <w:r w:rsidR="00E061B2">
              <w:t>1101</w:t>
            </w:r>
          </w:p>
        </w:tc>
      </w:tr>
      <w:tr w:rsidR="009A4636" w14:paraId="77F36881" w14:textId="77777777" w:rsidTr="009A4636">
        <w:tc>
          <w:tcPr>
            <w:tcW w:w="2239" w:type="dxa"/>
          </w:tcPr>
          <w:p w14:paraId="0C354690" w14:textId="6D0968BD" w:rsidR="009A4636" w:rsidRDefault="00125D90">
            <w:r>
              <w:t>Mentor</w:t>
            </w:r>
            <w:r w:rsidR="00DA1E2C">
              <w:t xml:space="preserve"> meeting</w:t>
            </w:r>
          </w:p>
        </w:tc>
        <w:tc>
          <w:tcPr>
            <w:tcW w:w="2306" w:type="dxa"/>
          </w:tcPr>
          <w:p w14:paraId="3290CDB6" w14:textId="632DEC90" w:rsidR="009A4636" w:rsidRDefault="00125D90">
            <w:r>
              <w:t>Tuesday 14</w:t>
            </w:r>
            <w:r w:rsidRPr="00125D90">
              <w:rPr>
                <w:vertAlign w:val="superscript"/>
              </w:rPr>
              <w:t>th</w:t>
            </w:r>
            <w:r>
              <w:t xml:space="preserve"> March</w:t>
            </w:r>
          </w:p>
        </w:tc>
        <w:tc>
          <w:tcPr>
            <w:tcW w:w="2208" w:type="dxa"/>
          </w:tcPr>
          <w:p w14:paraId="066EC97C" w14:textId="4315F66E" w:rsidR="009A4636" w:rsidRDefault="00125D90">
            <w:r>
              <w:t>10am</w:t>
            </w:r>
          </w:p>
        </w:tc>
        <w:tc>
          <w:tcPr>
            <w:tcW w:w="2263" w:type="dxa"/>
          </w:tcPr>
          <w:p w14:paraId="783081E0" w14:textId="3BB817DF" w:rsidR="009A4636" w:rsidRDefault="00125D90">
            <w:r>
              <w:t>WZ1101</w:t>
            </w:r>
          </w:p>
        </w:tc>
      </w:tr>
      <w:tr w:rsidR="009A4636" w14:paraId="13B8D78B" w14:textId="77777777" w:rsidTr="009A4636">
        <w:tc>
          <w:tcPr>
            <w:tcW w:w="2239" w:type="dxa"/>
          </w:tcPr>
          <w:p w14:paraId="4FFD2010" w14:textId="09C23591" w:rsidR="009A4636" w:rsidRDefault="00125D90">
            <w:r>
              <w:t>Team</w:t>
            </w:r>
            <w:r w:rsidR="00DA1E2C">
              <w:t xml:space="preserve"> meeting</w:t>
            </w:r>
          </w:p>
        </w:tc>
        <w:tc>
          <w:tcPr>
            <w:tcW w:w="2306" w:type="dxa"/>
          </w:tcPr>
          <w:p w14:paraId="41B857B8" w14:textId="29716B31" w:rsidR="009A4636" w:rsidRDefault="00CD694C">
            <w:r>
              <w:t>Tuesday 14</w:t>
            </w:r>
            <w:r w:rsidRPr="00125D90">
              <w:rPr>
                <w:vertAlign w:val="superscript"/>
              </w:rPr>
              <w:t>th</w:t>
            </w:r>
            <w:r>
              <w:t xml:space="preserve"> March</w:t>
            </w:r>
          </w:p>
        </w:tc>
        <w:tc>
          <w:tcPr>
            <w:tcW w:w="2208" w:type="dxa"/>
          </w:tcPr>
          <w:p w14:paraId="6F4FE985" w14:textId="0964316D" w:rsidR="009A4636" w:rsidRDefault="00125D90">
            <w:r>
              <w:t>1</w:t>
            </w:r>
            <w:r w:rsidR="00CD694C">
              <w:t>1am</w:t>
            </w:r>
          </w:p>
        </w:tc>
        <w:tc>
          <w:tcPr>
            <w:tcW w:w="2263" w:type="dxa"/>
          </w:tcPr>
          <w:p w14:paraId="580A06EF" w14:textId="053C05BF" w:rsidR="009A4636" w:rsidRDefault="00CD694C">
            <w:r>
              <w:t>WZ601</w:t>
            </w:r>
          </w:p>
        </w:tc>
      </w:tr>
      <w:tr w:rsidR="009A4636" w14:paraId="0E2776CB" w14:textId="77777777" w:rsidTr="009A4636">
        <w:tc>
          <w:tcPr>
            <w:tcW w:w="2239" w:type="dxa"/>
          </w:tcPr>
          <w:p w14:paraId="3531A55F" w14:textId="37F03ECB" w:rsidR="009A4636" w:rsidRDefault="00CD694C">
            <w:r>
              <w:t>Client</w:t>
            </w:r>
            <w:r w:rsidR="00DA1E2C">
              <w:t xml:space="preserve"> meeting</w:t>
            </w:r>
          </w:p>
        </w:tc>
        <w:tc>
          <w:tcPr>
            <w:tcW w:w="2306" w:type="dxa"/>
          </w:tcPr>
          <w:p w14:paraId="7CB393E0" w14:textId="541DF480" w:rsidR="00CD694C" w:rsidRDefault="00CD694C">
            <w:r>
              <w:t>Thursday 16</w:t>
            </w:r>
            <w:r w:rsidRPr="00CD694C">
              <w:rPr>
                <w:vertAlign w:val="superscript"/>
              </w:rPr>
              <w:t>th</w:t>
            </w:r>
            <w:r>
              <w:t xml:space="preserve"> March</w:t>
            </w:r>
          </w:p>
        </w:tc>
        <w:tc>
          <w:tcPr>
            <w:tcW w:w="2208" w:type="dxa"/>
          </w:tcPr>
          <w:p w14:paraId="7A999C9F" w14:textId="7DC534CB" w:rsidR="009A4636" w:rsidRDefault="006875B4">
            <w:r>
              <w:t>1pm</w:t>
            </w:r>
          </w:p>
        </w:tc>
        <w:tc>
          <w:tcPr>
            <w:tcW w:w="2263" w:type="dxa"/>
          </w:tcPr>
          <w:p w14:paraId="103CF8F5" w14:textId="1B1DD963" w:rsidR="009A4636" w:rsidRDefault="006875B4">
            <w:r>
              <w:t>Jadcup headquarters</w:t>
            </w:r>
          </w:p>
        </w:tc>
      </w:tr>
      <w:tr w:rsidR="006875B4" w14:paraId="5EEC9E3A" w14:textId="77777777" w:rsidTr="009A4636">
        <w:tc>
          <w:tcPr>
            <w:tcW w:w="2239" w:type="dxa"/>
          </w:tcPr>
          <w:p w14:paraId="557B6EC7" w14:textId="53A04AF2" w:rsidR="006875B4" w:rsidRDefault="006875B4">
            <w:r>
              <w:t>Team</w:t>
            </w:r>
            <w:r w:rsidR="00DA1E2C">
              <w:t xml:space="preserve"> meeting</w:t>
            </w:r>
          </w:p>
        </w:tc>
        <w:tc>
          <w:tcPr>
            <w:tcW w:w="2306" w:type="dxa"/>
          </w:tcPr>
          <w:p w14:paraId="7B559F35" w14:textId="06D2B8AB" w:rsidR="006875B4" w:rsidRDefault="006875B4">
            <w:r>
              <w:t xml:space="preserve">Saturday </w:t>
            </w:r>
            <w:r w:rsidR="00DA1E2C">
              <w:t>18</w:t>
            </w:r>
            <w:r w:rsidR="00DA1E2C" w:rsidRPr="00DA1E2C">
              <w:rPr>
                <w:vertAlign w:val="superscript"/>
              </w:rPr>
              <w:t>th</w:t>
            </w:r>
            <w:r w:rsidR="00DA1E2C">
              <w:t xml:space="preserve"> March</w:t>
            </w:r>
          </w:p>
        </w:tc>
        <w:tc>
          <w:tcPr>
            <w:tcW w:w="2208" w:type="dxa"/>
          </w:tcPr>
          <w:p w14:paraId="1EC9A912" w14:textId="1F48FEF7" w:rsidR="006875B4" w:rsidRDefault="00DA1E2C">
            <w:r>
              <w:t>9am</w:t>
            </w:r>
          </w:p>
        </w:tc>
        <w:tc>
          <w:tcPr>
            <w:tcW w:w="2263" w:type="dxa"/>
          </w:tcPr>
          <w:p w14:paraId="3967D1E9" w14:textId="7E388D28" w:rsidR="006875B4" w:rsidRDefault="00DA1E2C">
            <w:r>
              <w:t>Online</w:t>
            </w:r>
          </w:p>
        </w:tc>
      </w:tr>
      <w:tr w:rsidR="0073686A" w14:paraId="140626B4" w14:textId="77777777" w:rsidTr="009A4636">
        <w:tc>
          <w:tcPr>
            <w:tcW w:w="2239" w:type="dxa"/>
          </w:tcPr>
          <w:p w14:paraId="11CD9400" w14:textId="7C2520C8" w:rsidR="0073686A" w:rsidRDefault="0041684E">
            <w:r>
              <w:t>Team meeting</w:t>
            </w:r>
          </w:p>
        </w:tc>
        <w:tc>
          <w:tcPr>
            <w:tcW w:w="2306" w:type="dxa"/>
          </w:tcPr>
          <w:p w14:paraId="16B3856A" w14:textId="4C4587A7" w:rsidR="0073686A" w:rsidRDefault="0041684E">
            <w:r>
              <w:t>Tuesday 21</w:t>
            </w:r>
            <w:r w:rsidRPr="0041684E">
              <w:rPr>
                <w:vertAlign w:val="superscript"/>
              </w:rPr>
              <w:t>st</w:t>
            </w:r>
            <w:r>
              <w:t xml:space="preserve"> March</w:t>
            </w:r>
          </w:p>
        </w:tc>
        <w:tc>
          <w:tcPr>
            <w:tcW w:w="2208" w:type="dxa"/>
          </w:tcPr>
          <w:p w14:paraId="0011FCF1" w14:textId="74B1534A" w:rsidR="0073686A" w:rsidRDefault="0041684E">
            <w:r>
              <w:t>9.30am</w:t>
            </w:r>
          </w:p>
        </w:tc>
        <w:tc>
          <w:tcPr>
            <w:tcW w:w="2263" w:type="dxa"/>
          </w:tcPr>
          <w:p w14:paraId="4D215D53" w14:textId="6BA84B9E" w:rsidR="0073686A" w:rsidRDefault="0041684E">
            <w:r>
              <w:t>WZ701</w:t>
            </w:r>
          </w:p>
        </w:tc>
      </w:tr>
      <w:tr w:rsidR="0073686A" w14:paraId="1F071DD9" w14:textId="77777777" w:rsidTr="009A4636">
        <w:tc>
          <w:tcPr>
            <w:tcW w:w="2239" w:type="dxa"/>
          </w:tcPr>
          <w:p w14:paraId="5AFCCB93" w14:textId="6341F96E" w:rsidR="0073686A" w:rsidRDefault="0041684E">
            <w:r>
              <w:lastRenderedPageBreak/>
              <w:t>Mentor meeting</w:t>
            </w:r>
          </w:p>
        </w:tc>
        <w:tc>
          <w:tcPr>
            <w:tcW w:w="2306" w:type="dxa"/>
          </w:tcPr>
          <w:p w14:paraId="2F1AA689" w14:textId="4164DF9D" w:rsidR="0073686A" w:rsidRDefault="0041684E">
            <w:r>
              <w:t>Tuesday 21</w:t>
            </w:r>
            <w:r w:rsidRPr="0041684E">
              <w:rPr>
                <w:vertAlign w:val="superscript"/>
              </w:rPr>
              <w:t>st</w:t>
            </w:r>
            <w:r>
              <w:t xml:space="preserve"> March</w:t>
            </w:r>
          </w:p>
        </w:tc>
        <w:tc>
          <w:tcPr>
            <w:tcW w:w="2208" w:type="dxa"/>
          </w:tcPr>
          <w:p w14:paraId="2C73B155" w14:textId="30993B6D" w:rsidR="0073686A" w:rsidRDefault="0041684E">
            <w:r>
              <w:t>10am</w:t>
            </w:r>
          </w:p>
        </w:tc>
        <w:tc>
          <w:tcPr>
            <w:tcW w:w="2263" w:type="dxa"/>
          </w:tcPr>
          <w:p w14:paraId="6D66E25E" w14:textId="0ADE0E88" w:rsidR="0073686A" w:rsidRDefault="0041684E">
            <w:r>
              <w:t>WZ1101</w:t>
            </w:r>
          </w:p>
        </w:tc>
      </w:tr>
      <w:tr w:rsidR="0041684E" w14:paraId="0A2901F6" w14:textId="77777777" w:rsidTr="009A4636">
        <w:tc>
          <w:tcPr>
            <w:tcW w:w="2239" w:type="dxa"/>
          </w:tcPr>
          <w:p w14:paraId="5AA5A527" w14:textId="4A27DA27" w:rsidR="0041684E" w:rsidRDefault="0041684E">
            <w:r>
              <w:t>Team meeting</w:t>
            </w:r>
          </w:p>
        </w:tc>
        <w:tc>
          <w:tcPr>
            <w:tcW w:w="2306" w:type="dxa"/>
          </w:tcPr>
          <w:p w14:paraId="1FBDABA0" w14:textId="75E8D518" w:rsidR="0041684E" w:rsidRDefault="0041684E">
            <w:r>
              <w:t>Tuesday 21</w:t>
            </w:r>
            <w:r w:rsidRPr="0041684E">
              <w:rPr>
                <w:vertAlign w:val="superscript"/>
              </w:rPr>
              <w:t>st</w:t>
            </w:r>
            <w:r>
              <w:t xml:space="preserve"> March</w:t>
            </w:r>
          </w:p>
        </w:tc>
        <w:tc>
          <w:tcPr>
            <w:tcW w:w="2208" w:type="dxa"/>
          </w:tcPr>
          <w:p w14:paraId="4A6DE687" w14:textId="1CEE18A2" w:rsidR="0041684E" w:rsidRDefault="0041684E">
            <w:r>
              <w:t>11am</w:t>
            </w:r>
          </w:p>
        </w:tc>
        <w:tc>
          <w:tcPr>
            <w:tcW w:w="2263" w:type="dxa"/>
          </w:tcPr>
          <w:p w14:paraId="753194DE" w14:textId="5D5D87DC" w:rsidR="0041684E" w:rsidRDefault="0041684E">
            <w:r>
              <w:t>WZ1101</w:t>
            </w:r>
          </w:p>
        </w:tc>
      </w:tr>
    </w:tbl>
    <w:p w14:paraId="7EDAC8A7" w14:textId="40451A60" w:rsidR="00C157E6" w:rsidRPr="00DE2C2C" w:rsidRDefault="00DA1E2C" w:rsidP="00DE2C2C">
      <w:r>
        <w:t xml:space="preserve">[See appendix for </w:t>
      </w:r>
      <w:r w:rsidR="005978D3">
        <w:t>further details of the meetings</w:t>
      </w:r>
      <w:r>
        <w:t>]</w:t>
      </w:r>
      <w:r w:rsidR="00274B59">
        <w:t>/ portfolio</w:t>
      </w:r>
      <w:r w:rsidR="00C157E6" w:rsidRPr="00DE2C2C">
        <w:br w:type="page"/>
      </w:r>
    </w:p>
    <w:p w14:paraId="07148891" w14:textId="5DDBDC90" w:rsidR="0A652218" w:rsidRDefault="0A652218" w:rsidP="1AA21D41">
      <w:pPr>
        <w:pStyle w:val="Heading1"/>
      </w:pPr>
      <w:commentRangeStart w:id="35"/>
      <w:r>
        <w:lastRenderedPageBreak/>
        <w:t xml:space="preserve">Section </w:t>
      </w:r>
      <w:r w:rsidR="7A2AB79F">
        <w:t>7</w:t>
      </w:r>
      <w:r>
        <w:t>:</w:t>
      </w:r>
      <w:r w:rsidR="7A2AB79F">
        <w:t xml:space="preserve"> Project Management Methodology</w:t>
      </w:r>
      <w:commentRangeEnd w:id="35"/>
      <w:r>
        <w:rPr>
          <w:rStyle w:val="CommentReference"/>
        </w:rPr>
        <w:commentReference w:id="35"/>
      </w:r>
    </w:p>
    <w:p w14:paraId="25BDC4F6" w14:textId="0CE5D368" w:rsidR="2EB52476" w:rsidRDefault="31DF74A6" w:rsidP="0352CB54">
      <w:r w:rsidRPr="1AA21D41">
        <w:rPr>
          <w:b/>
          <w:bCs/>
        </w:rPr>
        <w:t>Summary</w:t>
      </w:r>
      <w:r>
        <w:t>: As a team, we have decided to use Kanban as our project management methodology. With the wide range of Kanban tools available including Trello</w:t>
      </w:r>
      <w:r w:rsidR="2339EA23">
        <w:t xml:space="preserve"> and the Agile Manifesto, we can leverage our team’s talents and experience with agile methodologies.</w:t>
      </w:r>
    </w:p>
    <w:p w14:paraId="0962FA6D" w14:textId="5D209923" w:rsidR="2A09BDE2" w:rsidRDefault="2A09BDE2" w:rsidP="1AA21D41">
      <w:r w:rsidRPr="1AA21D41">
        <w:rPr>
          <w:b/>
          <w:bCs/>
        </w:rPr>
        <w:t>Rationale</w:t>
      </w:r>
      <w:r w:rsidR="2339EA23">
        <w:t xml:space="preserve">: </w:t>
      </w:r>
    </w:p>
    <w:p w14:paraId="56F578F6" w14:textId="6A694773" w:rsidR="66AEEBD5" w:rsidRDefault="66AEEBD5" w:rsidP="1AA21D41">
      <w:pPr>
        <w:pStyle w:val="ListParagraph"/>
        <w:numPr>
          <w:ilvl w:val="0"/>
          <w:numId w:val="2"/>
        </w:numPr>
      </w:pPr>
      <w:commentRangeStart w:id="36"/>
      <w:r w:rsidRPr="1AA21D41">
        <w:rPr>
          <w:b/>
          <w:bCs/>
        </w:rPr>
        <w:t>Flexible Development</w:t>
      </w:r>
      <w:commentRangeEnd w:id="36"/>
      <w:r w:rsidR="00CA6E82">
        <w:rPr>
          <w:rStyle w:val="CommentReference"/>
        </w:rPr>
        <w:commentReference w:id="36"/>
      </w:r>
      <w:r>
        <w:br/>
      </w:r>
      <w:r w:rsidR="4632FE7D">
        <w:t xml:space="preserve">Our team and our client are </w:t>
      </w:r>
      <w:r w:rsidR="2339EA23">
        <w:t>continuing to discover the design intention of the Digital Twin prototype</w:t>
      </w:r>
      <w:r w:rsidR="2AAC9B8C">
        <w:t xml:space="preserve"> as we develop</w:t>
      </w:r>
      <w:r w:rsidR="2339EA23">
        <w:t>. While we have functional requirements, we’re still unclear on technical design and lack team knowledge both in design and technology stack. Because of this, we need rapid iteration through numerous meet</w:t>
      </w:r>
      <w:r w:rsidR="7B02A8E9">
        <w:t xml:space="preserve">ings and </w:t>
      </w:r>
      <w:r w:rsidR="3EBFD349">
        <w:t xml:space="preserve">highly visible </w:t>
      </w:r>
      <w:r w:rsidR="25DD14AD">
        <w:t>iterables</w:t>
      </w:r>
      <w:r w:rsidR="7B02A8E9">
        <w:t>. For this reason, Kanban’s focus on user stories</w:t>
      </w:r>
      <w:r w:rsidR="38D4D925">
        <w:t xml:space="preserve"> and </w:t>
      </w:r>
      <w:r w:rsidR="4D10F36D">
        <w:t>granular work will be invaluable for development</w:t>
      </w:r>
      <w:r w:rsidR="7B02A8E9">
        <w:t>.</w:t>
      </w:r>
      <w:r>
        <w:br/>
      </w:r>
    </w:p>
    <w:p w14:paraId="026F5148" w14:textId="3595DFF2" w:rsidR="18D31561" w:rsidRDefault="18D31561" w:rsidP="1AA21D41">
      <w:pPr>
        <w:pStyle w:val="ListParagraph"/>
        <w:numPr>
          <w:ilvl w:val="0"/>
          <w:numId w:val="2"/>
        </w:numPr>
      </w:pPr>
      <w:commentRangeStart w:id="37"/>
      <w:r w:rsidRPr="1AA21D41">
        <w:rPr>
          <w:b/>
          <w:bCs/>
        </w:rPr>
        <w:t>Industry Standard</w:t>
      </w:r>
      <w:r>
        <w:br/>
      </w:r>
      <w:r w:rsidR="7B02A8E9">
        <w:t>In addition to the practical applications of Kanban as a methodology, we also chose this agi</w:t>
      </w:r>
      <w:r w:rsidR="6F467647">
        <w:t xml:space="preserve">le methodology as a supplement to our own learning. </w:t>
      </w:r>
      <w:r w:rsidR="7B02A8E9">
        <w:t>Agile practices are becoming common in the wider workforce</w:t>
      </w:r>
      <w:r w:rsidR="5F4EE39D">
        <w:t>, and we as a team chose Kanban so that we can better fit employer requirements. We have also had strong experience with a past paper and lecturer that took the lead on teaching us strong agile practices</w:t>
      </w:r>
      <w:r w:rsidR="7B02A8E9">
        <w:t xml:space="preserve">. </w:t>
      </w:r>
      <w:r>
        <w:br/>
      </w:r>
    </w:p>
    <w:p w14:paraId="7AD0B670" w14:textId="0B42DDC4" w:rsidR="7EE12561" w:rsidRDefault="7EE12561" w:rsidP="1AA21D41">
      <w:pPr>
        <w:pStyle w:val="ListParagraph"/>
        <w:numPr>
          <w:ilvl w:val="0"/>
          <w:numId w:val="2"/>
        </w:numPr>
      </w:pPr>
      <w:r w:rsidRPr="1AA21D41">
        <w:rPr>
          <w:b/>
          <w:bCs/>
        </w:rPr>
        <w:t>Strong Agile Standards</w:t>
      </w:r>
      <w:r>
        <w:br/>
      </w:r>
      <w:r w:rsidR="63CA9A87">
        <w:t xml:space="preserve">With only a limited amount of development time available (15 hours per week) we need to make sure our ways of working are strong and rapidly improved. Kanban’s </w:t>
      </w:r>
      <w:r w:rsidR="550D26AA">
        <w:t xml:space="preserve">agile working practices </w:t>
      </w:r>
      <w:r w:rsidR="7B194970">
        <w:t xml:space="preserve">can be supplemented with </w:t>
      </w:r>
      <w:r w:rsidR="63CA9A87">
        <w:t xml:space="preserve">retrospectives, reviews and </w:t>
      </w:r>
      <w:r w:rsidR="6D5AEA9F">
        <w:t xml:space="preserve">to </w:t>
      </w:r>
      <w:r w:rsidR="63CA9A87">
        <w:t xml:space="preserve">weekly planning allow us to </w:t>
      </w:r>
      <w:r w:rsidR="092F2437">
        <w:t xml:space="preserve">reflect and </w:t>
      </w:r>
      <w:r w:rsidR="63CA9A87">
        <w:t>iterate</w:t>
      </w:r>
      <w:r w:rsidR="12CAD539">
        <w:t xml:space="preserve"> on the way we plan our development</w:t>
      </w:r>
      <w:r w:rsidR="3EC138CD">
        <w:t>. This allows our development to become more lean and streamlined as time goes on.</w:t>
      </w:r>
      <w:r w:rsidR="2339EA23">
        <w:t xml:space="preserve"> </w:t>
      </w:r>
      <w:commentRangeEnd w:id="37"/>
      <w:r w:rsidR="00CA6E82">
        <w:rPr>
          <w:rStyle w:val="CommentReference"/>
        </w:rPr>
        <w:commentReference w:id="37"/>
      </w:r>
    </w:p>
    <w:p w14:paraId="597FC9A5" w14:textId="425761FB" w:rsidR="1AA21D41" w:rsidRDefault="1AA21D41" w:rsidP="1AA21D41">
      <w:r>
        <w:br/>
      </w:r>
      <w:commentRangeStart w:id="38"/>
      <w:r w:rsidR="423AE801" w:rsidRPr="1AA21D41">
        <w:rPr>
          <w:b/>
          <w:bCs/>
        </w:rPr>
        <w:t>Justification</w:t>
      </w:r>
      <w:commentRangeEnd w:id="38"/>
      <w:r w:rsidR="00CA6E82">
        <w:rPr>
          <w:rStyle w:val="CommentReference"/>
        </w:rPr>
        <w:commentReference w:id="38"/>
      </w:r>
      <w:r w:rsidR="423AE801">
        <w:t>:</w:t>
      </w:r>
    </w:p>
    <w:p w14:paraId="04D368B6" w14:textId="595550D5" w:rsidR="423AE801" w:rsidRDefault="423AE801" w:rsidP="1AA21D41">
      <w:pPr>
        <w:pStyle w:val="ListParagraph"/>
        <w:numPr>
          <w:ilvl w:val="0"/>
          <w:numId w:val="1"/>
        </w:numPr>
      </w:pPr>
      <w:r w:rsidRPr="1AA21D41">
        <w:rPr>
          <w:b/>
          <w:bCs/>
        </w:rPr>
        <w:t>Waterfall</w:t>
      </w:r>
      <w:r>
        <w:br/>
      </w:r>
      <w:r w:rsidR="6897D417">
        <w:t xml:space="preserve">While waterfall would be invaluable for designing the system from the start, we are in a position of unknown requirements, iterations and skills. Because of this, we don’t have the luxury of dedicating specific engineers to tasks for long lengths of time and create the perfect </w:t>
      </w:r>
      <w:r w:rsidR="0BAECFE3">
        <w:t>prototype. We are discovering as we go, and waterfall’s rigid, process-by-process structure would be unsuitable for our workflow and the project.</w:t>
      </w:r>
      <w:r>
        <w:br/>
      </w:r>
    </w:p>
    <w:p w14:paraId="603BCA66" w14:textId="5CF67D34" w:rsidR="46871DB6" w:rsidRDefault="46871DB6" w:rsidP="1AA21D41">
      <w:pPr>
        <w:pStyle w:val="ListParagraph"/>
        <w:numPr>
          <w:ilvl w:val="0"/>
          <w:numId w:val="1"/>
        </w:numPr>
      </w:pPr>
      <w:r w:rsidRPr="1AA21D41">
        <w:rPr>
          <w:b/>
          <w:bCs/>
        </w:rPr>
        <w:t>Scrum</w:t>
      </w:r>
      <w:r>
        <w:br/>
      </w:r>
      <w:r w:rsidR="3D9BF1C4">
        <w:t xml:space="preserve">It should be noted that we are using Scrum’s framework for various meetings and ways of working to keep everyone informed and organized. However, </w:t>
      </w:r>
      <w:r w:rsidR="476F63C6">
        <w:t xml:space="preserve">scrum has a product owner and scrum master for keeping things organized and on-track. We do not have the luxury of a product owner for providing feature requests nor prioritizing our work, and we need to </w:t>
      </w:r>
      <w:r w:rsidR="22B2732E">
        <w:t>do that ourselves. Additionally, Scrum doesn’t provide a clear methodology for iterating on work like Kanban does in the form of vis</w:t>
      </w:r>
      <w:r w:rsidR="2F74EB3A">
        <w:t xml:space="preserve">ual tasks that proceed along development </w:t>
      </w:r>
      <w:commentRangeStart w:id="39"/>
      <w:r w:rsidR="2F74EB3A">
        <w:t>steps</w:t>
      </w:r>
      <w:commentRangeEnd w:id="39"/>
      <w:r w:rsidR="00CA6E82">
        <w:rPr>
          <w:rStyle w:val="CommentReference"/>
        </w:rPr>
        <w:commentReference w:id="39"/>
      </w:r>
      <w:r w:rsidR="2F74EB3A">
        <w:t>.</w:t>
      </w:r>
    </w:p>
    <w:p w14:paraId="4AAE5D4A" w14:textId="77777777" w:rsidR="00A21FAC" w:rsidRDefault="00A21FAC" w:rsidP="00DE2C2C"/>
    <w:p w14:paraId="36481355" w14:textId="44C30442" w:rsidR="00C157E6" w:rsidRPr="00DE2C2C" w:rsidRDefault="00586726" w:rsidP="00DE2C2C">
      <w:r>
        <w:t>Check appendix for WBS</w:t>
      </w:r>
    </w:p>
    <w:p w14:paraId="756FA3EA" w14:textId="77777777" w:rsidR="00877DE7" w:rsidRDefault="00877DE7" w:rsidP="00877DE7">
      <w:pPr>
        <w:pStyle w:val="Heading1"/>
      </w:pPr>
      <w:commentRangeStart w:id="40"/>
      <w:r>
        <w:lastRenderedPageBreak/>
        <w:t>Section 8: Risk/Issue Management</w:t>
      </w:r>
      <w:commentRangeEnd w:id="40"/>
      <w:r w:rsidR="00CA6E82">
        <w:rPr>
          <w:rStyle w:val="CommentReference"/>
          <w:rFonts w:asciiTheme="minorHAnsi" w:eastAsiaTheme="minorEastAsia" w:hAnsiTheme="minorHAnsi" w:cstheme="minorBidi"/>
          <w:color w:val="auto"/>
        </w:rPr>
        <w:commentReference w:id="40"/>
      </w:r>
    </w:p>
    <w:p w14:paraId="1E815438" w14:textId="470026BF" w:rsidR="00F87360" w:rsidRDefault="00D30120" w:rsidP="005E54B8">
      <w:r>
        <w:t>Potential project risks (see appendix- risk register)</w:t>
      </w:r>
      <w:r w:rsidR="006F551C">
        <w:t xml:space="preserve"> that could pose a threat during the project development</w:t>
      </w:r>
      <w:r>
        <w:t xml:space="preserve"> were identified and evaluated</w:t>
      </w:r>
      <w:r w:rsidR="006F551C">
        <w:t>, as well as the potential responses that could be made by the team t</w:t>
      </w:r>
      <w:r w:rsidR="001C4A0F">
        <w:t xml:space="preserve">o prevent the risks from happening or reduce the damage as much as possible. </w:t>
      </w:r>
    </w:p>
    <w:p w14:paraId="4BA78013" w14:textId="3989C834" w:rsidR="00063D37" w:rsidRDefault="00063D37" w:rsidP="00063D37">
      <w:r>
        <w:t xml:space="preserve">The </w:t>
      </w:r>
      <w:r w:rsidR="00B2416E">
        <w:t xml:space="preserve">threat levels of the risks were based on the probability of the risk occurring, as well as the impact of the risk </w:t>
      </w:r>
      <w:r w:rsidR="00301693">
        <w:t>if it were to occur.</w:t>
      </w:r>
      <w:r w:rsidR="00CA4624">
        <w:t xml:space="preserve"> The team members assigned on risk documentation </w:t>
      </w:r>
      <w:r w:rsidR="00821BC5">
        <w:t xml:space="preserve">will be regularly updating the risk register during team </w:t>
      </w:r>
      <w:r w:rsidR="40140A9D">
        <w:t>stand-up</w:t>
      </w:r>
      <w:r w:rsidR="00821BC5">
        <w:t xml:space="preserve"> meetings</w:t>
      </w:r>
      <w:r w:rsidR="00513395">
        <w:t>.</w:t>
      </w:r>
    </w:p>
    <w:p w14:paraId="58FD8608" w14:textId="67B08A67" w:rsidR="00A312FC" w:rsidRDefault="00AF7525" w:rsidP="00063D37">
      <w:r>
        <w:t xml:space="preserve">The </w:t>
      </w:r>
      <w:commentRangeStart w:id="41"/>
      <w:r>
        <w:t xml:space="preserve">issue log </w:t>
      </w:r>
      <w:commentRangeEnd w:id="41"/>
      <w:r w:rsidR="00CA6E82">
        <w:rPr>
          <w:rStyle w:val="CommentReference"/>
        </w:rPr>
        <w:commentReference w:id="41"/>
      </w:r>
      <w:r w:rsidR="00A312FC">
        <w:t xml:space="preserve">shows records of unexpected problems </w:t>
      </w:r>
      <w:r w:rsidR="00AA44E6">
        <w:t xml:space="preserve">the team has faced so far during the project, </w:t>
      </w:r>
      <w:r w:rsidR="00A312FC">
        <w:t xml:space="preserve">and the potential solutions to mitigate the issues, as well as the measures taken to prevent reoccurrence of similar issues in the future. </w:t>
      </w:r>
      <w:r w:rsidR="00AA44E6">
        <w:t xml:space="preserve">The issues </w:t>
      </w:r>
      <w:r w:rsidR="00EE3DAC">
        <w:t xml:space="preserve">are prioritized between low/medium/high threat levels, which </w:t>
      </w:r>
      <w:r w:rsidR="00981E6C">
        <w:t>corresponds to</w:t>
      </w:r>
      <w:r w:rsidR="00EE3DAC">
        <w:t xml:space="preserve"> how soon we attempt to </w:t>
      </w:r>
      <w:r w:rsidR="00981E6C">
        <w:t>find a solution.</w:t>
      </w:r>
    </w:p>
    <w:p w14:paraId="2DA1F038" w14:textId="055C0D74" w:rsidR="00AF7525" w:rsidRDefault="00CF0D8E" w:rsidP="00063D37">
      <w:r>
        <w:t xml:space="preserve">The change management plan is in </w:t>
      </w:r>
      <w:r w:rsidR="00110D82">
        <w:t xml:space="preserve">place to </w:t>
      </w:r>
      <w:r w:rsidR="00484C90">
        <w:t>establish</w:t>
      </w:r>
      <w:r w:rsidR="00110D82">
        <w:t xml:space="preserve"> a structured and systematic approach to manage changes in the project. </w:t>
      </w:r>
      <w:r w:rsidR="00484C90">
        <w:t>If a change is needed, the client and relevant team members will need to collaborate and produce a change request form. The change request form will be specific to the change.</w:t>
      </w:r>
    </w:p>
    <w:p w14:paraId="295DDD36" w14:textId="39B3444D" w:rsidR="00484C90" w:rsidRPr="00A83229" w:rsidRDefault="00484C90" w:rsidP="00484C90">
      <w:pPr>
        <w:rPr>
          <w:rStyle w:val="SubtleEmphasis"/>
        </w:rPr>
      </w:pPr>
      <w:r w:rsidRPr="00A83229">
        <w:rPr>
          <w:rStyle w:val="SubtleEmphasis"/>
        </w:rPr>
        <w:t>For Details about</w:t>
      </w:r>
      <w:r>
        <w:rPr>
          <w:rStyle w:val="SubtleEmphasis"/>
        </w:rPr>
        <w:t xml:space="preserve"> Change Management plan</w:t>
      </w:r>
      <w:r w:rsidRPr="00A83229">
        <w:rPr>
          <w:rStyle w:val="SubtleEmphasis"/>
        </w:rPr>
        <w:t xml:space="preserve"> see Appendix 8.</w:t>
      </w:r>
      <w:r>
        <w:rPr>
          <w:rStyle w:val="SubtleEmphasis"/>
        </w:rPr>
        <w:t>4</w:t>
      </w:r>
      <w:r w:rsidRPr="00A83229">
        <w:rPr>
          <w:rStyle w:val="SubtleEmphasis"/>
        </w:rPr>
        <w:t xml:space="preserve">: </w:t>
      </w:r>
      <w:r>
        <w:rPr>
          <w:rStyle w:val="SubtleEmphasis"/>
        </w:rPr>
        <w:t>Change Management Plan</w:t>
      </w:r>
    </w:p>
    <w:p w14:paraId="291BC4E9" w14:textId="05DF7E5B" w:rsidR="00484C90" w:rsidRDefault="00484C90" w:rsidP="00063D37">
      <w:r w:rsidRPr="00A83229">
        <w:rPr>
          <w:rStyle w:val="SubtleEmphasis"/>
        </w:rPr>
        <w:t>For Details about</w:t>
      </w:r>
      <w:r>
        <w:rPr>
          <w:rStyle w:val="SubtleEmphasis"/>
        </w:rPr>
        <w:t xml:space="preserve"> Change Request Form</w:t>
      </w:r>
      <w:r w:rsidRPr="00A83229">
        <w:rPr>
          <w:rStyle w:val="SubtleEmphasis"/>
        </w:rPr>
        <w:t xml:space="preserve"> see Appendix 8.</w:t>
      </w:r>
      <w:r>
        <w:rPr>
          <w:rStyle w:val="SubtleEmphasis"/>
        </w:rPr>
        <w:t>5</w:t>
      </w:r>
      <w:r w:rsidRPr="00A83229">
        <w:rPr>
          <w:rStyle w:val="SubtleEmphasis"/>
        </w:rPr>
        <w:t xml:space="preserve">: </w:t>
      </w:r>
      <w:r>
        <w:rPr>
          <w:rStyle w:val="SubtleEmphasis"/>
        </w:rPr>
        <w:t>Change Request Form</w:t>
      </w:r>
    </w:p>
    <w:p w14:paraId="16B58DE3" w14:textId="79397C58" w:rsidR="00546D96" w:rsidRDefault="00B05F9C" w:rsidP="00DE2C2C">
      <w:r>
        <w:t>Using</w:t>
      </w:r>
      <w:r w:rsidR="00AF31C7">
        <w:t xml:space="preserve"> our </w:t>
      </w:r>
      <w:commentRangeStart w:id="42"/>
      <w:commentRangeStart w:id="43"/>
      <w:r w:rsidR="00AF31C7">
        <w:t xml:space="preserve">Quality Assurance Plan </w:t>
      </w:r>
      <w:commentRangeEnd w:id="42"/>
      <w:r w:rsidR="00CA6E82">
        <w:rPr>
          <w:rStyle w:val="CommentReference"/>
        </w:rPr>
        <w:commentReference w:id="42"/>
      </w:r>
      <w:commentRangeEnd w:id="43"/>
      <w:r w:rsidR="00CA6E82">
        <w:rPr>
          <w:rStyle w:val="CommentReference"/>
        </w:rPr>
        <w:commentReference w:id="43"/>
      </w:r>
      <w:r w:rsidR="00757856">
        <w:t>we will</w:t>
      </w:r>
      <w:r w:rsidR="003A4564">
        <w:t xml:space="preserve"> be able to minimise </w:t>
      </w:r>
      <w:r w:rsidR="00DD271F">
        <w:t xml:space="preserve">our outlined risks and </w:t>
      </w:r>
      <w:r w:rsidR="00AE0771">
        <w:t>produce a project of higher quality</w:t>
      </w:r>
      <w:r w:rsidR="004D6E57">
        <w:t xml:space="preserve"> that will</w:t>
      </w:r>
      <w:r w:rsidR="00FE7012">
        <w:t xml:space="preserve"> have a reduced risk of damaging </w:t>
      </w:r>
      <w:r w:rsidR="00324A29">
        <w:t xml:space="preserve">the </w:t>
      </w:r>
      <w:r w:rsidR="00BC037F">
        <w:t>client’s</w:t>
      </w:r>
      <w:r w:rsidR="004842A4">
        <w:t xml:space="preserve"> equipment</w:t>
      </w:r>
      <w:r w:rsidR="00AE0771">
        <w:t>.</w:t>
      </w:r>
      <w:r w:rsidR="00324A29">
        <w:t xml:space="preserve"> This is done by ensuring any</w:t>
      </w:r>
      <w:r>
        <w:t xml:space="preserve"> </w:t>
      </w:r>
      <w:r w:rsidR="008B3CC8">
        <w:t xml:space="preserve">all </w:t>
      </w:r>
      <w:r w:rsidR="00301CFA">
        <w:t>code developed is tested.</w:t>
      </w:r>
    </w:p>
    <w:p w14:paraId="4DA4D23C" w14:textId="4A93BD90" w:rsidR="00301CFA" w:rsidRDefault="00301CFA" w:rsidP="00DE2C2C">
      <w:r>
        <w:t>To ensure the quality of our tests we</w:t>
      </w:r>
      <w:r w:rsidR="007115F9">
        <w:t xml:space="preserve"> will</w:t>
      </w:r>
      <w:r>
        <w:t xml:space="preserve"> utilise a </w:t>
      </w:r>
      <w:r w:rsidR="00AE7D6E">
        <w:t>variety</w:t>
      </w:r>
      <w:r>
        <w:t xml:space="preserve"> of metrics </w:t>
      </w:r>
      <w:r w:rsidR="006C7971">
        <w:t xml:space="preserve">measuring our overall testing and </w:t>
      </w:r>
      <w:r w:rsidR="00AE3564">
        <w:t>bug distribution.</w:t>
      </w:r>
      <w:r w:rsidR="007D7910">
        <w:t xml:space="preserve"> As well as designing systems for reporting </w:t>
      </w:r>
      <w:r w:rsidR="00E57902">
        <w:t xml:space="preserve">false QA test outcomes and non-compliance of </w:t>
      </w:r>
      <w:r w:rsidR="00834AC0">
        <w:t>test outcomes</w:t>
      </w:r>
      <w:r w:rsidR="005A01AF">
        <w:t>.</w:t>
      </w:r>
    </w:p>
    <w:p w14:paraId="3ABC3E9B" w14:textId="4FD26850" w:rsidR="00E61F6A" w:rsidRDefault="00015462" w:rsidP="00DE2C2C">
      <w:r>
        <w:t xml:space="preserve">Should non-compliance or false QA testing be discovered then </w:t>
      </w:r>
      <w:r w:rsidR="0037421B">
        <w:t xml:space="preserve">the Audit and review </w:t>
      </w:r>
      <w:r w:rsidR="00D568B1">
        <w:t xml:space="preserve">procedures are outlined </w:t>
      </w:r>
      <w:r w:rsidR="00E61F6A">
        <w:t>to ensure any testing done is to a professional standard.</w:t>
      </w:r>
    </w:p>
    <w:p w14:paraId="2B2E7BB0" w14:textId="0D711FDC" w:rsidR="00E61F6A" w:rsidRPr="00A83229" w:rsidRDefault="00E61F6A" w:rsidP="00DE2C2C">
      <w:pPr>
        <w:rPr>
          <w:rStyle w:val="SubtleEmphasis"/>
        </w:rPr>
      </w:pPr>
      <w:r w:rsidRPr="00A83229">
        <w:rPr>
          <w:rStyle w:val="SubtleEmphasis"/>
        </w:rPr>
        <w:t>For Details about procedures see</w:t>
      </w:r>
      <w:r w:rsidR="00A83229" w:rsidRPr="00A83229">
        <w:rPr>
          <w:rStyle w:val="SubtleEmphasis"/>
        </w:rPr>
        <w:t xml:space="preserve"> Appendix 8.3: Quality Assurance </w:t>
      </w:r>
      <w:commentRangeStart w:id="44"/>
      <w:r w:rsidR="00A83229" w:rsidRPr="00A83229">
        <w:rPr>
          <w:rStyle w:val="SubtleEmphasis"/>
        </w:rPr>
        <w:t>Plans</w:t>
      </w:r>
      <w:commentRangeEnd w:id="44"/>
      <w:r w:rsidR="00CA6E82">
        <w:rPr>
          <w:rStyle w:val="CommentReference"/>
        </w:rPr>
        <w:commentReference w:id="44"/>
      </w:r>
    </w:p>
    <w:p w14:paraId="484A67B7" w14:textId="77777777" w:rsidR="009249B3" w:rsidRPr="00DE2C2C" w:rsidRDefault="009249B3" w:rsidP="00DE2C2C"/>
    <w:p w14:paraId="6CD17142" w14:textId="77777777" w:rsidR="00C157E6" w:rsidRPr="00DE2C2C" w:rsidRDefault="00C157E6" w:rsidP="00DE2C2C">
      <w:r w:rsidRPr="00DE2C2C">
        <w:br w:type="page"/>
      </w:r>
    </w:p>
    <w:p w14:paraId="18AB0343" w14:textId="4E458D89" w:rsidR="009249B3" w:rsidRDefault="009249B3" w:rsidP="00877DE7">
      <w:pPr>
        <w:pStyle w:val="Heading1"/>
        <w:rPr>
          <w:rStyle w:val="Heading1Char"/>
        </w:rPr>
      </w:pPr>
      <w:r w:rsidRPr="00877DE7">
        <w:rPr>
          <w:rStyle w:val="Heading1Char"/>
        </w:rPr>
        <w:lastRenderedPageBreak/>
        <w:t>Section</w:t>
      </w:r>
      <w:r>
        <w:rPr>
          <w:rStyle w:val="Heading1Char"/>
        </w:rPr>
        <w:t xml:space="preserve"> </w:t>
      </w:r>
      <w:r w:rsidR="00C157E6" w:rsidRPr="009249B3">
        <w:rPr>
          <w:rStyle w:val="Heading1Char"/>
        </w:rPr>
        <w:t>9</w:t>
      </w:r>
      <w:r>
        <w:rPr>
          <w:rStyle w:val="Heading1Char"/>
        </w:rPr>
        <w:t>:</w:t>
      </w:r>
      <w:r w:rsidR="00C157E6" w:rsidRPr="009249B3">
        <w:rPr>
          <w:rStyle w:val="Heading1Char"/>
        </w:rPr>
        <w:t xml:space="preserve"> Project </w:t>
      </w:r>
      <w:r w:rsidR="00240658">
        <w:rPr>
          <w:rStyle w:val="Heading1Char"/>
        </w:rPr>
        <w:t>Schedule</w:t>
      </w:r>
    </w:p>
    <w:p w14:paraId="3F59F294" w14:textId="3F07CA0F" w:rsidR="00444C87" w:rsidRPr="00444C87" w:rsidRDefault="00444C87" w:rsidP="00444C87">
      <w:r>
        <w:t>[Milestone Report]</w:t>
      </w:r>
    </w:p>
    <w:p w14:paraId="4A5D4736" w14:textId="77777777" w:rsidR="00C92D93" w:rsidRDefault="0045729E" w:rsidP="00DE2C2C">
      <w:r>
        <w:t xml:space="preserve">The </w:t>
      </w:r>
      <w:r w:rsidR="009A2855">
        <w:t>project management framework</w:t>
      </w:r>
      <w:r w:rsidR="00AE16A9">
        <w:t xml:space="preserve"> we’re incorporating into our project management is </w:t>
      </w:r>
      <w:r w:rsidR="009A2855">
        <w:t>Agile</w:t>
      </w:r>
      <w:r w:rsidR="00AE16A9">
        <w:t xml:space="preserve">, </w:t>
      </w:r>
      <w:r w:rsidR="002713D8">
        <w:t>which</w:t>
      </w:r>
      <w:r w:rsidR="00311524">
        <w:t xml:space="preserve"> </w:t>
      </w:r>
      <w:r w:rsidR="00CE2F4F">
        <w:t xml:space="preserve">breaks down a large project into smaller and more manageable tasks and provides flexibility to develop multiple requirements at once in repeated </w:t>
      </w:r>
      <w:r w:rsidR="009A2855">
        <w:t>updating</w:t>
      </w:r>
      <w:r w:rsidR="00CE2F4F">
        <w:t xml:space="preserve"> cycle</w:t>
      </w:r>
      <w:r w:rsidR="009A2855">
        <w:t>s</w:t>
      </w:r>
      <w:r w:rsidR="00D304C3">
        <w:t>.</w:t>
      </w:r>
      <w:r w:rsidR="009A2855">
        <w:t xml:space="preserve"> Out of the Agile frameworks, we chose to go with the Kanban approach which</w:t>
      </w:r>
      <w:r w:rsidR="00741A08">
        <w:t xml:space="preserve"> </w:t>
      </w:r>
      <w:r w:rsidR="008222DA">
        <w:t xml:space="preserve">focuses on continuous development </w:t>
      </w:r>
      <w:r w:rsidR="00657F76">
        <w:t>on a set of independent tasks without a se</w:t>
      </w:r>
      <w:r w:rsidR="00E649D3">
        <w:t xml:space="preserve">t hierarchy of </w:t>
      </w:r>
      <w:r w:rsidR="0076743E">
        <w:t>order of the tasks</w:t>
      </w:r>
      <w:r w:rsidR="00E649D3">
        <w:t xml:space="preserve">. Kanban also </w:t>
      </w:r>
      <w:r w:rsidR="0076743E">
        <w:t xml:space="preserve">makes </w:t>
      </w:r>
      <w:r w:rsidR="007A7C12">
        <w:t xml:space="preserve">scheduling more flexible, as there are </w:t>
      </w:r>
      <w:r w:rsidR="009C68EB">
        <w:t xml:space="preserve">no fixed time limits for a task to be completed. </w:t>
      </w:r>
    </w:p>
    <w:p w14:paraId="2B0F3FB6" w14:textId="6316CB22" w:rsidR="004457C1" w:rsidRDefault="00C92D93" w:rsidP="00645B88">
      <w:r>
        <w:t xml:space="preserve">Our project </w:t>
      </w:r>
      <w:r w:rsidR="004457C1">
        <w:t xml:space="preserve">schedule </w:t>
      </w:r>
      <w:r w:rsidR="00645B88">
        <w:t xml:space="preserve">is </w:t>
      </w:r>
      <w:r w:rsidR="00230B2B">
        <w:t>split into the following:</w:t>
      </w:r>
    </w:p>
    <w:p w14:paraId="28AD0EB0" w14:textId="51D5816E" w:rsidR="0038472F" w:rsidRPr="00041AA3" w:rsidRDefault="002F7CD6" w:rsidP="002F7CD6">
      <w:pPr>
        <w:rPr>
          <w:b/>
          <w:bCs/>
        </w:rPr>
      </w:pPr>
      <w:r w:rsidRPr="00041AA3">
        <w:rPr>
          <w:b/>
          <w:bCs/>
        </w:rPr>
        <w:t xml:space="preserve">Phase </w:t>
      </w:r>
      <w:r w:rsidR="00BE0A56" w:rsidRPr="00041AA3">
        <w:rPr>
          <w:b/>
          <w:bCs/>
        </w:rPr>
        <w:t>1</w:t>
      </w:r>
      <w:r w:rsidRPr="00041AA3">
        <w:rPr>
          <w:b/>
          <w:bCs/>
        </w:rPr>
        <w:t>- Planning</w:t>
      </w:r>
    </w:p>
    <w:p w14:paraId="15D02B5C" w14:textId="1CDD903A" w:rsidR="0038472F" w:rsidRDefault="0038472F" w:rsidP="002F7CD6">
      <w:r>
        <w:t xml:space="preserve">During the planning phase, we </w:t>
      </w:r>
      <w:r w:rsidR="005544CE">
        <w:t>lay out the foundations for our project development and start gathering information on</w:t>
      </w:r>
      <w:r w:rsidR="00535698">
        <w:t xml:space="preserve"> the project’s requirements, the tech stack and the methods we will use to </w:t>
      </w:r>
      <w:r w:rsidR="00915CBA">
        <w:t xml:space="preserve">develop a </w:t>
      </w:r>
      <w:r w:rsidR="00230B2B">
        <w:t>healthy and productive working strategy. This involves:</w:t>
      </w:r>
    </w:p>
    <w:p w14:paraId="27FA5A58" w14:textId="30B58AD6" w:rsidR="00BE0A56" w:rsidRDefault="00BE0A56" w:rsidP="00015C9A">
      <w:pPr>
        <w:pStyle w:val="ListParagraph"/>
        <w:numPr>
          <w:ilvl w:val="0"/>
          <w:numId w:val="47"/>
        </w:numPr>
      </w:pPr>
      <w:r>
        <w:t>Meeting and becoming acquainted with team members</w:t>
      </w:r>
      <w:r w:rsidRPr="00DE2C2C">
        <w:t xml:space="preserve"> </w:t>
      </w:r>
      <w:r>
        <w:t>through initial team meeting.</w:t>
      </w:r>
    </w:p>
    <w:p w14:paraId="751B00CB" w14:textId="0E5E2316" w:rsidR="00BE0A56" w:rsidRDefault="00BE0A56" w:rsidP="00015C9A">
      <w:pPr>
        <w:pStyle w:val="ListParagraph"/>
        <w:numPr>
          <w:ilvl w:val="0"/>
          <w:numId w:val="47"/>
        </w:numPr>
      </w:pPr>
      <w:r>
        <w:t>Initial team meeting with mentor to familiarize ourselves with the project and client background.</w:t>
      </w:r>
    </w:p>
    <w:p w14:paraId="1445C221" w14:textId="44DD33DA" w:rsidR="00E071AD" w:rsidRDefault="00D621AA" w:rsidP="00015C9A">
      <w:pPr>
        <w:pStyle w:val="ListParagraph"/>
        <w:numPr>
          <w:ilvl w:val="0"/>
          <w:numId w:val="47"/>
        </w:numPr>
      </w:pPr>
      <w:r>
        <w:t>Discovering and researching requirements for project</w:t>
      </w:r>
      <w:r w:rsidR="007B1B38">
        <w:t>.</w:t>
      </w:r>
    </w:p>
    <w:p w14:paraId="3F6575A1" w14:textId="5350FF64" w:rsidR="007B1B38" w:rsidRDefault="00D621AA" w:rsidP="00015C9A">
      <w:pPr>
        <w:pStyle w:val="ListParagraph"/>
        <w:numPr>
          <w:ilvl w:val="0"/>
          <w:numId w:val="47"/>
        </w:numPr>
      </w:pPr>
      <w:r>
        <w:t xml:space="preserve">Meeting with client to </w:t>
      </w:r>
      <w:r w:rsidR="001F4C3E">
        <w:t>establish details of project</w:t>
      </w:r>
      <w:r w:rsidR="007B1B38">
        <w:t xml:space="preserve">, </w:t>
      </w:r>
      <w:r w:rsidR="001F4C3E">
        <w:t xml:space="preserve">identify project </w:t>
      </w:r>
      <w:r w:rsidR="007B1B38">
        <w:t>scope and gain insight on factory layout.</w:t>
      </w:r>
    </w:p>
    <w:p w14:paraId="44783ECC" w14:textId="62075440" w:rsidR="00522D23" w:rsidRDefault="00522D23" w:rsidP="00015C9A">
      <w:pPr>
        <w:pStyle w:val="ListParagraph"/>
        <w:numPr>
          <w:ilvl w:val="0"/>
          <w:numId w:val="47"/>
        </w:numPr>
      </w:pPr>
      <w:r>
        <w:t>Breaking down project into tasks and establishing user stories.</w:t>
      </w:r>
    </w:p>
    <w:p w14:paraId="16202555" w14:textId="5CDA799C" w:rsidR="00910FE8" w:rsidRDefault="00910FE8" w:rsidP="00015C9A">
      <w:pPr>
        <w:pStyle w:val="ListParagraph"/>
        <w:numPr>
          <w:ilvl w:val="0"/>
          <w:numId w:val="47"/>
        </w:numPr>
      </w:pPr>
      <w:r>
        <w:t>Complete and present project proposal.</w:t>
      </w:r>
    </w:p>
    <w:p w14:paraId="5FF5C7FB" w14:textId="7B7A92A0" w:rsidR="00BE0A56" w:rsidRPr="00041AA3" w:rsidRDefault="00BE0A56" w:rsidP="00BE0A56">
      <w:pPr>
        <w:rPr>
          <w:b/>
          <w:bCs/>
        </w:rPr>
      </w:pPr>
      <w:r w:rsidRPr="00041AA3">
        <w:rPr>
          <w:b/>
          <w:bCs/>
        </w:rPr>
        <w:t>Phase 2- Upskilling</w:t>
      </w:r>
    </w:p>
    <w:p w14:paraId="553E40CB" w14:textId="79AC8F3F" w:rsidR="00C32F1E" w:rsidRDefault="00230B2B" w:rsidP="00230B2B">
      <w:r>
        <w:t xml:space="preserve">Due to the wide range of skills required for the project, </w:t>
      </w:r>
      <w:r w:rsidR="00131A46">
        <w:t xml:space="preserve">we require an official time period before we develop the outcome to ensure that we have the skills and knowledge </w:t>
      </w:r>
      <w:r w:rsidR="005A0AF0">
        <w:t xml:space="preserve">necessary </w:t>
      </w:r>
      <w:r w:rsidR="00C32F1E">
        <w:t>to efficiently provide the stakeholders with a high</w:t>
      </w:r>
      <w:r w:rsidR="005554BA">
        <w:t>-</w:t>
      </w:r>
      <w:r w:rsidR="00C32F1E">
        <w:t xml:space="preserve">quality outcome. </w:t>
      </w:r>
      <w:r w:rsidR="005554BA">
        <w:t xml:space="preserve">During this phase, we will be </w:t>
      </w:r>
      <w:r w:rsidR="00185739">
        <w:t xml:space="preserve">following the upskilling schedule </w:t>
      </w:r>
      <w:r w:rsidR="00015C9A">
        <w:t xml:space="preserve">and will be </w:t>
      </w:r>
      <w:r w:rsidR="005554BA">
        <w:t xml:space="preserve">individually upskilling on </w:t>
      </w:r>
      <w:r w:rsidR="006278DC">
        <w:t xml:space="preserve">different </w:t>
      </w:r>
      <w:r w:rsidR="005554BA">
        <w:t>fields</w:t>
      </w:r>
      <w:r w:rsidR="006278DC">
        <w:t xml:space="preserve"> depending on the tasks we </w:t>
      </w:r>
      <w:r w:rsidR="00041AA3">
        <w:t>are responsible for, as well as fields that require the proficiency for all team members (e.g., GitHub, Quality assurance strategies)</w:t>
      </w:r>
      <w:r w:rsidR="00015C9A">
        <w:t>.</w:t>
      </w:r>
    </w:p>
    <w:p w14:paraId="675FC8D7" w14:textId="5367366E" w:rsidR="00015C9A" w:rsidRPr="00015C9A" w:rsidRDefault="00015C9A" w:rsidP="00230B2B">
      <w:pPr>
        <w:rPr>
          <w:i/>
          <w:iCs/>
        </w:rPr>
      </w:pPr>
      <w:r>
        <w:rPr>
          <w:i/>
          <w:iCs/>
        </w:rPr>
        <w:t>See appendix for Upskilling schedule.</w:t>
      </w:r>
    </w:p>
    <w:p w14:paraId="05ECCADF" w14:textId="77777777" w:rsidR="000F7AFF" w:rsidRPr="00041AA3" w:rsidRDefault="000F7AFF" w:rsidP="000F7AFF">
      <w:pPr>
        <w:rPr>
          <w:b/>
          <w:bCs/>
        </w:rPr>
      </w:pPr>
      <w:commentRangeStart w:id="45"/>
      <w:r w:rsidRPr="00041AA3">
        <w:rPr>
          <w:b/>
          <w:bCs/>
        </w:rPr>
        <w:t>Phase 3- Development/Monitoring</w:t>
      </w:r>
      <w:commentRangeEnd w:id="45"/>
      <w:r w:rsidR="00CA6E82">
        <w:rPr>
          <w:rStyle w:val="CommentReference"/>
        </w:rPr>
        <w:commentReference w:id="45"/>
      </w:r>
    </w:p>
    <w:p w14:paraId="459974D0" w14:textId="77777777" w:rsidR="00E22BA9" w:rsidRDefault="00522D23" w:rsidP="00041AA3">
      <w:r>
        <w:t xml:space="preserve">During this phase, we </w:t>
      </w:r>
      <w:r w:rsidR="00164C55">
        <w:t xml:space="preserve">repeat cycles where we </w:t>
      </w:r>
      <w:r>
        <w:t>implement</w:t>
      </w:r>
      <w:r w:rsidR="00A10CB2">
        <w:t xml:space="preserve"> and release small versions of</w:t>
      </w:r>
      <w:r>
        <w:t xml:space="preserve"> the user stories assigned in the planning stage</w:t>
      </w:r>
      <w:r w:rsidR="00956EEC">
        <w:t xml:space="preserve">, </w:t>
      </w:r>
      <w:r w:rsidR="00DE0806">
        <w:t xml:space="preserve">which is then tested/reviewed </w:t>
      </w:r>
      <w:r w:rsidR="0020792F">
        <w:t xml:space="preserve">then released again with relevant updates. Because there are multiple components required for the delivery of this project, the team decided that </w:t>
      </w:r>
      <w:r w:rsidR="00211FC8">
        <w:t>developing and monitoring tasks would be more efficient than pushing out all requirements at once then monito</w:t>
      </w:r>
      <w:r w:rsidR="00E22BA9">
        <w:t>ring a large batch of components.</w:t>
      </w:r>
      <w:r w:rsidR="0020792F">
        <w:t xml:space="preserve"> </w:t>
      </w:r>
    </w:p>
    <w:p w14:paraId="1A31F1F0" w14:textId="671FAF6A" w:rsidR="0094259B" w:rsidRDefault="006752E3" w:rsidP="00041AA3">
      <w:r>
        <w:t xml:space="preserve">The default cycle length is 14 </w:t>
      </w:r>
      <w:r w:rsidR="0038472F">
        <w:t>days but</w:t>
      </w:r>
      <w:r>
        <w:t xml:space="preserve"> can be adjusted dynamically </w:t>
      </w:r>
      <w:r w:rsidR="0094259B">
        <w:t>throughout the project based on the progression rate of development.</w:t>
      </w:r>
    </w:p>
    <w:p w14:paraId="3BF368CB" w14:textId="0ED4CE72" w:rsidR="00643676" w:rsidRDefault="00643676" w:rsidP="00041AA3">
      <w:pPr>
        <w:rPr>
          <w:b/>
          <w:bCs/>
        </w:rPr>
      </w:pPr>
      <w:r>
        <w:rPr>
          <w:b/>
          <w:bCs/>
        </w:rPr>
        <w:t>Phase 4- Closing</w:t>
      </w:r>
    </w:p>
    <w:p w14:paraId="478CBB03" w14:textId="3EA01018" w:rsidR="00643676" w:rsidRDefault="00643676" w:rsidP="00041AA3">
      <w:r>
        <w:lastRenderedPageBreak/>
        <w:t>This phase is used to prepare for the completion and handover of the project deliverables. During this time t</w:t>
      </w:r>
      <w:r w:rsidR="00EB1553">
        <w:t xml:space="preserve">he team will be </w:t>
      </w:r>
      <w:r w:rsidR="005B0018">
        <w:t>completing the final release of the project</w:t>
      </w:r>
      <w:r w:rsidR="00E7477C">
        <w:t xml:space="preserve"> deliverables</w:t>
      </w:r>
      <w:r w:rsidR="00816027">
        <w:t xml:space="preserve"> and the handover to client</w:t>
      </w:r>
      <w:r w:rsidR="00E7477C">
        <w:t xml:space="preserve"> </w:t>
      </w:r>
      <w:r w:rsidR="00360AF2">
        <w:t xml:space="preserve">and </w:t>
      </w:r>
      <w:r w:rsidR="00E7477C">
        <w:t xml:space="preserve">start reviewing the project documentation to </w:t>
      </w:r>
      <w:r w:rsidR="00360AF2">
        <w:t>prepar</w:t>
      </w:r>
      <w:r w:rsidR="00E7477C">
        <w:t>e</w:t>
      </w:r>
      <w:r w:rsidR="00360AF2">
        <w:t xml:space="preserve"> for the review of the project.</w:t>
      </w:r>
    </w:p>
    <w:p w14:paraId="20204A1E" w14:textId="79A55501" w:rsidR="00360AF2" w:rsidRPr="00816027" w:rsidRDefault="00816027" w:rsidP="00041AA3">
      <w:pPr>
        <w:rPr>
          <w:b/>
          <w:bCs/>
        </w:rPr>
      </w:pPr>
      <w:r w:rsidRPr="00816027">
        <w:rPr>
          <w:b/>
          <w:bCs/>
        </w:rPr>
        <w:t>Phase 5- Project Review</w:t>
      </w:r>
    </w:p>
    <w:p w14:paraId="797962CC" w14:textId="77777777" w:rsidR="00BA19D3" w:rsidRDefault="00816027" w:rsidP="00816027">
      <w:r>
        <w:t xml:space="preserve">The final phase of the project </w:t>
      </w:r>
      <w:r w:rsidR="00B34ECB">
        <w:t>outlines the assessments for the team project post-handover, and marks estimated deadlines for</w:t>
      </w:r>
      <w:r w:rsidR="00BA19D3">
        <w:t xml:space="preserve"> all requirements of the project. During this time the team will be finalizing the project portfolio, as well as the individual reflective reports.</w:t>
      </w:r>
    </w:p>
    <w:p w14:paraId="625BEA57" w14:textId="2E74E134" w:rsidR="00C157E6" w:rsidRPr="004538C5" w:rsidRDefault="003A40F5" w:rsidP="00816027">
      <w:pPr>
        <w:rPr>
          <w:i/>
          <w:iCs/>
        </w:rPr>
      </w:pPr>
      <w:r w:rsidRPr="00930E6E">
        <w:rPr>
          <w:i/>
          <w:iCs/>
        </w:rPr>
        <w:t xml:space="preserve">For a detailed timeline of the project, please refer to the </w:t>
      </w:r>
      <w:r w:rsidR="00930E6E">
        <w:rPr>
          <w:i/>
          <w:iCs/>
        </w:rPr>
        <w:t xml:space="preserve">chart in the </w:t>
      </w:r>
      <w:r w:rsidRPr="00930E6E">
        <w:rPr>
          <w:i/>
          <w:iCs/>
        </w:rPr>
        <w:t>appendix-</w:t>
      </w:r>
      <w:r w:rsidR="00C36950">
        <w:rPr>
          <w:i/>
          <w:iCs/>
        </w:rPr>
        <w:t xml:space="preserve"> </w:t>
      </w:r>
      <w:r w:rsidRPr="00930E6E">
        <w:rPr>
          <w:i/>
          <w:iCs/>
        </w:rPr>
        <w:t>“</w:t>
      </w:r>
      <w:r w:rsidR="00930E6E">
        <w:rPr>
          <w:i/>
          <w:iCs/>
        </w:rPr>
        <w:t>P</w:t>
      </w:r>
      <w:r w:rsidRPr="00930E6E">
        <w:rPr>
          <w:i/>
          <w:iCs/>
        </w:rPr>
        <w:t>roject schedul</w:t>
      </w:r>
      <w:r w:rsidR="00930E6E">
        <w:rPr>
          <w:i/>
          <w:iCs/>
        </w:rPr>
        <w:t>e</w:t>
      </w:r>
      <w:r w:rsidR="00C36950">
        <w:rPr>
          <w:i/>
          <w:iCs/>
        </w:rPr>
        <w:t>”</w:t>
      </w:r>
      <w:r w:rsidR="00930E6E">
        <w:rPr>
          <w:i/>
          <w:iCs/>
        </w:rPr>
        <w:t>.</w:t>
      </w:r>
      <w:r w:rsidR="00C157E6" w:rsidRPr="00DE2C2C">
        <w:br w:type="page"/>
      </w:r>
    </w:p>
    <w:p w14:paraId="145A8628" w14:textId="77777777" w:rsidR="009249B3" w:rsidRDefault="009249B3" w:rsidP="00877DE7">
      <w:pPr>
        <w:pStyle w:val="Heading1"/>
      </w:pPr>
      <w:r w:rsidRPr="009249B3">
        <w:rPr>
          <w:rStyle w:val="Heading1Char"/>
        </w:rPr>
        <w:lastRenderedPageBreak/>
        <w:t xml:space="preserve">Section </w:t>
      </w:r>
      <w:r w:rsidR="00C157E6" w:rsidRPr="009249B3">
        <w:rPr>
          <w:rStyle w:val="Heading1Char"/>
        </w:rPr>
        <w:t>10</w:t>
      </w:r>
      <w:r w:rsidRPr="009249B3">
        <w:rPr>
          <w:rStyle w:val="Heading1Char"/>
        </w:rPr>
        <w:t>: Cost</w:t>
      </w:r>
      <w:r w:rsidR="00C157E6" w:rsidRPr="00DE2C2C">
        <w:t xml:space="preserve"> </w:t>
      </w:r>
    </w:p>
    <w:p w14:paraId="6898A574" w14:textId="35D22F83" w:rsidR="00ED4540" w:rsidRDefault="00F546D8" w:rsidP="00DE2C2C">
      <w:r>
        <w:t xml:space="preserve">The following </w:t>
      </w:r>
      <w:r w:rsidR="001D5B21">
        <w:t xml:space="preserve">outlines the </w:t>
      </w:r>
      <w:r w:rsidR="00E67F70">
        <w:t xml:space="preserve">estimated costs of the project from now till the end of the project </w:t>
      </w:r>
      <w:r w:rsidR="00227732">
        <w:t>due to</w:t>
      </w:r>
      <w:r w:rsidR="00600A62">
        <w:t xml:space="preserve"> </w:t>
      </w:r>
      <w:r w:rsidR="005F2EA9">
        <w:t xml:space="preserve">further research is required to </w:t>
      </w:r>
      <w:r w:rsidR="000E2F08">
        <w:t xml:space="preserve">find pricing of </w:t>
      </w:r>
      <w:r w:rsidR="00C90339">
        <w:t xml:space="preserve">Database and Dashboard hosting </w:t>
      </w:r>
      <w:r w:rsidR="00D568FB">
        <w:t xml:space="preserve">as many </w:t>
      </w:r>
      <w:r w:rsidR="00337591">
        <w:t>services</w:t>
      </w:r>
      <w:r w:rsidR="00D568FB">
        <w:t xml:space="preserve"> such as firebase </w:t>
      </w:r>
      <w:r w:rsidR="00B26AD3">
        <w:t xml:space="preserve">and </w:t>
      </w:r>
      <w:r w:rsidR="00CB20BD">
        <w:t xml:space="preserve">google cloud use </w:t>
      </w:r>
      <w:r w:rsidR="00D55BFA">
        <w:t xml:space="preserve">systems to pay as you </w:t>
      </w:r>
      <w:r w:rsidR="00337591">
        <w:t xml:space="preserve">use </w:t>
      </w:r>
      <w:r w:rsidR="00EC4D7B">
        <w:t xml:space="preserve">so </w:t>
      </w:r>
      <w:r w:rsidR="003A66C6">
        <w:t>precise estimations can only be made when the system is in further development.</w:t>
      </w:r>
    </w:p>
    <w:p w14:paraId="4498C9A8" w14:textId="15300C38" w:rsidR="003A66C6" w:rsidRDefault="00F1104E" w:rsidP="00DE2C2C">
      <w:r>
        <w:t>Furthermore</w:t>
      </w:r>
      <w:r w:rsidR="0033361B">
        <w:t>,</w:t>
      </w:r>
      <w:r>
        <w:t xml:space="preserve"> </w:t>
      </w:r>
      <w:r w:rsidR="00D41247">
        <w:t xml:space="preserve">currently it is expected that Jadcup’s existing hardware is adequate for </w:t>
      </w:r>
      <w:r w:rsidR="00BE5359">
        <w:t xml:space="preserve">the systems to be developed and no additional modifications or modules will need to be added into the </w:t>
      </w:r>
      <w:r w:rsidR="00BE45D2">
        <w:t>environment.</w:t>
      </w:r>
    </w:p>
    <w:p w14:paraId="2F2128B5" w14:textId="6DD60655" w:rsidR="0033361B" w:rsidRDefault="0033361B" w:rsidP="00DE2C2C">
      <w:r>
        <w:t xml:space="preserve">Senior Management costs are based on AUT’s </w:t>
      </w:r>
      <w:r w:rsidR="00645E96">
        <w:t xml:space="preserve">estimated hourly pay </w:t>
      </w:r>
      <w:r w:rsidR="00572747">
        <w:t xml:space="preserve">for </w:t>
      </w:r>
      <w:r w:rsidR="00B7030B">
        <w:t xml:space="preserve">one academic hour, while </w:t>
      </w:r>
      <w:r w:rsidR="0075311C">
        <w:t xml:space="preserve">the Development Team’s wage is based on the lower end of </w:t>
      </w:r>
      <w:r w:rsidR="0012580E">
        <w:t>a junior developer’s hourly wage</w:t>
      </w:r>
      <w:r w:rsidR="00106363">
        <w:t>.</w:t>
      </w:r>
      <w:r w:rsidR="00BA585D">
        <w:t xml:space="preserve"> Trainee cos</w:t>
      </w:r>
      <w:r w:rsidR="00132B11">
        <w:t>t is assumed from the average warehouse worker wage in NZ.</w:t>
      </w:r>
    </w:p>
    <w:tbl>
      <w:tblPr>
        <w:tblStyle w:val="GridTable4-Accent6"/>
        <w:tblpPr w:leftFromText="180" w:rightFromText="180" w:vertAnchor="text" w:horzAnchor="margin" w:tblpXSpec="center" w:tblpY="114"/>
        <w:tblW w:w="8652" w:type="dxa"/>
        <w:tblLook w:val="04A0" w:firstRow="1" w:lastRow="0" w:firstColumn="1" w:lastColumn="0" w:noHBand="0" w:noVBand="1"/>
      </w:tblPr>
      <w:tblGrid>
        <w:gridCol w:w="2038"/>
        <w:gridCol w:w="1096"/>
        <w:gridCol w:w="1413"/>
        <w:gridCol w:w="1107"/>
        <w:gridCol w:w="2288"/>
        <w:gridCol w:w="978"/>
      </w:tblGrid>
      <w:tr w:rsidR="000A19EA" w:rsidRPr="008F51FB" w14:paraId="6F85281A" w14:textId="77777777" w:rsidTr="000A19EA">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75D48EEF" w14:textId="77777777" w:rsidR="008F51FB" w:rsidRPr="000A19EA" w:rsidRDefault="008F51FB" w:rsidP="008F51FB">
            <w:pPr>
              <w:rPr>
                <w:rFonts w:ascii="Calibri" w:eastAsia="Times New Roman" w:hAnsi="Calibri" w:cs="Calibri"/>
                <w:kern w:val="0"/>
                <w:lang w:eastAsia="en-NZ"/>
                <w14:ligatures w14:val="none"/>
              </w:rPr>
            </w:pPr>
            <w:r w:rsidRPr="000A19EA">
              <w:rPr>
                <w:rFonts w:ascii="Calibri" w:eastAsia="Times New Roman" w:hAnsi="Calibri" w:cs="Calibri"/>
                <w:kern w:val="0"/>
                <w:lang w:eastAsia="en-NZ"/>
                <w14:ligatures w14:val="none"/>
              </w:rPr>
              <w:t>WBS items</w:t>
            </w:r>
          </w:p>
        </w:tc>
        <w:tc>
          <w:tcPr>
            <w:tcW w:w="1056" w:type="dxa"/>
            <w:noWrap/>
            <w:hideMark/>
          </w:tcPr>
          <w:p w14:paraId="767C6094" w14:textId="77777777" w:rsidR="008F51FB" w:rsidRPr="000A19EA" w:rsidRDefault="008F51FB" w:rsidP="008F51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lang w:eastAsia="en-NZ"/>
                <w14:ligatures w14:val="none"/>
              </w:rPr>
            </w:pPr>
            <w:r w:rsidRPr="000A19EA">
              <w:rPr>
                <w:rFonts w:ascii="Calibri" w:eastAsia="Times New Roman" w:hAnsi="Calibri" w:cs="Calibri"/>
                <w:kern w:val="0"/>
                <w:lang w:eastAsia="en-NZ"/>
                <w14:ligatures w14:val="none"/>
              </w:rPr>
              <w:t># Units/Hrs</w:t>
            </w:r>
          </w:p>
        </w:tc>
        <w:tc>
          <w:tcPr>
            <w:tcW w:w="1285" w:type="dxa"/>
            <w:noWrap/>
            <w:hideMark/>
          </w:tcPr>
          <w:p w14:paraId="1C92146A" w14:textId="77777777" w:rsidR="008F51FB" w:rsidRPr="000A19EA" w:rsidRDefault="008F51FB" w:rsidP="008F51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lang w:eastAsia="en-NZ"/>
                <w14:ligatures w14:val="none"/>
              </w:rPr>
            </w:pPr>
            <w:r w:rsidRPr="000A19EA">
              <w:rPr>
                <w:rFonts w:ascii="Calibri" w:eastAsia="Times New Roman" w:hAnsi="Calibri" w:cs="Calibri"/>
                <w:kern w:val="0"/>
                <w:lang w:eastAsia="en-NZ"/>
                <w14:ligatures w14:val="none"/>
              </w:rPr>
              <w:t>Cost/Unit/Hr</w:t>
            </w:r>
          </w:p>
        </w:tc>
        <w:tc>
          <w:tcPr>
            <w:tcW w:w="1007" w:type="dxa"/>
            <w:noWrap/>
            <w:hideMark/>
          </w:tcPr>
          <w:p w14:paraId="2B25E9B8" w14:textId="77777777" w:rsidR="008F51FB" w:rsidRPr="000A19EA" w:rsidRDefault="008F51FB" w:rsidP="008F51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lang w:eastAsia="en-NZ"/>
                <w14:ligatures w14:val="none"/>
              </w:rPr>
            </w:pPr>
            <w:r w:rsidRPr="000A19EA">
              <w:rPr>
                <w:rFonts w:ascii="Calibri" w:eastAsia="Times New Roman" w:hAnsi="Calibri" w:cs="Calibri"/>
                <w:kern w:val="0"/>
                <w:lang w:eastAsia="en-NZ"/>
                <w14:ligatures w14:val="none"/>
              </w:rPr>
              <w:t>Subtotals</w:t>
            </w:r>
          </w:p>
        </w:tc>
        <w:tc>
          <w:tcPr>
            <w:tcW w:w="2288" w:type="dxa"/>
            <w:noWrap/>
            <w:hideMark/>
          </w:tcPr>
          <w:p w14:paraId="68840F0F" w14:textId="77777777" w:rsidR="008F51FB" w:rsidRPr="000A19EA" w:rsidRDefault="008F51FB" w:rsidP="008F51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lang w:eastAsia="en-NZ"/>
                <w14:ligatures w14:val="none"/>
              </w:rPr>
            </w:pPr>
            <w:r w:rsidRPr="000A19EA">
              <w:rPr>
                <w:rFonts w:ascii="Calibri" w:eastAsia="Times New Roman" w:hAnsi="Calibri" w:cs="Calibri"/>
                <w:kern w:val="0"/>
                <w:lang w:eastAsia="en-NZ"/>
                <w14:ligatures w14:val="none"/>
              </w:rPr>
              <w:t>WBS Level 1 Totals $ of Total</w:t>
            </w:r>
          </w:p>
        </w:tc>
        <w:tc>
          <w:tcPr>
            <w:tcW w:w="978" w:type="dxa"/>
            <w:noWrap/>
            <w:hideMark/>
          </w:tcPr>
          <w:p w14:paraId="2D429CC6" w14:textId="77777777" w:rsidR="008F51FB" w:rsidRPr="000A19EA" w:rsidRDefault="008F51FB" w:rsidP="008F51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lang w:eastAsia="en-NZ"/>
                <w14:ligatures w14:val="none"/>
              </w:rPr>
            </w:pPr>
            <w:r w:rsidRPr="000A19EA">
              <w:rPr>
                <w:rFonts w:ascii="Calibri" w:eastAsia="Times New Roman" w:hAnsi="Calibri" w:cs="Calibri"/>
                <w:kern w:val="0"/>
                <w:lang w:eastAsia="en-NZ"/>
                <w14:ligatures w14:val="none"/>
              </w:rPr>
              <w:t>% of Total</w:t>
            </w:r>
          </w:p>
        </w:tc>
      </w:tr>
      <w:tr w:rsidR="000A19EA" w:rsidRPr="008F51FB" w14:paraId="7F3EED21" w14:textId="77777777" w:rsidTr="000A19EA">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626054EB" w14:textId="77777777" w:rsidR="008F51FB" w:rsidRPr="008F51FB" w:rsidRDefault="008F51FB" w:rsidP="000A19EA">
            <w:pPr>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1. Project Management</w:t>
            </w:r>
          </w:p>
        </w:tc>
        <w:tc>
          <w:tcPr>
            <w:tcW w:w="1056" w:type="dxa"/>
            <w:noWrap/>
            <w:hideMark/>
          </w:tcPr>
          <w:p w14:paraId="24A6B5BB"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p>
        </w:tc>
        <w:tc>
          <w:tcPr>
            <w:tcW w:w="1285" w:type="dxa"/>
            <w:noWrap/>
            <w:hideMark/>
          </w:tcPr>
          <w:p w14:paraId="2A96922A"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NZ"/>
                <w14:ligatures w14:val="none"/>
              </w:rPr>
            </w:pPr>
          </w:p>
        </w:tc>
        <w:tc>
          <w:tcPr>
            <w:tcW w:w="1007" w:type="dxa"/>
            <w:noWrap/>
            <w:hideMark/>
          </w:tcPr>
          <w:p w14:paraId="6D7216D1"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NZ"/>
                <w14:ligatures w14:val="none"/>
              </w:rPr>
            </w:pPr>
          </w:p>
        </w:tc>
        <w:tc>
          <w:tcPr>
            <w:tcW w:w="2288" w:type="dxa"/>
            <w:noWrap/>
            <w:hideMark/>
          </w:tcPr>
          <w:p w14:paraId="4CE24DA8"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$9,699.00</w:t>
            </w:r>
          </w:p>
        </w:tc>
        <w:tc>
          <w:tcPr>
            <w:tcW w:w="978" w:type="dxa"/>
            <w:noWrap/>
            <w:hideMark/>
          </w:tcPr>
          <w:p w14:paraId="20C9F814"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73.25%</w:t>
            </w:r>
          </w:p>
        </w:tc>
      </w:tr>
      <w:tr w:rsidR="00EE60E5" w:rsidRPr="008F51FB" w14:paraId="5528BF9A" w14:textId="77777777" w:rsidTr="000A19EA">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2C1C1156" w14:textId="77777777" w:rsidR="008F51FB" w:rsidRPr="000A19EA" w:rsidRDefault="008F51FB" w:rsidP="000A19EA">
            <w:pPr>
              <w:rPr>
                <w:rFonts w:ascii="Calibri" w:eastAsia="Times New Roman" w:hAnsi="Calibri" w:cs="Calibri"/>
                <w:b w:val="0"/>
                <w:bCs w:val="0"/>
                <w:color w:val="000000"/>
                <w:kern w:val="0"/>
                <w:lang w:eastAsia="en-NZ"/>
                <w14:ligatures w14:val="none"/>
              </w:rPr>
            </w:pPr>
            <w:r w:rsidRPr="000A19EA">
              <w:rPr>
                <w:rFonts w:ascii="Calibri" w:eastAsia="Times New Roman" w:hAnsi="Calibri" w:cs="Calibri"/>
                <w:b w:val="0"/>
                <w:bCs w:val="0"/>
                <w:color w:val="000000"/>
                <w:kern w:val="0"/>
                <w:lang w:eastAsia="en-NZ"/>
                <w14:ligatures w14:val="none"/>
              </w:rPr>
              <w:t xml:space="preserve">  1.1 Senior Management</w:t>
            </w:r>
          </w:p>
        </w:tc>
        <w:tc>
          <w:tcPr>
            <w:tcW w:w="1056" w:type="dxa"/>
            <w:noWrap/>
            <w:hideMark/>
          </w:tcPr>
          <w:p w14:paraId="4BD1DDF1"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30</w:t>
            </w:r>
          </w:p>
        </w:tc>
        <w:tc>
          <w:tcPr>
            <w:tcW w:w="1285" w:type="dxa"/>
            <w:noWrap/>
            <w:hideMark/>
          </w:tcPr>
          <w:p w14:paraId="4D3C4E40"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$163.30</w:t>
            </w:r>
          </w:p>
        </w:tc>
        <w:tc>
          <w:tcPr>
            <w:tcW w:w="1007" w:type="dxa"/>
            <w:noWrap/>
            <w:hideMark/>
          </w:tcPr>
          <w:p w14:paraId="1D92D614"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$4,899.00</w:t>
            </w:r>
          </w:p>
        </w:tc>
        <w:tc>
          <w:tcPr>
            <w:tcW w:w="2288" w:type="dxa"/>
            <w:noWrap/>
            <w:hideMark/>
          </w:tcPr>
          <w:p w14:paraId="252B752A"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p>
        </w:tc>
        <w:tc>
          <w:tcPr>
            <w:tcW w:w="978" w:type="dxa"/>
            <w:noWrap/>
            <w:hideMark/>
          </w:tcPr>
          <w:p w14:paraId="0F3A9311"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NZ"/>
                <w14:ligatures w14:val="none"/>
              </w:rPr>
            </w:pPr>
          </w:p>
        </w:tc>
      </w:tr>
      <w:tr w:rsidR="000A19EA" w:rsidRPr="008F51FB" w14:paraId="179A315F" w14:textId="77777777" w:rsidTr="000A19EA">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174B5B47" w14:textId="77777777" w:rsidR="008F51FB" w:rsidRPr="008F51FB" w:rsidRDefault="008F51FB" w:rsidP="000A19EA">
            <w:pPr>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 xml:space="preserve">  1.2 Development Team</w:t>
            </w:r>
          </w:p>
        </w:tc>
        <w:tc>
          <w:tcPr>
            <w:tcW w:w="1056" w:type="dxa"/>
            <w:noWrap/>
            <w:hideMark/>
          </w:tcPr>
          <w:p w14:paraId="40F96E96"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150</w:t>
            </w:r>
          </w:p>
        </w:tc>
        <w:tc>
          <w:tcPr>
            <w:tcW w:w="1285" w:type="dxa"/>
            <w:noWrap/>
            <w:hideMark/>
          </w:tcPr>
          <w:p w14:paraId="3C144862"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val="en" w:eastAsia="en-NZ"/>
                <w14:ligatures w14:val="none"/>
              </w:rPr>
              <w:t>$32.00</w:t>
            </w:r>
          </w:p>
        </w:tc>
        <w:tc>
          <w:tcPr>
            <w:tcW w:w="1007" w:type="dxa"/>
            <w:noWrap/>
            <w:hideMark/>
          </w:tcPr>
          <w:p w14:paraId="7129B3E9"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$4,800.00</w:t>
            </w:r>
          </w:p>
        </w:tc>
        <w:tc>
          <w:tcPr>
            <w:tcW w:w="2288" w:type="dxa"/>
            <w:noWrap/>
            <w:hideMark/>
          </w:tcPr>
          <w:p w14:paraId="67E7E974"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p>
        </w:tc>
        <w:tc>
          <w:tcPr>
            <w:tcW w:w="978" w:type="dxa"/>
            <w:noWrap/>
            <w:hideMark/>
          </w:tcPr>
          <w:p w14:paraId="46F3F210"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NZ"/>
                <w14:ligatures w14:val="none"/>
              </w:rPr>
            </w:pPr>
          </w:p>
        </w:tc>
      </w:tr>
      <w:tr w:rsidR="00EE60E5" w:rsidRPr="008F51FB" w14:paraId="223EB430" w14:textId="77777777" w:rsidTr="000A19EA">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1164D006" w14:textId="77777777" w:rsidR="008F51FB" w:rsidRPr="008F51FB" w:rsidRDefault="008F51FB" w:rsidP="000A19EA">
            <w:pPr>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3. Software</w:t>
            </w:r>
          </w:p>
        </w:tc>
        <w:tc>
          <w:tcPr>
            <w:tcW w:w="1056" w:type="dxa"/>
            <w:noWrap/>
            <w:hideMark/>
          </w:tcPr>
          <w:p w14:paraId="638D26BB"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p>
        </w:tc>
        <w:tc>
          <w:tcPr>
            <w:tcW w:w="1285" w:type="dxa"/>
            <w:noWrap/>
            <w:hideMark/>
          </w:tcPr>
          <w:p w14:paraId="3913C8BF"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NZ"/>
                <w14:ligatures w14:val="none"/>
              </w:rPr>
            </w:pPr>
          </w:p>
        </w:tc>
        <w:tc>
          <w:tcPr>
            <w:tcW w:w="1007" w:type="dxa"/>
            <w:noWrap/>
            <w:hideMark/>
          </w:tcPr>
          <w:p w14:paraId="4709280B"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NZ"/>
                <w14:ligatures w14:val="none"/>
              </w:rPr>
            </w:pPr>
          </w:p>
        </w:tc>
        <w:tc>
          <w:tcPr>
            <w:tcW w:w="2288" w:type="dxa"/>
            <w:noWrap/>
            <w:hideMark/>
          </w:tcPr>
          <w:p w14:paraId="455213F9"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$1,052.28</w:t>
            </w:r>
          </w:p>
        </w:tc>
        <w:tc>
          <w:tcPr>
            <w:tcW w:w="978" w:type="dxa"/>
            <w:noWrap/>
            <w:hideMark/>
          </w:tcPr>
          <w:p w14:paraId="78D51976"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7.95%</w:t>
            </w:r>
          </w:p>
        </w:tc>
      </w:tr>
      <w:tr w:rsidR="000A19EA" w:rsidRPr="008F51FB" w14:paraId="44B15D57" w14:textId="77777777" w:rsidTr="000A19EA">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5A9353B4" w14:textId="77777777" w:rsidR="008F51FB" w:rsidRPr="000A19EA" w:rsidRDefault="008F51FB" w:rsidP="000A19EA">
            <w:pPr>
              <w:rPr>
                <w:rFonts w:ascii="Calibri" w:eastAsia="Times New Roman" w:hAnsi="Calibri" w:cs="Calibri"/>
                <w:b w:val="0"/>
                <w:bCs w:val="0"/>
                <w:color w:val="000000"/>
                <w:kern w:val="0"/>
                <w:lang w:eastAsia="en-NZ"/>
                <w14:ligatures w14:val="none"/>
              </w:rPr>
            </w:pPr>
            <w:r w:rsidRPr="000A19EA">
              <w:rPr>
                <w:rFonts w:ascii="Calibri" w:eastAsia="Times New Roman" w:hAnsi="Calibri" w:cs="Calibri"/>
                <w:b w:val="0"/>
                <w:bCs w:val="0"/>
                <w:color w:val="000000"/>
                <w:kern w:val="0"/>
                <w:lang w:eastAsia="en-NZ"/>
                <w14:ligatures w14:val="none"/>
              </w:rPr>
              <w:t>3.1 Factory I/O</w:t>
            </w:r>
          </w:p>
        </w:tc>
        <w:tc>
          <w:tcPr>
            <w:tcW w:w="1056" w:type="dxa"/>
            <w:noWrap/>
            <w:hideMark/>
          </w:tcPr>
          <w:p w14:paraId="60FEF80E"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7,333.33</w:t>
            </w:r>
          </w:p>
        </w:tc>
        <w:tc>
          <w:tcPr>
            <w:tcW w:w="1285" w:type="dxa"/>
            <w:noWrap/>
            <w:hideMark/>
          </w:tcPr>
          <w:p w14:paraId="307F1EDB"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$0.08</w:t>
            </w:r>
          </w:p>
        </w:tc>
        <w:tc>
          <w:tcPr>
            <w:tcW w:w="1007" w:type="dxa"/>
            <w:noWrap/>
            <w:hideMark/>
          </w:tcPr>
          <w:p w14:paraId="17CF955F"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$550.00</w:t>
            </w:r>
          </w:p>
        </w:tc>
        <w:tc>
          <w:tcPr>
            <w:tcW w:w="2288" w:type="dxa"/>
            <w:noWrap/>
            <w:hideMark/>
          </w:tcPr>
          <w:p w14:paraId="11A220E0"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p>
        </w:tc>
        <w:tc>
          <w:tcPr>
            <w:tcW w:w="978" w:type="dxa"/>
            <w:noWrap/>
            <w:hideMark/>
          </w:tcPr>
          <w:p w14:paraId="13D3F02B"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NZ"/>
                <w14:ligatures w14:val="none"/>
              </w:rPr>
            </w:pPr>
          </w:p>
        </w:tc>
      </w:tr>
      <w:tr w:rsidR="00EE60E5" w:rsidRPr="008F51FB" w14:paraId="724476D5" w14:textId="77777777" w:rsidTr="000A19EA">
        <w:trPr>
          <w:trHeight w:val="1048"/>
        </w:trPr>
        <w:tc>
          <w:tcPr>
            <w:cnfStyle w:val="001000000000" w:firstRow="0" w:lastRow="0" w:firstColumn="1" w:lastColumn="0" w:oddVBand="0" w:evenVBand="0" w:oddHBand="0" w:evenHBand="0" w:firstRowFirstColumn="0" w:firstRowLastColumn="0" w:lastRowFirstColumn="0" w:lastRowLastColumn="0"/>
            <w:tcW w:w="2038" w:type="dxa"/>
            <w:hideMark/>
          </w:tcPr>
          <w:p w14:paraId="6356A387" w14:textId="77777777" w:rsidR="008F51FB" w:rsidRPr="008F51FB" w:rsidRDefault="008F51FB" w:rsidP="000A19EA">
            <w:pPr>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3.2 DB/ Dashboard hosting (Estimated cost)</w:t>
            </w:r>
          </w:p>
        </w:tc>
        <w:tc>
          <w:tcPr>
            <w:tcW w:w="1056" w:type="dxa"/>
            <w:noWrap/>
            <w:hideMark/>
          </w:tcPr>
          <w:p w14:paraId="0DCC527B"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3,666.67</w:t>
            </w:r>
          </w:p>
        </w:tc>
        <w:tc>
          <w:tcPr>
            <w:tcW w:w="1285" w:type="dxa"/>
            <w:noWrap/>
            <w:hideMark/>
          </w:tcPr>
          <w:p w14:paraId="7284E364"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$0.14</w:t>
            </w:r>
          </w:p>
        </w:tc>
        <w:tc>
          <w:tcPr>
            <w:tcW w:w="1007" w:type="dxa"/>
            <w:noWrap/>
            <w:hideMark/>
          </w:tcPr>
          <w:p w14:paraId="6F1461B2"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$502.28</w:t>
            </w:r>
          </w:p>
        </w:tc>
        <w:tc>
          <w:tcPr>
            <w:tcW w:w="2288" w:type="dxa"/>
            <w:noWrap/>
            <w:hideMark/>
          </w:tcPr>
          <w:p w14:paraId="7BF4D8EE"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p>
        </w:tc>
        <w:tc>
          <w:tcPr>
            <w:tcW w:w="978" w:type="dxa"/>
            <w:noWrap/>
            <w:hideMark/>
          </w:tcPr>
          <w:p w14:paraId="7B33189F"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NZ"/>
                <w14:ligatures w14:val="none"/>
              </w:rPr>
            </w:pPr>
          </w:p>
        </w:tc>
      </w:tr>
      <w:tr w:rsidR="000A19EA" w:rsidRPr="008F51FB" w14:paraId="7F776869" w14:textId="77777777" w:rsidTr="000A19EA">
        <w:trPr>
          <w:cnfStyle w:val="000000100000" w:firstRow="0" w:lastRow="0" w:firstColumn="0" w:lastColumn="0" w:oddVBand="0" w:evenVBand="0" w:oddHBand="1" w:evenHBand="0" w:firstRowFirstColumn="0" w:firstRowLastColumn="0" w:lastRowFirstColumn="0" w:lastRowLastColumn="0"/>
          <w:trHeight w:val="1048"/>
        </w:trPr>
        <w:tc>
          <w:tcPr>
            <w:cnfStyle w:val="001000000000" w:firstRow="0" w:lastRow="0" w:firstColumn="1" w:lastColumn="0" w:oddVBand="0" w:evenVBand="0" w:oddHBand="0" w:evenHBand="0" w:firstRowFirstColumn="0" w:firstRowLastColumn="0" w:lastRowFirstColumn="0" w:lastRowLastColumn="0"/>
            <w:tcW w:w="2038" w:type="dxa"/>
            <w:hideMark/>
          </w:tcPr>
          <w:p w14:paraId="478FB8F2" w14:textId="40AAD290" w:rsidR="008F51FB" w:rsidRPr="008F51FB" w:rsidRDefault="008F51FB" w:rsidP="000A19EA">
            <w:pPr>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 xml:space="preserve">4. Testing                                 </w:t>
            </w:r>
            <w:r w:rsidRPr="000A19EA">
              <w:rPr>
                <w:rFonts w:ascii="Calibri" w:eastAsia="Times New Roman" w:hAnsi="Calibri" w:cs="Calibri"/>
                <w:color w:val="000000"/>
                <w:kern w:val="0"/>
                <w:lang w:eastAsia="en-NZ"/>
                <w14:ligatures w14:val="none"/>
              </w:rPr>
              <w:t xml:space="preserve">  (</w:t>
            </w:r>
            <w:r w:rsidRPr="008F51FB">
              <w:rPr>
                <w:rFonts w:ascii="Calibri" w:eastAsia="Times New Roman" w:hAnsi="Calibri" w:cs="Calibri"/>
                <w:color w:val="000000"/>
                <w:kern w:val="0"/>
                <w:lang w:eastAsia="en-NZ"/>
                <w14:ligatures w14:val="none"/>
              </w:rPr>
              <w:t>10% of software)</w:t>
            </w:r>
          </w:p>
        </w:tc>
        <w:tc>
          <w:tcPr>
            <w:tcW w:w="1056" w:type="dxa"/>
            <w:noWrap/>
            <w:hideMark/>
          </w:tcPr>
          <w:p w14:paraId="6FB70795"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p>
        </w:tc>
        <w:tc>
          <w:tcPr>
            <w:tcW w:w="1285" w:type="dxa"/>
            <w:noWrap/>
            <w:hideMark/>
          </w:tcPr>
          <w:p w14:paraId="5BAAE001"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NZ"/>
                <w14:ligatures w14:val="none"/>
              </w:rPr>
            </w:pPr>
          </w:p>
        </w:tc>
        <w:tc>
          <w:tcPr>
            <w:tcW w:w="1007" w:type="dxa"/>
            <w:noWrap/>
            <w:hideMark/>
          </w:tcPr>
          <w:p w14:paraId="45607063"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NZ"/>
                <w14:ligatures w14:val="none"/>
              </w:rPr>
            </w:pPr>
          </w:p>
        </w:tc>
        <w:tc>
          <w:tcPr>
            <w:tcW w:w="2288" w:type="dxa"/>
            <w:noWrap/>
            <w:hideMark/>
          </w:tcPr>
          <w:p w14:paraId="1FC460A1"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$105.23</w:t>
            </w:r>
          </w:p>
        </w:tc>
        <w:tc>
          <w:tcPr>
            <w:tcW w:w="978" w:type="dxa"/>
            <w:noWrap/>
            <w:hideMark/>
          </w:tcPr>
          <w:p w14:paraId="4BBBD216"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0.79%</w:t>
            </w:r>
          </w:p>
        </w:tc>
      </w:tr>
      <w:tr w:rsidR="00EE60E5" w:rsidRPr="008F51FB" w14:paraId="73157865" w14:textId="77777777" w:rsidTr="000A19EA">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22ED7CDB" w14:textId="77777777" w:rsidR="008F51FB" w:rsidRPr="000A19EA" w:rsidRDefault="008F51FB" w:rsidP="000A19EA">
            <w:pPr>
              <w:rPr>
                <w:rFonts w:ascii="Calibri" w:eastAsia="Times New Roman" w:hAnsi="Calibri" w:cs="Calibri"/>
                <w:b w:val="0"/>
                <w:bCs w:val="0"/>
                <w:color w:val="000000"/>
                <w:kern w:val="0"/>
                <w:lang w:eastAsia="en-NZ"/>
                <w14:ligatures w14:val="none"/>
              </w:rPr>
            </w:pPr>
            <w:r w:rsidRPr="000A19EA">
              <w:rPr>
                <w:rFonts w:ascii="Calibri" w:eastAsia="Times New Roman" w:hAnsi="Calibri" w:cs="Calibri"/>
                <w:b w:val="0"/>
                <w:bCs w:val="0"/>
                <w:color w:val="000000"/>
                <w:kern w:val="0"/>
                <w:lang w:eastAsia="en-NZ"/>
                <w14:ligatures w14:val="none"/>
              </w:rPr>
              <w:t>5. Training</w:t>
            </w:r>
          </w:p>
        </w:tc>
        <w:tc>
          <w:tcPr>
            <w:tcW w:w="1056" w:type="dxa"/>
            <w:noWrap/>
            <w:hideMark/>
          </w:tcPr>
          <w:p w14:paraId="0BDBA904"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p>
        </w:tc>
        <w:tc>
          <w:tcPr>
            <w:tcW w:w="1285" w:type="dxa"/>
            <w:noWrap/>
            <w:hideMark/>
          </w:tcPr>
          <w:p w14:paraId="04EFAE90"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NZ"/>
                <w14:ligatures w14:val="none"/>
              </w:rPr>
            </w:pPr>
          </w:p>
        </w:tc>
        <w:tc>
          <w:tcPr>
            <w:tcW w:w="1007" w:type="dxa"/>
            <w:noWrap/>
            <w:hideMark/>
          </w:tcPr>
          <w:p w14:paraId="7A086EF3"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NZ"/>
                <w14:ligatures w14:val="none"/>
              </w:rPr>
            </w:pPr>
          </w:p>
        </w:tc>
        <w:tc>
          <w:tcPr>
            <w:tcW w:w="2288" w:type="dxa"/>
            <w:noWrap/>
            <w:hideMark/>
          </w:tcPr>
          <w:p w14:paraId="309559AA"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$178.00</w:t>
            </w:r>
          </w:p>
        </w:tc>
        <w:tc>
          <w:tcPr>
            <w:tcW w:w="978" w:type="dxa"/>
            <w:noWrap/>
            <w:hideMark/>
          </w:tcPr>
          <w:p w14:paraId="6C9D8C1F"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1.34%</w:t>
            </w:r>
          </w:p>
        </w:tc>
      </w:tr>
      <w:tr w:rsidR="000A19EA" w:rsidRPr="008F51FB" w14:paraId="6A94F693" w14:textId="77777777" w:rsidTr="000A19EA">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19B8B3B4" w14:textId="77777777" w:rsidR="008F51FB" w:rsidRPr="000A19EA" w:rsidRDefault="008F51FB" w:rsidP="000A19EA">
            <w:pPr>
              <w:rPr>
                <w:rFonts w:ascii="Calibri" w:eastAsia="Times New Roman" w:hAnsi="Calibri" w:cs="Calibri"/>
                <w:b w:val="0"/>
                <w:bCs w:val="0"/>
                <w:color w:val="000000"/>
                <w:kern w:val="0"/>
                <w:lang w:eastAsia="en-NZ"/>
                <w14:ligatures w14:val="none"/>
              </w:rPr>
            </w:pPr>
            <w:r w:rsidRPr="000A19EA">
              <w:rPr>
                <w:rFonts w:ascii="Calibri" w:eastAsia="Times New Roman" w:hAnsi="Calibri" w:cs="Calibri"/>
                <w:b w:val="0"/>
                <w:bCs w:val="0"/>
                <w:color w:val="000000"/>
                <w:kern w:val="0"/>
                <w:lang w:eastAsia="en-NZ"/>
                <w14:ligatures w14:val="none"/>
              </w:rPr>
              <w:t>5.1 Trainee cost</w:t>
            </w:r>
          </w:p>
        </w:tc>
        <w:tc>
          <w:tcPr>
            <w:tcW w:w="1056" w:type="dxa"/>
            <w:noWrap/>
            <w:hideMark/>
          </w:tcPr>
          <w:p w14:paraId="5DD2C15A"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2</w:t>
            </w:r>
          </w:p>
        </w:tc>
        <w:tc>
          <w:tcPr>
            <w:tcW w:w="1285" w:type="dxa"/>
            <w:noWrap/>
            <w:hideMark/>
          </w:tcPr>
          <w:p w14:paraId="7950860A"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val="en" w:eastAsia="en-NZ"/>
                <w14:ligatures w14:val="none"/>
              </w:rPr>
              <w:t>$25.00</w:t>
            </w:r>
          </w:p>
        </w:tc>
        <w:tc>
          <w:tcPr>
            <w:tcW w:w="1007" w:type="dxa"/>
            <w:noWrap/>
            <w:hideMark/>
          </w:tcPr>
          <w:p w14:paraId="21332080"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$50.00</w:t>
            </w:r>
          </w:p>
        </w:tc>
        <w:tc>
          <w:tcPr>
            <w:tcW w:w="2288" w:type="dxa"/>
            <w:noWrap/>
            <w:hideMark/>
          </w:tcPr>
          <w:p w14:paraId="41729382"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p>
        </w:tc>
        <w:tc>
          <w:tcPr>
            <w:tcW w:w="978" w:type="dxa"/>
            <w:noWrap/>
            <w:hideMark/>
          </w:tcPr>
          <w:p w14:paraId="6391C73A"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NZ"/>
                <w14:ligatures w14:val="none"/>
              </w:rPr>
            </w:pPr>
          </w:p>
        </w:tc>
      </w:tr>
      <w:tr w:rsidR="00EE60E5" w:rsidRPr="008F51FB" w14:paraId="28FBFA5D" w14:textId="77777777" w:rsidTr="000A19EA">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6FC464ED" w14:textId="77777777" w:rsidR="008F51FB" w:rsidRPr="008F51FB" w:rsidRDefault="008F51FB" w:rsidP="000A19EA">
            <w:pPr>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5.3 Project team members</w:t>
            </w:r>
          </w:p>
        </w:tc>
        <w:tc>
          <w:tcPr>
            <w:tcW w:w="1056" w:type="dxa"/>
            <w:noWrap/>
            <w:hideMark/>
          </w:tcPr>
          <w:p w14:paraId="5C60DE25"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4</w:t>
            </w:r>
          </w:p>
        </w:tc>
        <w:tc>
          <w:tcPr>
            <w:tcW w:w="1285" w:type="dxa"/>
            <w:noWrap/>
            <w:hideMark/>
          </w:tcPr>
          <w:p w14:paraId="0B3709A3"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$32.00</w:t>
            </w:r>
          </w:p>
        </w:tc>
        <w:tc>
          <w:tcPr>
            <w:tcW w:w="1007" w:type="dxa"/>
            <w:noWrap/>
            <w:hideMark/>
          </w:tcPr>
          <w:p w14:paraId="59795DAC"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$128.00</w:t>
            </w:r>
          </w:p>
        </w:tc>
        <w:tc>
          <w:tcPr>
            <w:tcW w:w="2288" w:type="dxa"/>
            <w:noWrap/>
            <w:hideMark/>
          </w:tcPr>
          <w:p w14:paraId="200B76D0"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p>
        </w:tc>
        <w:tc>
          <w:tcPr>
            <w:tcW w:w="978" w:type="dxa"/>
            <w:noWrap/>
            <w:hideMark/>
          </w:tcPr>
          <w:p w14:paraId="72D9CF8B"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NZ"/>
                <w14:ligatures w14:val="none"/>
              </w:rPr>
            </w:pPr>
          </w:p>
        </w:tc>
      </w:tr>
      <w:tr w:rsidR="000A19EA" w:rsidRPr="008F51FB" w14:paraId="4BAE6FCD" w14:textId="77777777" w:rsidTr="000A19EA">
        <w:trPr>
          <w:cnfStyle w:val="000000100000" w:firstRow="0" w:lastRow="0" w:firstColumn="0" w:lastColumn="0" w:oddVBand="0" w:evenVBand="0" w:oddHBand="1" w:evenHBand="0" w:firstRowFirstColumn="0" w:firstRowLastColumn="0" w:lastRowFirstColumn="0" w:lastRowLastColumn="0"/>
          <w:trHeight w:val="1048"/>
        </w:trPr>
        <w:tc>
          <w:tcPr>
            <w:cnfStyle w:val="001000000000" w:firstRow="0" w:lastRow="0" w:firstColumn="1" w:lastColumn="0" w:oddVBand="0" w:evenVBand="0" w:oddHBand="0" w:evenHBand="0" w:firstRowFirstColumn="0" w:firstRowLastColumn="0" w:lastRowFirstColumn="0" w:lastRowLastColumn="0"/>
            <w:tcW w:w="2038" w:type="dxa"/>
            <w:hideMark/>
          </w:tcPr>
          <w:p w14:paraId="65C086CB" w14:textId="77777777" w:rsidR="008F51FB" w:rsidRPr="008F51FB" w:rsidRDefault="008F51FB" w:rsidP="000A19EA">
            <w:pPr>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6. Reserves (20% of total estimates)</w:t>
            </w:r>
          </w:p>
        </w:tc>
        <w:tc>
          <w:tcPr>
            <w:tcW w:w="1056" w:type="dxa"/>
            <w:noWrap/>
            <w:hideMark/>
          </w:tcPr>
          <w:p w14:paraId="25FFFEC0"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p>
        </w:tc>
        <w:tc>
          <w:tcPr>
            <w:tcW w:w="1285" w:type="dxa"/>
            <w:noWrap/>
            <w:hideMark/>
          </w:tcPr>
          <w:p w14:paraId="68DCDFE4"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NZ"/>
                <w14:ligatures w14:val="none"/>
              </w:rPr>
            </w:pPr>
          </w:p>
        </w:tc>
        <w:tc>
          <w:tcPr>
            <w:tcW w:w="1007" w:type="dxa"/>
            <w:noWrap/>
            <w:hideMark/>
          </w:tcPr>
          <w:p w14:paraId="7C862D5A"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NZ"/>
                <w14:ligatures w14:val="none"/>
              </w:rPr>
            </w:pPr>
          </w:p>
        </w:tc>
        <w:tc>
          <w:tcPr>
            <w:tcW w:w="2288" w:type="dxa"/>
            <w:noWrap/>
            <w:hideMark/>
          </w:tcPr>
          <w:p w14:paraId="4286DBBE"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$2,206.90</w:t>
            </w:r>
          </w:p>
        </w:tc>
        <w:tc>
          <w:tcPr>
            <w:tcW w:w="978" w:type="dxa"/>
            <w:noWrap/>
            <w:hideMark/>
          </w:tcPr>
          <w:p w14:paraId="4AA8E037"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16.67%</w:t>
            </w:r>
          </w:p>
        </w:tc>
      </w:tr>
      <w:tr w:rsidR="00EE60E5" w:rsidRPr="008F51FB" w14:paraId="223A87CE" w14:textId="77777777" w:rsidTr="000A19EA">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7E03F2CC" w14:textId="77777777" w:rsidR="008F51FB" w:rsidRPr="000A19EA" w:rsidRDefault="008F51FB" w:rsidP="000A19EA">
            <w:pPr>
              <w:rPr>
                <w:rFonts w:ascii="Calibri" w:eastAsia="Times New Roman" w:hAnsi="Calibri" w:cs="Calibri"/>
                <w:b w:val="0"/>
                <w:bCs w:val="0"/>
                <w:color w:val="000000"/>
                <w:kern w:val="0"/>
                <w:lang w:eastAsia="en-NZ"/>
                <w14:ligatures w14:val="none"/>
              </w:rPr>
            </w:pPr>
            <w:r w:rsidRPr="000A19EA">
              <w:rPr>
                <w:rFonts w:ascii="Calibri" w:eastAsia="Times New Roman" w:hAnsi="Calibri" w:cs="Calibri"/>
                <w:b w:val="0"/>
                <w:bCs w:val="0"/>
                <w:color w:val="000000"/>
                <w:kern w:val="0"/>
                <w:lang w:eastAsia="en-NZ"/>
                <w14:ligatures w14:val="none"/>
              </w:rPr>
              <w:t>Total project cost estimate</w:t>
            </w:r>
          </w:p>
        </w:tc>
        <w:tc>
          <w:tcPr>
            <w:tcW w:w="1056" w:type="dxa"/>
            <w:noWrap/>
            <w:hideMark/>
          </w:tcPr>
          <w:p w14:paraId="78866874"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 </w:t>
            </w:r>
          </w:p>
        </w:tc>
        <w:tc>
          <w:tcPr>
            <w:tcW w:w="1285" w:type="dxa"/>
            <w:noWrap/>
            <w:hideMark/>
          </w:tcPr>
          <w:p w14:paraId="57621D28"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 </w:t>
            </w:r>
          </w:p>
        </w:tc>
        <w:tc>
          <w:tcPr>
            <w:tcW w:w="1007" w:type="dxa"/>
            <w:noWrap/>
            <w:hideMark/>
          </w:tcPr>
          <w:p w14:paraId="6A055A7A"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 </w:t>
            </w:r>
          </w:p>
        </w:tc>
        <w:tc>
          <w:tcPr>
            <w:tcW w:w="2288" w:type="dxa"/>
            <w:noWrap/>
            <w:hideMark/>
          </w:tcPr>
          <w:p w14:paraId="6A6CD714"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$13,241.41</w:t>
            </w:r>
          </w:p>
        </w:tc>
        <w:tc>
          <w:tcPr>
            <w:tcW w:w="978" w:type="dxa"/>
            <w:noWrap/>
            <w:hideMark/>
          </w:tcPr>
          <w:p w14:paraId="6C841585" w14:textId="741B888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NZ"/>
                <w14:ligatures w14:val="none"/>
              </w:rPr>
            </w:pPr>
            <w:r w:rsidRPr="008F51FB">
              <w:rPr>
                <w:rFonts w:ascii="Calibri" w:eastAsia="Times New Roman" w:hAnsi="Calibri" w:cs="Calibri"/>
                <w:color w:val="000000"/>
                <w:kern w:val="0"/>
                <w:lang w:eastAsia="en-NZ"/>
                <w14:ligatures w14:val="none"/>
              </w:rPr>
              <w:t> </w:t>
            </w:r>
          </w:p>
        </w:tc>
      </w:tr>
    </w:tbl>
    <w:p w14:paraId="20CE6FD0" w14:textId="77777777" w:rsidR="00C157E6" w:rsidRPr="00DE2C2C" w:rsidRDefault="00C157E6" w:rsidP="00DE2C2C">
      <w:r w:rsidRPr="00DE2C2C">
        <w:br w:type="page"/>
      </w:r>
    </w:p>
    <w:p w14:paraId="51A32B5F" w14:textId="7D7AF41E" w:rsidR="00C157E6" w:rsidRDefault="009249B3" w:rsidP="00877DE7">
      <w:pPr>
        <w:pStyle w:val="Heading1"/>
      </w:pPr>
      <w:r w:rsidRPr="009249B3">
        <w:rPr>
          <w:rStyle w:val="Heading1Char"/>
        </w:rPr>
        <w:lastRenderedPageBreak/>
        <w:t>Section 11: Disclaimer</w:t>
      </w:r>
    </w:p>
    <w:p w14:paraId="0BC98FA7" w14:textId="25905E75" w:rsidR="00877DE7" w:rsidRDefault="00877DE7" w:rsidP="00877DE7">
      <w:r w:rsidRPr="00877DE7">
        <w:t xml:space="preserve">Attach a disclaimer as appendix, clarifying the nature of the relationship involved (see </w:t>
      </w:r>
      <w:r w:rsidRPr="00877DE7">
        <w:br/>
        <w:t>the Standard Disclaimer on Canvas).</w:t>
      </w:r>
    </w:p>
    <w:p w14:paraId="2E846DE5" w14:textId="4E7AB13D" w:rsidR="00877DE7" w:rsidRDefault="00877DE7"/>
    <w:p w14:paraId="4A3D1104" w14:textId="77777777" w:rsidR="00DD097D" w:rsidRDefault="00DD097D">
      <w:pPr>
        <w:rPr>
          <w:rFonts w:asciiTheme="majorHAnsi" w:eastAsiaTheme="majorEastAsia" w:hAnsiTheme="majorHAnsi" w:cstheme="majorBidi"/>
          <w:color w:val="2F5496" w:themeColor="accent1" w:themeShade="BF"/>
          <w:sz w:val="32"/>
          <w:szCs w:val="32"/>
        </w:rPr>
      </w:pPr>
      <w:r>
        <w:br w:type="page"/>
      </w:r>
    </w:p>
    <w:p w14:paraId="6DFC9C14" w14:textId="77777777" w:rsidR="001955F1" w:rsidRDefault="001955F1" w:rsidP="00877DE7">
      <w:pPr>
        <w:pStyle w:val="Heading1"/>
        <w:sectPr w:rsidR="001955F1" w:rsidSect="001955F1">
          <w:pgSz w:w="11906" w:h="16838"/>
          <w:pgMar w:top="1440" w:right="1440" w:bottom="1440" w:left="1440" w:header="720" w:footer="720" w:gutter="0"/>
          <w:cols w:space="720"/>
          <w:docGrid w:linePitch="360"/>
        </w:sectPr>
      </w:pPr>
    </w:p>
    <w:p w14:paraId="5E3EAD6F" w14:textId="5F7FF093" w:rsidR="00877DE7" w:rsidRDefault="00877DE7" w:rsidP="00877DE7">
      <w:pPr>
        <w:pStyle w:val="Heading1"/>
      </w:pPr>
      <w:r>
        <w:lastRenderedPageBreak/>
        <w:t>Appendix</w:t>
      </w:r>
    </w:p>
    <w:p w14:paraId="4CF17D94" w14:textId="77777777" w:rsidR="0061095B" w:rsidRDefault="0061095B" w:rsidP="0061095B">
      <w:pPr>
        <w:pStyle w:val="Heading2"/>
      </w:pPr>
      <w:r>
        <w:t>3.1 Scope Statement</w:t>
      </w:r>
    </w:p>
    <w:p w14:paraId="2135EBB0" w14:textId="5D4C0E3E" w:rsidR="0061095B" w:rsidRDefault="0061095B" w:rsidP="0061095B">
      <w:r w:rsidRPr="2D3E55C1">
        <w:rPr>
          <w:b/>
          <w:bCs/>
        </w:rPr>
        <w:t>Prepared by:</w:t>
      </w:r>
      <w:r>
        <w:t xml:space="preserve"> Yeran Edmonds</w:t>
      </w:r>
      <w:r w:rsidRPr="2D3E55C1">
        <w:rPr>
          <w:rFonts w:ascii="Times New Roman" w:eastAsia="Times New Roman" w:hAnsi="Times New Roman" w:cs="Times New Roman"/>
          <w:sz w:val="24"/>
          <w:szCs w:val="24"/>
          <w:lang w:val="en-US"/>
        </w:rPr>
        <w:t xml:space="preserve"> </w:t>
      </w:r>
    </w:p>
    <w:tbl>
      <w:tblPr>
        <w:tblW w:w="0" w:type="auto"/>
        <w:tblLayout w:type="fixed"/>
        <w:tblLook w:val="01E0" w:firstRow="1" w:lastRow="1" w:firstColumn="1" w:lastColumn="1" w:noHBand="0" w:noVBand="0"/>
      </w:tblPr>
      <w:tblGrid>
        <w:gridCol w:w="8850"/>
      </w:tblGrid>
      <w:tr w:rsidR="0061095B" w14:paraId="75639ABB"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2C9F83CC" w14:textId="77777777" w:rsidR="0061095B" w:rsidRDefault="0061095B">
            <w:r w:rsidRPr="2D3E55C1">
              <w:rPr>
                <w:rFonts w:ascii="Times New Roman" w:eastAsia="Times New Roman" w:hAnsi="Times New Roman" w:cs="Times New Roman"/>
                <w:b/>
                <w:bCs/>
                <w:sz w:val="24"/>
                <w:szCs w:val="24"/>
                <w:lang w:val="en-US"/>
              </w:rPr>
              <w:t>Project Title: Jadcup Digital Twin</w:t>
            </w:r>
          </w:p>
          <w:p w14:paraId="7E90002C" w14:textId="77777777" w:rsidR="0061095B" w:rsidRDefault="0061095B">
            <w:pPr>
              <w:ind w:left="1440" w:hanging="1440"/>
            </w:pPr>
            <w:r w:rsidRPr="2D3E55C1">
              <w:rPr>
                <w:rFonts w:ascii="Times New Roman" w:eastAsia="Times New Roman" w:hAnsi="Times New Roman" w:cs="Times New Roman"/>
                <w:b/>
                <w:bCs/>
                <w:sz w:val="24"/>
                <w:szCs w:val="24"/>
                <w:lang w:val="en-US"/>
              </w:rPr>
              <w:t>Date: 08/03/2023Prepared by:</w:t>
            </w:r>
            <w:r w:rsidRPr="2D3E55C1">
              <w:rPr>
                <w:rFonts w:ascii="Times New Roman" w:eastAsia="Times New Roman" w:hAnsi="Times New Roman" w:cs="Times New Roman"/>
                <w:sz w:val="24"/>
                <w:szCs w:val="24"/>
                <w:lang w:val="en-US"/>
              </w:rPr>
              <w:t xml:space="preserve"> Jadcup team</w:t>
            </w:r>
          </w:p>
        </w:tc>
      </w:tr>
      <w:tr w:rsidR="0061095B" w14:paraId="06EF6469"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0933F6CA" w14:textId="77777777" w:rsidR="0061095B" w:rsidRDefault="0061095B">
            <w:r w:rsidRPr="2D3E55C1">
              <w:rPr>
                <w:rFonts w:ascii="Times New Roman" w:eastAsia="Times New Roman" w:hAnsi="Times New Roman" w:cs="Times New Roman"/>
                <w:b/>
                <w:bCs/>
                <w:sz w:val="24"/>
                <w:szCs w:val="24"/>
                <w:lang w:val="en-US"/>
              </w:rPr>
              <w:t>Project Justification:</w:t>
            </w:r>
            <w:r w:rsidRPr="2D3E55C1">
              <w:rPr>
                <w:rFonts w:ascii="Times New Roman" w:eastAsia="Times New Roman" w:hAnsi="Times New Roman" w:cs="Times New Roman"/>
                <w:sz w:val="24"/>
                <w:szCs w:val="24"/>
                <w:lang w:val="en-US"/>
              </w:rPr>
              <w:t xml:space="preserve"> </w:t>
            </w:r>
          </w:p>
          <w:p w14:paraId="298F6ACB" w14:textId="77777777" w:rsidR="0061095B" w:rsidRDefault="0061095B">
            <w:r w:rsidRPr="2D3E55C1">
              <w:rPr>
                <w:rFonts w:ascii="Times New Roman" w:eastAsia="Times New Roman" w:hAnsi="Times New Roman" w:cs="Times New Roman"/>
                <w:sz w:val="24"/>
                <w:szCs w:val="24"/>
                <w:lang w:val="en-US"/>
              </w:rPr>
              <w:t>Jadcup wants to modernize their factory processes and pull their production into Industry 4.</w:t>
            </w:r>
          </w:p>
          <w:p w14:paraId="7E00A531" w14:textId="77777777" w:rsidR="0061095B" w:rsidRDefault="0061095B">
            <w:r w:rsidRPr="2D3E55C1">
              <w:rPr>
                <w:rFonts w:ascii="Times New Roman" w:eastAsia="Times New Roman" w:hAnsi="Times New Roman" w:cs="Times New Roman"/>
                <w:sz w:val="24"/>
                <w:szCs w:val="24"/>
                <w:lang w:val="en-US"/>
              </w:rPr>
              <w:t xml:space="preserve"> </w:t>
            </w:r>
          </w:p>
          <w:p w14:paraId="79CE3285" w14:textId="77777777" w:rsidR="0061095B" w:rsidRDefault="0061095B">
            <w:r w:rsidRPr="2D3E55C1">
              <w:rPr>
                <w:rFonts w:ascii="Times New Roman" w:eastAsia="Times New Roman" w:hAnsi="Times New Roman" w:cs="Times New Roman"/>
                <w:sz w:val="24"/>
                <w:szCs w:val="24"/>
                <w:lang w:val="en-US"/>
              </w:rPr>
              <w:t>This project is a prototype to determine the viability of an interface to manage PLCs on the Jadcup factory floor.</w:t>
            </w:r>
          </w:p>
          <w:p w14:paraId="767523E8" w14:textId="77777777" w:rsidR="0061095B" w:rsidRDefault="0061095B">
            <w:r w:rsidRPr="2D3E55C1">
              <w:rPr>
                <w:rFonts w:ascii="Times New Roman" w:eastAsia="Times New Roman" w:hAnsi="Times New Roman" w:cs="Times New Roman"/>
                <w:sz w:val="24"/>
                <w:szCs w:val="24"/>
                <w:lang w:val="en-US"/>
              </w:rPr>
              <w:t xml:space="preserve"> </w:t>
            </w:r>
          </w:p>
        </w:tc>
      </w:tr>
      <w:tr w:rsidR="0061095B" w14:paraId="7DA38EDB"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28EBBDA1" w14:textId="77777777" w:rsidR="0061095B" w:rsidRDefault="0061095B">
            <w:r w:rsidRPr="2D3E55C1">
              <w:rPr>
                <w:rFonts w:ascii="Times New Roman" w:eastAsia="Times New Roman" w:hAnsi="Times New Roman" w:cs="Times New Roman"/>
                <w:b/>
                <w:bCs/>
                <w:sz w:val="24"/>
                <w:szCs w:val="24"/>
                <w:lang w:val="en-US"/>
              </w:rPr>
              <w:t>Purpose and Objectives:</w:t>
            </w:r>
          </w:p>
          <w:p w14:paraId="76D686C7" w14:textId="77777777" w:rsidR="0061095B" w:rsidRDefault="0061095B">
            <w:r w:rsidRPr="2D3E55C1">
              <w:rPr>
                <w:rFonts w:ascii="Times New Roman" w:eastAsia="Times New Roman" w:hAnsi="Times New Roman" w:cs="Times New Roman"/>
                <w:sz w:val="24"/>
                <w:szCs w:val="24"/>
                <w:lang w:val="en-US"/>
              </w:rPr>
              <w:t>The purpose of this project is to develop a web-based FERN (Firebase, Express.js, React.js, Node.js) application that allows Jadcup to connect and interact with programmable logic controllers (PLCs).</w:t>
            </w:r>
          </w:p>
          <w:p w14:paraId="1EFD7077" w14:textId="77777777" w:rsidR="0061095B" w:rsidRDefault="0061095B">
            <w:r w:rsidRPr="2D3E55C1">
              <w:rPr>
                <w:rFonts w:ascii="Times New Roman" w:eastAsia="Times New Roman" w:hAnsi="Times New Roman" w:cs="Times New Roman"/>
                <w:sz w:val="24"/>
                <w:szCs w:val="24"/>
                <w:lang w:val="en-US"/>
              </w:rPr>
              <w:t>The objective of this project is to provide Jadcup with a prototype for a user-friendly interface to connect and control PLCs remotely.</w:t>
            </w:r>
          </w:p>
          <w:p w14:paraId="7BD0358E" w14:textId="77777777" w:rsidR="0061095B" w:rsidRDefault="0061095B">
            <w:r w:rsidRPr="2D3E55C1">
              <w:rPr>
                <w:rFonts w:ascii="Times New Roman" w:eastAsia="Times New Roman" w:hAnsi="Times New Roman" w:cs="Times New Roman"/>
                <w:sz w:val="24"/>
                <w:szCs w:val="24"/>
                <w:lang w:val="en-US"/>
              </w:rPr>
              <w:t xml:space="preserve"> </w:t>
            </w:r>
          </w:p>
        </w:tc>
      </w:tr>
      <w:tr w:rsidR="0061095B" w14:paraId="511327DA"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06AC5495" w14:textId="77777777" w:rsidR="0061095B" w:rsidRDefault="0061095B">
            <w:r w:rsidRPr="2D3E55C1">
              <w:rPr>
                <w:rFonts w:ascii="Times New Roman" w:eastAsia="Times New Roman" w:hAnsi="Times New Roman" w:cs="Times New Roman"/>
                <w:b/>
                <w:bCs/>
                <w:sz w:val="24"/>
                <w:szCs w:val="24"/>
                <w:lang w:val="en-US"/>
              </w:rPr>
              <w:t>Product Characteristics and Requirements:</w:t>
            </w:r>
          </w:p>
          <w:p w14:paraId="1C3596B2" w14:textId="77777777" w:rsidR="0061095B" w:rsidRDefault="0061095B" w:rsidP="00150893">
            <w:pPr>
              <w:pStyle w:val="ListParagraph"/>
              <w:numPr>
                <w:ilvl w:val="0"/>
                <w:numId w:val="50"/>
              </w:numPr>
              <w:rPr>
                <w:rFonts w:ascii="Times New Roman" w:eastAsia="Times New Roman" w:hAnsi="Times New Roman" w:cs="Times New Roman"/>
                <w:sz w:val="24"/>
                <w:szCs w:val="24"/>
                <w:lang w:val="en-US"/>
              </w:rPr>
            </w:pPr>
            <w:r w:rsidRPr="2D3E55C1">
              <w:rPr>
                <w:rFonts w:ascii="Times New Roman" w:eastAsia="Times New Roman" w:hAnsi="Times New Roman" w:cs="Times New Roman"/>
                <w:sz w:val="24"/>
                <w:szCs w:val="24"/>
                <w:lang w:val="en-US"/>
              </w:rPr>
              <w:t>Web interface</w:t>
            </w:r>
          </w:p>
          <w:p w14:paraId="4EE2F7D7" w14:textId="77777777" w:rsidR="0061095B" w:rsidRDefault="0061095B" w:rsidP="00150893">
            <w:pPr>
              <w:pStyle w:val="ListParagraph"/>
              <w:numPr>
                <w:ilvl w:val="0"/>
                <w:numId w:val="50"/>
              </w:numPr>
              <w:rPr>
                <w:rFonts w:ascii="Times New Roman" w:eastAsia="Times New Roman" w:hAnsi="Times New Roman" w:cs="Times New Roman"/>
                <w:sz w:val="24"/>
                <w:szCs w:val="24"/>
                <w:lang w:val="en-US"/>
              </w:rPr>
            </w:pPr>
            <w:r w:rsidRPr="2D3E55C1">
              <w:rPr>
                <w:rFonts w:ascii="Times New Roman" w:eastAsia="Times New Roman" w:hAnsi="Times New Roman" w:cs="Times New Roman"/>
                <w:sz w:val="24"/>
                <w:szCs w:val="24"/>
                <w:lang w:val="en-US"/>
              </w:rPr>
              <w:t>Factory I/O Simulation (strictly for the purposes of this prototype)</w:t>
            </w:r>
          </w:p>
          <w:p w14:paraId="744AD063" w14:textId="77777777" w:rsidR="0061095B" w:rsidRDefault="0061095B" w:rsidP="00150893">
            <w:pPr>
              <w:pStyle w:val="ListParagraph"/>
              <w:numPr>
                <w:ilvl w:val="0"/>
                <w:numId w:val="50"/>
              </w:numPr>
              <w:rPr>
                <w:rFonts w:ascii="Times New Roman" w:eastAsia="Times New Roman" w:hAnsi="Times New Roman" w:cs="Times New Roman"/>
                <w:sz w:val="24"/>
                <w:szCs w:val="24"/>
                <w:lang w:val="en-US"/>
              </w:rPr>
            </w:pPr>
            <w:r w:rsidRPr="2D3E55C1">
              <w:rPr>
                <w:rFonts w:ascii="Times New Roman" w:eastAsia="Times New Roman" w:hAnsi="Times New Roman" w:cs="Times New Roman"/>
                <w:sz w:val="24"/>
                <w:szCs w:val="24"/>
                <w:lang w:val="en-US"/>
              </w:rPr>
              <w:t>Read/Modify PLC Data</w:t>
            </w:r>
          </w:p>
          <w:p w14:paraId="75296BA2" w14:textId="77777777" w:rsidR="0061095B" w:rsidRDefault="0061095B">
            <w:r w:rsidRPr="2D3E55C1">
              <w:rPr>
                <w:sz w:val="16"/>
                <w:szCs w:val="16"/>
                <w:lang w:val="en-US"/>
              </w:rPr>
              <w:t xml:space="preserve"> </w:t>
            </w:r>
          </w:p>
        </w:tc>
      </w:tr>
      <w:tr w:rsidR="0061095B" w14:paraId="35995534"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66ECB5BA" w14:textId="77777777" w:rsidR="0061095B" w:rsidRDefault="0061095B">
            <w:r w:rsidRPr="2D3E55C1">
              <w:rPr>
                <w:rFonts w:ascii="Times New Roman" w:eastAsia="Times New Roman" w:hAnsi="Times New Roman" w:cs="Times New Roman"/>
                <w:b/>
                <w:bCs/>
                <w:sz w:val="24"/>
                <w:szCs w:val="24"/>
                <w:lang w:val="en-US"/>
              </w:rPr>
              <w:t>Functional Requirements:</w:t>
            </w:r>
          </w:p>
          <w:p w14:paraId="2204911D" w14:textId="77777777" w:rsidR="0061095B" w:rsidRDefault="0061095B" w:rsidP="00150893">
            <w:pPr>
              <w:pStyle w:val="ListParagraph"/>
              <w:numPr>
                <w:ilvl w:val="0"/>
                <w:numId w:val="49"/>
              </w:numPr>
              <w:rPr>
                <w:lang w:val="en-US"/>
              </w:rPr>
            </w:pPr>
            <w:r w:rsidRPr="2D3E55C1">
              <w:rPr>
                <w:lang w:val="en-US"/>
              </w:rPr>
              <w:t>The application must allow users to connect &amp; control PLCs.</w:t>
            </w:r>
          </w:p>
          <w:p w14:paraId="243FD8A2" w14:textId="77777777" w:rsidR="0061095B" w:rsidRDefault="0061095B" w:rsidP="00150893">
            <w:pPr>
              <w:pStyle w:val="ListParagraph"/>
              <w:numPr>
                <w:ilvl w:val="0"/>
                <w:numId w:val="49"/>
              </w:numPr>
              <w:rPr>
                <w:lang w:val="en-US"/>
              </w:rPr>
            </w:pPr>
            <w:r w:rsidRPr="2D3E55C1">
              <w:rPr>
                <w:lang w:val="en-US"/>
              </w:rPr>
              <w:t>The application must show data managed by PLCs.</w:t>
            </w:r>
          </w:p>
          <w:p w14:paraId="40668330" w14:textId="77777777" w:rsidR="0061095B" w:rsidRDefault="0061095B" w:rsidP="00150893">
            <w:pPr>
              <w:pStyle w:val="ListParagraph"/>
              <w:numPr>
                <w:ilvl w:val="0"/>
                <w:numId w:val="49"/>
              </w:numPr>
              <w:rPr>
                <w:lang w:val="en-US"/>
              </w:rPr>
            </w:pPr>
            <w:r w:rsidRPr="2D3E55C1">
              <w:rPr>
                <w:lang w:val="en-US"/>
              </w:rPr>
              <w:t>The application must be modular enough to support multiple, different PLCs.</w:t>
            </w:r>
          </w:p>
          <w:p w14:paraId="37C39517" w14:textId="77777777" w:rsidR="0061095B" w:rsidRDefault="0061095B" w:rsidP="00150893">
            <w:pPr>
              <w:pStyle w:val="ListParagraph"/>
              <w:numPr>
                <w:ilvl w:val="0"/>
                <w:numId w:val="49"/>
              </w:numPr>
              <w:rPr>
                <w:lang w:val="en-US"/>
              </w:rPr>
            </w:pPr>
            <w:r w:rsidRPr="2D3E55C1">
              <w:rPr>
                <w:lang w:val="en-US"/>
              </w:rPr>
              <w:t>The application must provide secure user authentication and authorization.</w:t>
            </w:r>
          </w:p>
          <w:p w14:paraId="653B6639" w14:textId="77777777" w:rsidR="0061095B" w:rsidRDefault="0061095B">
            <w:r w:rsidRPr="2D3E55C1">
              <w:rPr>
                <w:rFonts w:ascii="Times New Roman" w:eastAsia="Times New Roman" w:hAnsi="Times New Roman" w:cs="Times New Roman"/>
                <w:b/>
                <w:bCs/>
                <w:sz w:val="24"/>
                <w:szCs w:val="24"/>
                <w:lang w:val="en-US"/>
              </w:rPr>
              <w:t>Non-Functional Requirements:</w:t>
            </w:r>
          </w:p>
          <w:p w14:paraId="32CD94DD" w14:textId="77777777" w:rsidR="0061095B" w:rsidRDefault="0061095B" w:rsidP="00150893">
            <w:pPr>
              <w:pStyle w:val="ListParagraph"/>
              <w:numPr>
                <w:ilvl w:val="0"/>
                <w:numId w:val="49"/>
              </w:numPr>
              <w:rPr>
                <w:lang w:val="en-US"/>
              </w:rPr>
            </w:pPr>
            <w:r w:rsidRPr="2D3E55C1">
              <w:rPr>
                <w:lang w:val="en-US"/>
              </w:rPr>
              <w:t>The application must be responsive and have a fast load time.</w:t>
            </w:r>
          </w:p>
          <w:p w14:paraId="13D4BB4E" w14:textId="77777777" w:rsidR="0061095B" w:rsidRDefault="0061095B" w:rsidP="00150893">
            <w:pPr>
              <w:pStyle w:val="ListParagraph"/>
              <w:numPr>
                <w:ilvl w:val="0"/>
                <w:numId w:val="49"/>
              </w:numPr>
              <w:rPr>
                <w:lang w:val="en-US"/>
              </w:rPr>
            </w:pPr>
            <w:r w:rsidRPr="2D3E55C1">
              <w:rPr>
                <w:lang w:val="en-US"/>
              </w:rPr>
              <w:t>The application must be functional and user-friendly when run on a PC.</w:t>
            </w:r>
          </w:p>
          <w:p w14:paraId="63224AB8" w14:textId="77777777" w:rsidR="0061095B" w:rsidRDefault="0061095B">
            <w:r w:rsidRPr="2D3E55C1">
              <w:rPr>
                <w:rFonts w:ascii="Times New Roman" w:eastAsia="Times New Roman" w:hAnsi="Times New Roman" w:cs="Times New Roman"/>
                <w:b/>
                <w:bCs/>
                <w:sz w:val="24"/>
                <w:szCs w:val="24"/>
                <w:lang w:val="en-US"/>
              </w:rPr>
              <w:t xml:space="preserve"> </w:t>
            </w:r>
          </w:p>
        </w:tc>
      </w:tr>
      <w:tr w:rsidR="0061095B" w14:paraId="20B234C7"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566675FE" w14:textId="77777777" w:rsidR="0061095B" w:rsidRDefault="0061095B">
            <w:r w:rsidRPr="2D3E55C1">
              <w:rPr>
                <w:rFonts w:ascii="Times New Roman" w:eastAsia="Times New Roman" w:hAnsi="Times New Roman" w:cs="Times New Roman"/>
                <w:b/>
                <w:bCs/>
                <w:sz w:val="24"/>
                <w:szCs w:val="24"/>
                <w:lang w:val="en-US"/>
              </w:rPr>
              <w:lastRenderedPageBreak/>
              <w:t>Summary of Project Deliverables</w:t>
            </w:r>
          </w:p>
          <w:p w14:paraId="33C983C4" w14:textId="77777777" w:rsidR="0061095B" w:rsidRDefault="0061095B" w:rsidP="00150893">
            <w:pPr>
              <w:pStyle w:val="ListParagraph"/>
              <w:numPr>
                <w:ilvl w:val="0"/>
                <w:numId w:val="48"/>
              </w:numPr>
              <w:rPr>
                <w:rFonts w:ascii="Times New Roman" w:eastAsia="Times New Roman" w:hAnsi="Times New Roman" w:cs="Times New Roman"/>
                <w:sz w:val="24"/>
                <w:szCs w:val="24"/>
                <w:lang w:val="en-US"/>
              </w:rPr>
            </w:pPr>
            <w:r w:rsidRPr="2D3E55C1">
              <w:rPr>
                <w:rFonts w:ascii="Times New Roman" w:eastAsia="Times New Roman" w:hAnsi="Times New Roman" w:cs="Times New Roman"/>
                <w:sz w:val="24"/>
                <w:szCs w:val="24"/>
                <w:lang w:val="en-US"/>
              </w:rPr>
              <w:t>A functioning FERN web application prototype for interfacing with PLCs</w:t>
            </w:r>
          </w:p>
          <w:p w14:paraId="54D0BEA8" w14:textId="77777777" w:rsidR="0061095B" w:rsidRDefault="0061095B">
            <w:pPr>
              <w:pStyle w:val="ListParagraph"/>
              <w:numPr>
                <w:ilvl w:val="0"/>
                <w:numId w:val="34"/>
              </w:numPr>
              <w:tabs>
                <w:tab w:val="left" w:pos="0"/>
                <w:tab w:val="left" w:pos="720"/>
              </w:tabs>
              <w:rPr>
                <w:rFonts w:ascii="Times New Roman" w:eastAsia="Times New Roman" w:hAnsi="Times New Roman" w:cs="Times New Roman"/>
                <w:sz w:val="24"/>
                <w:szCs w:val="24"/>
                <w:lang w:val="en-US"/>
              </w:rPr>
            </w:pPr>
            <w:r w:rsidRPr="2D3E55C1">
              <w:rPr>
                <w:rFonts w:ascii="Times New Roman" w:eastAsia="Times New Roman" w:hAnsi="Times New Roman" w:cs="Times New Roman"/>
                <w:sz w:val="24"/>
                <w:szCs w:val="24"/>
                <w:lang w:val="en-US"/>
              </w:rPr>
              <w:t>A design document for the application</w:t>
            </w:r>
          </w:p>
          <w:p w14:paraId="672F25AB" w14:textId="77777777" w:rsidR="0061095B" w:rsidRDefault="0061095B">
            <w:pPr>
              <w:pStyle w:val="ListParagraph"/>
              <w:numPr>
                <w:ilvl w:val="0"/>
                <w:numId w:val="34"/>
              </w:numPr>
              <w:tabs>
                <w:tab w:val="left" w:pos="0"/>
                <w:tab w:val="left" w:pos="720"/>
              </w:tabs>
              <w:rPr>
                <w:rFonts w:ascii="Times New Roman" w:eastAsia="Times New Roman" w:hAnsi="Times New Roman" w:cs="Times New Roman"/>
                <w:sz w:val="24"/>
                <w:szCs w:val="24"/>
                <w:lang w:val="en-US"/>
              </w:rPr>
            </w:pPr>
            <w:r w:rsidRPr="2D3E55C1">
              <w:rPr>
                <w:rFonts w:ascii="Times New Roman" w:eastAsia="Times New Roman" w:hAnsi="Times New Roman" w:cs="Times New Roman"/>
                <w:sz w:val="24"/>
                <w:szCs w:val="24"/>
                <w:lang w:val="en-US"/>
              </w:rPr>
              <w:t>A presentation for the web application</w:t>
            </w:r>
          </w:p>
          <w:p w14:paraId="16C50DE1" w14:textId="77777777" w:rsidR="0061095B" w:rsidRDefault="0061095B">
            <w:r w:rsidRPr="2D3E55C1">
              <w:rPr>
                <w:rFonts w:ascii="Times New Roman" w:eastAsia="Times New Roman" w:hAnsi="Times New Roman" w:cs="Times New Roman"/>
                <w:sz w:val="24"/>
                <w:szCs w:val="24"/>
                <w:lang w:val="en-US"/>
              </w:rPr>
              <w:t xml:space="preserve"> </w:t>
            </w:r>
          </w:p>
        </w:tc>
      </w:tr>
      <w:tr w:rsidR="0061095B" w14:paraId="4177A8EA"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6F9F6712" w14:textId="77777777" w:rsidR="0061095B" w:rsidRDefault="0061095B">
            <w:r w:rsidRPr="2D3E55C1">
              <w:rPr>
                <w:rFonts w:ascii="Times New Roman" w:eastAsia="Times New Roman" w:hAnsi="Times New Roman" w:cs="Times New Roman"/>
                <w:b/>
                <w:bCs/>
                <w:sz w:val="24"/>
                <w:szCs w:val="24"/>
                <w:lang w:val="en-US"/>
              </w:rPr>
              <w:t>Assumptions &amp; Constraints:</w:t>
            </w:r>
          </w:p>
          <w:p w14:paraId="514200E5" w14:textId="77777777" w:rsidR="0061095B" w:rsidRDefault="0061095B">
            <w:pPr>
              <w:pStyle w:val="ListParagraph"/>
              <w:numPr>
                <w:ilvl w:val="0"/>
                <w:numId w:val="35"/>
              </w:numPr>
              <w:tabs>
                <w:tab w:val="left" w:pos="0"/>
                <w:tab w:val="left" w:pos="720"/>
              </w:tabs>
              <w:rPr>
                <w:rFonts w:ascii="Times New Roman" w:eastAsia="Times New Roman" w:hAnsi="Times New Roman" w:cs="Times New Roman"/>
                <w:sz w:val="24"/>
                <w:szCs w:val="24"/>
                <w:lang w:val="en-US"/>
              </w:rPr>
            </w:pPr>
            <w:r w:rsidRPr="2D3E55C1">
              <w:rPr>
                <w:rFonts w:ascii="Times New Roman" w:eastAsia="Times New Roman" w:hAnsi="Times New Roman" w:cs="Times New Roman"/>
                <w:sz w:val="24"/>
                <w:szCs w:val="24"/>
                <w:lang w:val="en-US"/>
              </w:rPr>
              <w:t>The application will be developed using Kanban methodology.</w:t>
            </w:r>
          </w:p>
          <w:p w14:paraId="6C2925A2" w14:textId="77777777" w:rsidR="0061095B" w:rsidRDefault="0061095B">
            <w:pPr>
              <w:pStyle w:val="ListParagraph"/>
              <w:numPr>
                <w:ilvl w:val="0"/>
                <w:numId w:val="35"/>
              </w:numPr>
              <w:tabs>
                <w:tab w:val="left" w:pos="0"/>
                <w:tab w:val="left" w:pos="720"/>
              </w:tabs>
              <w:rPr>
                <w:rFonts w:ascii="Times New Roman" w:eastAsia="Times New Roman" w:hAnsi="Times New Roman" w:cs="Times New Roman"/>
                <w:sz w:val="24"/>
                <w:szCs w:val="24"/>
                <w:lang w:val="en-US"/>
              </w:rPr>
            </w:pPr>
            <w:r w:rsidRPr="2D3E55C1">
              <w:rPr>
                <w:rFonts w:ascii="Times New Roman" w:eastAsia="Times New Roman" w:hAnsi="Times New Roman" w:cs="Times New Roman"/>
                <w:sz w:val="24"/>
                <w:szCs w:val="24"/>
                <w:lang w:val="en-US"/>
              </w:rPr>
              <w:t>The development team will consist of five developers, one of which is a project manager, and one of which is a scrum master.</w:t>
            </w:r>
          </w:p>
          <w:p w14:paraId="0195ACE5" w14:textId="77777777" w:rsidR="0061095B" w:rsidRDefault="0061095B">
            <w:pPr>
              <w:pStyle w:val="ListParagraph"/>
              <w:numPr>
                <w:ilvl w:val="0"/>
                <w:numId w:val="35"/>
              </w:numPr>
              <w:tabs>
                <w:tab w:val="left" w:pos="0"/>
                <w:tab w:val="left" w:pos="720"/>
              </w:tabs>
              <w:rPr>
                <w:rFonts w:ascii="Times New Roman" w:eastAsia="Times New Roman" w:hAnsi="Times New Roman" w:cs="Times New Roman"/>
                <w:sz w:val="24"/>
                <w:szCs w:val="24"/>
                <w:lang w:val="en-US"/>
              </w:rPr>
            </w:pPr>
            <w:r w:rsidRPr="2D3E55C1">
              <w:rPr>
                <w:rFonts w:ascii="Times New Roman" w:eastAsia="Times New Roman" w:hAnsi="Times New Roman" w:cs="Times New Roman"/>
                <w:sz w:val="24"/>
                <w:szCs w:val="24"/>
                <w:lang w:val="en-US"/>
              </w:rPr>
              <w:t>The team will be managed &amp; report to a Team Mentor and a Client</w:t>
            </w:r>
          </w:p>
          <w:p w14:paraId="6616762D" w14:textId="77777777" w:rsidR="0061095B" w:rsidRDefault="0061095B">
            <w:pPr>
              <w:pStyle w:val="ListParagraph"/>
              <w:numPr>
                <w:ilvl w:val="0"/>
                <w:numId w:val="35"/>
              </w:numPr>
              <w:tabs>
                <w:tab w:val="left" w:pos="0"/>
                <w:tab w:val="left" w:pos="720"/>
              </w:tabs>
              <w:rPr>
                <w:rFonts w:ascii="Times New Roman" w:eastAsia="Times New Roman" w:hAnsi="Times New Roman" w:cs="Times New Roman"/>
                <w:sz w:val="24"/>
                <w:szCs w:val="24"/>
                <w:lang w:val="en-US"/>
              </w:rPr>
            </w:pPr>
            <w:r w:rsidRPr="2D3E55C1">
              <w:rPr>
                <w:rFonts w:ascii="Times New Roman" w:eastAsia="Times New Roman" w:hAnsi="Times New Roman" w:cs="Times New Roman"/>
                <w:sz w:val="24"/>
                <w:szCs w:val="24"/>
                <w:lang w:val="en-US"/>
              </w:rPr>
              <w:t>The application will be hosted on a cloud-based platform.</w:t>
            </w:r>
          </w:p>
          <w:p w14:paraId="06C083E7" w14:textId="77777777" w:rsidR="0061095B" w:rsidRDefault="0061095B">
            <w:pPr>
              <w:pStyle w:val="ListParagraph"/>
              <w:numPr>
                <w:ilvl w:val="0"/>
                <w:numId w:val="35"/>
              </w:numPr>
              <w:tabs>
                <w:tab w:val="left" w:pos="0"/>
                <w:tab w:val="left" w:pos="720"/>
              </w:tabs>
              <w:rPr>
                <w:rFonts w:ascii="Times New Roman" w:eastAsia="Times New Roman" w:hAnsi="Times New Roman" w:cs="Times New Roman"/>
                <w:sz w:val="24"/>
                <w:szCs w:val="24"/>
                <w:lang w:val="en-US"/>
              </w:rPr>
            </w:pPr>
            <w:r w:rsidRPr="2D3E55C1">
              <w:rPr>
                <w:rFonts w:ascii="Times New Roman" w:eastAsia="Times New Roman" w:hAnsi="Times New Roman" w:cs="Times New Roman"/>
                <w:sz w:val="24"/>
                <w:szCs w:val="24"/>
                <w:lang w:val="en-US"/>
              </w:rPr>
              <w:t>The development will be completed by the end of October, 2023.</w:t>
            </w:r>
          </w:p>
          <w:p w14:paraId="2290F4E9" w14:textId="77777777" w:rsidR="0061095B" w:rsidRDefault="0061095B">
            <w:pPr>
              <w:pStyle w:val="ListParagraph"/>
              <w:numPr>
                <w:ilvl w:val="0"/>
                <w:numId w:val="35"/>
              </w:numPr>
              <w:tabs>
                <w:tab w:val="left" w:pos="0"/>
                <w:tab w:val="left" w:pos="720"/>
              </w:tabs>
              <w:rPr>
                <w:rFonts w:ascii="Times New Roman" w:eastAsia="Times New Roman" w:hAnsi="Times New Roman" w:cs="Times New Roman"/>
                <w:sz w:val="24"/>
                <w:szCs w:val="24"/>
              </w:rPr>
            </w:pPr>
            <w:r w:rsidRPr="2D3E55C1">
              <w:rPr>
                <w:rFonts w:ascii="Times New Roman" w:eastAsia="Times New Roman" w:hAnsi="Times New Roman" w:cs="Times New Roman"/>
                <w:sz w:val="24"/>
                <w:szCs w:val="24"/>
              </w:rPr>
              <w:t>The application will be a prototype.</w:t>
            </w:r>
          </w:p>
          <w:p w14:paraId="2E1046C4" w14:textId="77777777" w:rsidR="0061095B" w:rsidRDefault="0061095B">
            <w:r w:rsidRPr="2D3E55C1">
              <w:rPr>
                <w:rFonts w:ascii="Times New Roman" w:eastAsia="Times New Roman" w:hAnsi="Times New Roman" w:cs="Times New Roman"/>
                <w:sz w:val="24"/>
                <w:szCs w:val="24"/>
                <w:lang w:val="en-US"/>
              </w:rPr>
              <w:t xml:space="preserve"> </w:t>
            </w:r>
          </w:p>
        </w:tc>
      </w:tr>
      <w:tr w:rsidR="0061095B" w14:paraId="3E4436DA"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2697FF70" w14:textId="77777777" w:rsidR="0061095B" w:rsidRDefault="0061095B">
            <w:r w:rsidRPr="2D3E55C1">
              <w:rPr>
                <w:rFonts w:ascii="Times New Roman" w:eastAsia="Times New Roman" w:hAnsi="Times New Roman" w:cs="Times New Roman"/>
                <w:b/>
                <w:bCs/>
                <w:sz w:val="24"/>
                <w:szCs w:val="24"/>
                <w:lang w:val="en-US"/>
              </w:rPr>
              <w:t>Stakeholders:</w:t>
            </w:r>
          </w:p>
          <w:p w14:paraId="302F2AC7" w14:textId="77777777" w:rsidR="0061095B" w:rsidRDefault="0061095B">
            <w:pPr>
              <w:pStyle w:val="ListParagraph"/>
              <w:numPr>
                <w:ilvl w:val="0"/>
                <w:numId w:val="35"/>
              </w:numPr>
              <w:tabs>
                <w:tab w:val="left" w:pos="0"/>
                <w:tab w:val="left" w:pos="720"/>
              </w:tabs>
              <w:rPr>
                <w:rFonts w:ascii="Times New Roman" w:eastAsia="Times New Roman" w:hAnsi="Times New Roman" w:cs="Times New Roman"/>
                <w:sz w:val="24"/>
                <w:szCs w:val="24"/>
                <w:lang w:val="en-US"/>
              </w:rPr>
            </w:pPr>
            <w:r w:rsidRPr="2D3E55C1">
              <w:rPr>
                <w:rFonts w:ascii="Times New Roman" w:eastAsia="Times New Roman" w:hAnsi="Times New Roman" w:cs="Times New Roman"/>
                <w:sz w:val="24"/>
                <w:szCs w:val="24"/>
                <w:lang w:val="en-US"/>
              </w:rPr>
              <w:t>The primary stakeholder for this project is Jadcup who will use the FERN application to connect and interact with PLCs.</w:t>
            </w:r>
          </w:p>
          <w:p w14:paraId="1C88EBE3" w14:textId="77777777" w:rsidR="0061095B" w:rsidRDefault="0061095B">
            <w:pPr>
              <w:pStyle w:val="ListParagraph"/>
              <w:numPr>
                <w:ilvl w:val="0"/>
                <w:numId w:val="35"/>
              </w:numPr>
              <w:tabs>
                <w:tab w:val="left" w:pos="0"/>
                <w:tab w:val="left" w:pos="720"/>
              </w:tabs>
              <w:rPr>
                <w:rFonts w:ascii="Times New Roman" w:eastAsia="Times New Roman" w:hAnsi="Times New Roman" w:cs="Times New Roman"/>
                <w:sz w:val="24"/>
                <w:szCs w:val="24"/>
                <w:lang w:val="en-US"/>
              </w:rPr>
            </w:pPr>
            <w:r w:rsidRPr="2D3E55C1">
              <w:rPr>
                <w:rFonts w:ascii="Times New Roman" w:eastAsia="Times New Roman" w:hAnsi="Times New Roman" w:cs="Times New Roman"/>
                <w:sz w:val="24"/>
                <w:szCs w:val="24"/>
                <w:lang w:val="en-US"/>
              </w:rPr>
              <w:t>The project team, team mentor, team mediator and paper leads are also stakeholders in this project.</w:t>
            </w:r>
          </w:p>
          <w:p w14:paraId="4BCE23E7" w14:textId="77777777" w:rsidR="0061095B" w:rsidRDefault="0061095B">
            <w:r w:rsidRPr="2D3E55C1">
              <w:rPr>
                <w:rFonts w:ascii="Times New Roman" w:eastAsia="Times New Roman" w:hAnsi="Times New Roman" w:cs="Times New Roman"/>
                <w:sz w:val="24"/>
                <w:szCs w:val="24"/>
                <w:lang w:val="en-US"/>
              </w:rPr>
              <w:t xml:space="preserve"> </w:t>
            </w:r>
          </w:p>
        </w:tc>
      </w:tr>
      <w:tr w:rsidR="0061095B" w14:paraId="29D1F081"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59F90C2E" w14:textId="77777777" w:rsidR="0061095B" w:rsidRDefault="0061095B">
            <w:r w:rsidRPr="2D3E55C1">
              <w:rPr>
                <w:rFonts w:ascii="Times New Roman" w:eastAsia="Times New Roman" w:hAnsi="Times New Roman" w:cs="Times New Roman"/>
                <w:b/>
                <w:bCs/>
                <w:sz w:val="24"/>
                <w:szCs w:val="24"/>
                <w:lang w:val="en-US"/>
              </w:rPr>
              <w:t xml:space="preserve">Project Success Criteria: </w:t>
            </w:r>
          </w:p>
          <w:p w14:paraId="42552963" w14:textId="77777777" w:rsidR="0061095B" w:rsidRDefault="0061095B">
            <w:pPr>
              <w:pStyle w:val="ListParagraph"/>
              <w:numPr>
                <w:ilvl w:val="0"/>
                <w:numId w:val="35"/>
              </w:numPr>
              <w:tabs>
                <w:tab w:val="left" w:pos="0"/>
                <w:tab w:val="left" w:pos="720"/>
              </w:tabs>
              <w:rPr>
                <w:rFonts w:ascii="Times New Roman" w:eastAsia="Times New Roman" w:hAnsi="Times New Roman" w:cs="Times New Roman"/>
                <w:sz w:val="24"/>
                <w:szCs w:val="24"/>
                <w:lang w:val="en-US"/>
              </w:rPr>
            </w:pPr>
            <w:r w:rsidRPr="2D3E55C1">
              <w:rPr>
                <w:rFonts w:ascii="Times New Roman" w:eastAsia="Times New Roman" w:hAnsi="Times New Roman" w:cs="Times New Roman"/>
                <w:sz w:val="24"/>
                <w:szCs w:val="24"/>
                <w:lang w:val="en-US"/>
              </w:rPr>
              <w:t>The application must be delivered by the end of October, 2023.</w:t>
            </w:r>
          </w:p>
          <w:p w14:paraId="58218B49" w14:textId="77777777" w:rsidR="0061095B" w:rsidRDefault="0061095B">
            <w:pPr>
              <w:pStyle w:val="ListParagraph"/>
              <w:numPr>
                <w:ilvl w:val="0"/>
                <w:numId w:val="35"/>
              </w:numPr>
              <w:tabs>
                <w:tab w:val="left" w:pos="0"/>
                <w:tab w:val="left" w:pos="720"/>
              </w:tabs>
              <w:rPr>
                <w:rFonts w:ascii="Times New Roman" w:eastAsia="Times New Roman" w:hAnsi="Times New Roman" w:cs="Times New Roman"/>
                <w:sz w:val="24"/>
                <w:szCs w:val="24"/>
                <w:lang w:val="en-US"/>
              </w:rPr>
            </w:pPr>
            <w:r w:rsidRPr="2D3E55C1">
              <w:rPr>
                <w:rFonts w:ascii="Times New Roman" w:eastAsia="Times New Roman" w:hAnsi="Times New Roman" w:cs="Times New Roman"/>
                <w:sz w:val="24"/>
                <w:szCs w:val="24"/>
                <w:lang w:val="en-US"/>
              </w:rPr>
              <w:t>The application must be fully functional and meet all the functional and non-functional requirements.</w:t>
            </w:r>
          </w:p>
          <w:p w14:paraId="19E964EF" w14:textId="77777777" w:rsidR="0061095B" w:rsidRDefault="0061095B">
            <w:pPr>
              <w:pStyle w:val="ListParagraph"/>
              <w:numPr>
                <w:ilvl w:val="0"/>
                <w:numId w:val="35"/>
              </w:numPr>
              <w:tabs>
                <w:tab w:val="left" w:pos="0"/>
                <w:tab w:val="left" w:pos="720"/>
              </w:tabs>
              <w:rPr>
                <w:rFonts w:ascii="Times New Roman" w:eastAsia="Times New Roman" w:hAnsi="Times New Roman" w:cs="Times New Roman"/>
                <w:sz w:val="24"/>
                <w:szCs w:val="24"/>
                <w:lang w:val="en-US"/>
              </w:rPr>
            </w:pPr>
            <w:r w:rsidRPr="2D3E55C1">
              <w:rPr>
                <w:rFonts w:ascii="Times New Roman" w:eastAsia="Times New Roman" w:hAnsi="Times New Roman" w:cs="Times New Roman"/>
                <w:sz w:val="24"/>
                <w:szCs w:val="24"/>
                <w:lang w:val="en-US"/>
              </w:rPr>
              <w:t>The application must have a high level of user satisfaction, as measured by feedback received from the client.</w:t>
            </w:r>
          </w:p>
        </w:tc>
      </w:tr>
    </w:tbl>
    <w:p w14:paraId="760449DF" w14:textId="77777777" w:rsidR="0061095B" w:rsidRDefault="0061095B" w:rsidP="0061095B">
      <w:pPr>
        <w:rPr>
          <w:rFonts w:ascii="Times New Roman" w:eastAsia="Times New Roman" w:hAnsi="Times New Roman" w:cs="Times New Roman"/>
          <w:sz w:val="24"/>
          <w:szCs w:val="24"/>
          <w:lang w:val="en-US"/>
        </w:rPr>
      </w:pPr>
    </w:p>
    <w:p w14:paraId="69770C71" w14:textId="77777777" w:rsidR="0061095B" w:rsidRDefault="0061095B" w:rsidP="0061095B">
      <w:pPr>
        <w:pStyle w:val="Heading2"/>
      </w:pPr>
      <w:r>
        <w:t>3.2 Stakeholder Management Strategy Register</w:t>
      </w:r>
    </w:p>
    <w:p w14:paraId="17252D6F" w14:textId="77777777" w:rsidR="0061095B" w:rsidRDefault="0061095B" w:rsidP="0061095B">
      <w:r w:rsidRPr="2D3E55C1">
        <w:rPr>
          <w:b/>
          <w:bCs/>
        </w:rPr>
        <w:t>Prepared by:</w:t>
      </w:r>
      <w:r>
        <w:t xml:space="preserve"> Yeran Edmonds</w:t>
      </w:r>
    </w:p>
    <w:p w14:paraId="084CC1C3" w14:textId="77777777" w:rsidR="0061095B" w:rsidRDefault="0061095B" w:rsidP="0061095B">
      <w:pPr>
        <w:rPr>
          <w:rFonts w:ascii="Calibri" w:eastAsia="Calibri" w:hAnsi="Calibri" w:cs="Calibri"/>
          <w:sz w:val="24"/>
          <w:szCs w:val="24"/>
          <w:lang w:val="en-US"/>
        </w:rPr>
      </w:pPr>
    </w:p>
    <w:tbl>
      <w:tblPr>
        <w:tblW w:w="0" w:type="auto"/>
        <w:tblLayout w:type="fixed"/>
        <w:tblLook w:val="06A0" w:firstRow="1" w:lastRow="0" w:firstColumn="1" w:lastColumn="0" w:noHBand="1" w:noVBand="1"/>
      </w:tblPr>
      <w:tblGrid>
        <w:gridCol w:w="1082"/>
        <w:gridCol w:w="1197"/>
        <w:gridCol w:w="1301"/>
        <w:gridCol w:w="1520"/>
        <w:gridCol w:w="1739"/>
        <w:gridCol w:w="2176"/>
      </w:tblGrid>
      <w:tr w:rsidR="0061095B" w14:paraId="1C29ACC5" w14:textId="77777777">
        <w:trPr>
          <w:trHeight w:val="315"/>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03B1FF6E" w14:textId="77777777" w:rsidR="0061095B" w:rsidRDefault="0061095B">
            <w:pPr>
              <w:spacing w:line="360" w:lineRule="auto"/>
            </w:pPr>
            <w:r w:rsidRPr="2D3E55C1">
              <w:rPr>
                <w:rFonts w:ascii="Calibri" w:eastAsia="Calibri" w:hAnsi="Calibri" w:cs="Calibri"/>
                <w:b/>
                <w:bCs/>
                <w:color w:val="000000" w:themeColor="text1"/>
                <w:sz w:val="20"/>
                <w:szCs w:val="20"/>
                <w:lang w:val="en-US"/>
              </w:rPr>
              <w:t>Name</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5EA0CB2B" w14:textId="77777777" w:rsidR="0061095B" w:rsidRDefault="0061095B">
            <w:pPr>
              <w:spacing w:line="360" w:lineRule="auto"/>
            </w:pPr>
            <w:r w:rsidRPr="2D3E55C1">
              <w:rPr>
                <w:rFonts w:ascii="Calibri" w:eastAsia="Calibri" w:hAnsi="Calibri" w:cs="Calibri"/>
                <w:b/>
                <w:bCs/>
                <w:color w:val="000000" w:themeColor="text1"/>
                <w:sz w:val="20"/>
                <w:szCs w:val="20"/>
                <w:lang w:val="en-US"/>
              </w:rPr>
              <w:t>Position</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599F10E7" w14:textId="77777777" w:rsidR="0061095B" w:rsidRDefault="0061095B">
            <w:pPr>
              <w:spacing w:line="360" w:lineRule="auto"/>
            </w:pPr>
            <w:r w:rsidRPr="2D3E55C1">
              <w:rPr>
                <w:rFonts w:ascii="Calibri" w:eastAsia="Calibri" w:hAnsi="Calibri" w:cs="Calibri"/>
                <w:b/>
                <w:bCs/>
                <w:color w:val="000000" w:themeColor="text1"/>
                <w:sz w:val="20"/>
                <w:szCs w:val="20"/>
                <w:lang w:val="en-US"/>
              </w:rPr>
              <w:t>Project Role</w:t>
            </w:r>
          </w:p>
        </w:tc>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4658576B" w14:textId="77777777" w:rsidR="0061095B" w:rsidRDefault="0061095B">
            <w:pPr>
              <w:spacing w:line="360" w:lineRule="auto"/>
            </w:pPr>
            <w:r w:rsidRPr="2D3E55C1">
              <w:rPr>
                <w:rFonts w:ascii="Calibri" w:eastAsia="Calibri" w:hAnsi="Calibri" w:cs="Calibri"/>
                <w:b/>
                <w:bCs/>
                <w:color w:val="000000" w:themeColor="text1"/>
                <w:sz w:val="20"/>
                <w:szCs w:val="20"/>
                <w:lang w:val="en-US"/>
              </w:rPr>
              <w:t>Level of Interest</w:t>
            </w:r>
          </w:p>
        </w:tc>
        <w:tc>
          <w:tcPr>
            <w:tcW w:w="1739" w:type="dxa"/>
            <w:tcBorders>
              <w:top w:val="single" w:sz="8" w:space="0" w:color="auto"/>
              <w:left w:val="single" w:sz="8" w:space="0" w:color="auto"/>
              <w:bottom w:val="single" w:sz="8" w:space="0" w:color="auto"/>
              <w:right w:val="single" w:sz="8" w:space="0" w:color="auto"/>
            </w:tcBorders>
            <w:tcMar>
              <w:left w:w="108" w:type="dxa"/>
              <w:right w:w="108" w:type="dxa"/>
            </w:tcMar>
          </w:tcPr>
          <w:p w14:paraId="461E741F" w14:textId="77777777" w:rsidR="0061095B" w:rsidRDefault="0061095B">
            <w:pPr>
              <w:spacing w:line="360" w:lineRule="auto"/>
            </w:pPr>
            <w:r w:rsidRPr="2D3E55C1">
              <w:rPr>
                <w:rFonts w:ascii="Calibri" w:eastAsia="Calibri" w:hAnsi="Calibri" w:cs="Calibri"/>
                <w:b/>
                <w:bCs/>
                <w:color w:val="000000" w:themeColor="text1"/>
                <w:sz w:val="20"/>
                <w:szCs w:val="20"/>
                <w:lang w:val="en-US"/>
              </w:rPr>
              <w:t>Level of Influence</w:t>
            </w:r>
          </w:p>
        </w:tc>
        <w:tc>
          <w:tcPr>
            <w:tcW w:w="2176" w:type="dxa"/>
            <w:tcBorders>
              <w:top w:val="single" w:sz="8" w:space="0" w:color="auto"/>
              <w:left w:val="single" w:sz="8" w:space="0" w:color="auto"/>
              <w:bottom w:val="single" w:sz="8" w:space="0" w:color="auto"/>
              <w:right w:val="single" w:sz="8" w:space="0" w:color="auto"/>
            </w:tcBorders>
            <w:tcMar>
              <w:left w:w="108" w:type="dxa"/>
              <w:right w:w="108" w:type="dxa"/>
            </w:tcMar>
          </w:tcPr>
          <w:p w14:paraId="19599158" w14:textId="77777777" w:rsidR="0061095B" w:rsidRDefault="0061095B">
            <w:pPr>
              <w:spacing w:line="360" w:lineRule="auto"/>
            </w:pPr>
            <w:r w:rsidRPr="2D3E55C1">
              <w:rPr>
                <w:rFonts w:ascii="Calibri" w:eastAsia="Calibri" w:hAnsi="Calibri" w:cs="Calibri"/>
                <w:b/>
                <w:bCs/>
                <w:color w:val="000000" w:themeColor="text1"/>
                <w:sz w:val="18"/>
                <w:szCs w:val="18"/>
                <w:lang w:val="en-US"/>
              </w:rPr>
              <w:t>Potential Management Strategies</w:t>
            </w:r>
          </w:p>
        </w:tc>
      </w:tr>
      <w:tr w:rsidR="0061095B" w14:paraId="53AA2A2C" w14:textId="77777777">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05D5C634" w14:textId="77777777" w:rsidR="0061095B" w:rsidRDefault="0061095B">
            <w:pPr>
              <w:spacing w:line="360" w:lineRule="auto"/>
            </w:pPr>
            <w:r w:rsidRPr="2D3E55C1">
              <w:rPr>
                <w:rFonts w:ascii="Calibri" w:eastAsia="Calibri" w:hAnsi="Calibri" w:cs="Calibri"/>
                <w:color w:val="000000" w:themeColor="text1"/>
                <w:sz w:val="16"/>
                <w:szCs w:val="16"/>
                <w:lang w:val="en-US"/>
              </w:rPr>
              <w:t>Matthew Kuo</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75217B0D" w14:textId="77777777" w:rsidR="0061095B" w:rsidRDefault="0061095B">
            <w:pPr>
              <w:spacing w:line="360" w:lineRule="auto"/>
            </w:pPr>
            <w:r w:rsidRPr="2D3E55C1">
              <w:rPr>
                <w:rFonts w:ascii="Calibri" w:eastAsia="Calibri" w:hAnsi="Calibri" w:cs="Calibri"/>
                <w:color w:val="000000" w:themeColor="text1"/>
                <w:sz w:val="16"/>
                <w:szCs w:val="16"/>
                <w:lang w:val="en-US"/>
              </w:rPr>
              <w:t>AUT Lecturer</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207A8A7A" w14:textId="77777777" w:rsidR="0061095B" w:rsidRDefault="0061095B">
            <w:pPr>
              <w:spacing w:line="360" w:lineRule="auto"/>
            </w:pPr>
            <w:r w:rsidRPr="2D3E55C1">
              <w:rPr>
                <w:rFonts w:ascii="Calibri" w:eastAsia="Calibri" w:hAnsi="Calibri" w:cs="Calibri"/>
                <w:color w:val="000000" w:themeColor="text1"/>
                <w:sz w:val="16"/>
                <w:szCs w:val="16"/>
                <w:lang w:val="en-US"/>
              </w:rPr>
              <w:t>Team Mentor</w:t>
            </w:r>
          </w:p>
        </w:tc>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181F1B67"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1739" w:type="dxa"/>
            <w:tcBorders>
              <w:top w:val="single" w:sz="8" w:space="0" w:color="auto"/>
              <w:left w:val="single" w:sz="8" w:space="0" w:color="auto"/>
              <w:bottom w:val="single" w:sz="8" w:space="0" w:color="auto"/>
              <w:right w:val="single" w:sz="8" w:space="0" w:color="auto"/>
            </w:tcBorders>
            <w:tcMar>
              <w:left w:w="108" w:type="dxa"/>
              <w:right w:w="108" w:type="dxa"/>
            </w:tcMar>
          </w:tcPr>
          <w:p w14:paraId="7C6AF0EB"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2176" w:type="dxa"/>
            <w:tcBorders>
              <w:top w:val="single" w:sz="8" w:space="0" w:color="auto"/>
              <w:left w:val="single" w:sz="8" w:space="0" w:color="auto"/>
              <w:bottom w:val="single" w:sz="8" w:space="0" w:color="auto"/>
              <w:right w:val="single" w:sz="8" w:space="0" w:color="auto"/>
            </w:tcBorders>
            <w:tcMar>
              <w:left w:w="108" w:type="dxa"/>
              <w:right w:w="108" w:type="dxa"/>
            </w:tcMar>
          </w:tcPr>
          <w:p w14:paraId="2DA9518C"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Keep informed, do his clear requirements. He likes seeing work done and his team keeping ahead and on-schedule. Has a preference </w:t>
            </w:r>
            <w:r w:rsidRPr="2D3E55C1">
              <w:rPr>
                <w:rFonts w:ascii="Calibri" w:eastAsia="Calibri" w:hAnsi="Calibri" w:cs="Calibri"/>
                <w:color w:val="000000" w:themeColor="text1"/>
                <w:sz w:val="16"/>
                <w:szCs w:val="16"/>
                <w:lang w:val="en-US"/>
              </w:rPr>
              <w:lastRenderedPageBreak/>
              <w:t>for strong technical knowledge.</w:t>
            </w:r>
          </w:p>
        </w:tc>
      </w:tr>
      <w:tr w:rsidR="0061095B" w14:paraId="6664406B" w14:textId="77777777">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4220AA4F" w14:textId="77777777" w:rsidR="0061095B" w:rsidRDefault="0061095B">
            <w:pPr>
              <w:spacing w:line="360" w:lineRule="auto"/>
            </w:pPr>
            <w:r w:rsidRPr="2D3E55C1">
              <w:rPr>
                <w:rFonts w:ascii="Calibri" w:eastAsia="Calibri" w:hAnsi="Calibri" w:cs="Calibri"/>
                <w:color w:val="000000" w:themeColor="text1"/>
                <w:sz w:val="16"/>
                <w:szCs w:val="16"/>
                <w:lang w:val="en-US"/>
              </w:rPr>
              <w:lastRenderedPageBreak/>
              <w:t>Yeran Edmonds</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7A3267BF" w14:textId="77777777" w:rsidR="0061095B" w:rsidRDefault="0061095B">
            <w:pPr>
              <w:spacing w:line="360" w:lineRule="auto"/>
            </w:pPr>
            <w:r w:rsidRPr="2D3E55C1">
              <w:rPr>
                <w:rFonts w:ascii="Calibri" w:eastAsia="Calibri" w:hAnsi="Calibri" w:cs="Calibri"/>
                <w:color w:val="000000" w:themeColor="text1"/>
                <w:sz w:val="16"/>
                <w:szCs w:val="16"/>
                <w:lang w:val="en-US"/>
              </w:rPr>
              <w:t>AUT Student</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7AC2FC6D" w14:textId="77777777" w:rsidR="0061095B" w:rsidRDefault="0061095B">
            <w:pPr>
              <w:spacing w:line="360" w:lineRule="auto"/>
            </w:pPr>
            <w:r w:rsidRPr="2D3E55C1">
              <w:rPr>
                <w:rFonts w:ascii="Calibri" w:eastAsia="Calibri" w:hAnsi="Calibri" w:cs="Calibri"/>
                <w:color w:val="000000" w:themeColor="text1"/>
                <w:sz w:val="16"/>
                <w:szCs w:val="16"/>
                <w:lang w:val="en-US"/>
              </w:rPr>
              <w:t>Team Member</w:t>
            </w:r>
          </w:p>
        </w:tc>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255ACD1F"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1739" w:type="dxa"/>
            <w:tcBorders>
              <w:top w:val="single" w:sz="8" w:space="0" w:color="auto"/>
              <w:left w:val="single" w:sz="8" w:space="0" w:color="auto"/>
              <w:bottom w:val="single" w:sz="8" w:space="0" w:color="auto"/>
              <w:right w:val="single" w:sz="8" w:space="0" w:color="auto"/>
            </w:tcBorders>
            <w:tcMar>
              <w:left w:w="108" w:type="dxa"/>
              <w:right w:w="108" w:type="dxa"/>
            </w:tcMar>
          </w:tcPr>
          <w:p w14:paraId="277BEAEA"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p w14:paraId="57EFE5E1"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 </w:t>
            </w:r>
          </w:p>
        </w:tc>
        <w:tc>
          <w:tcPr>
            <w:tcW w:w="2176" w:type="dxa"/>
            <w:tcBorders>
              <w:top w:val="single" w:sz="8" w:space="0" w:color="auto"/>
              <w:left w:val="single" w:sz="8" w:space="0" w:color="auto"/>
              <w:bottom w:val="single" w:sz="8" w:space="0" w:color="auto"/>
              <w:right w:val="single" w:sz="8" w:space="0" w:color="auto"/>
            </w:tcBorders>
            <w:tcMar>
              <w:left w:w="108" w:type="dxa"/>
              <w:right w:w="108" w:type="dxa"/>
            </w:tcMar>
          </w:tcPr>
          <w:p w14:paraId="2952BE88" w14:textId="77777777" w:rsidR="0061095B" w:rsidRDefault="0061095B">
            <w:pPr>
              <w:spacing w:line="360" w:lineRule="auto"/>
            </w:pPr>
            <w:r w:rsidRPr="2D3E55C1">
              <w:rPr>
                <w:rFonts w:ascii="Calibri" w:eastAsia="Calibri" w:hAnsi="Calibri" w:cs="Calibri"/>
                <w:color w:val="000000" w:themeColor="text1"/>
                <w:sz w:val="16"/>
                <w:szCs w:val="16"/>
                <w:lang w:val="en-US"/>
              </w:rPr>
              <w:t>Prefers clear tasks. Can be bribed with snacks.</w:t>
            </w:r>
          </w:p>
        </w:tc>
      </w:tr>
      <w:tr w:rsidR="0061095B" w14:paraId="1C547F50" w14:textId="77777777">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2F0840FC" w14:textId="77777777" w:rsidR="0061095B" w:rsidRDefault="0061095B">
            <w:pPr>
              <w:spacing w:line="360" w:lineRule="auto"/>
            </w:pPr>
            <w:r w:rsidRPr="2D3E55C1">
              <w:rPr>
                <w:rFonts w:ascii="Calibri" w:eastAsia="Calibri" w:hAnsi="Calibri" w:cs="Calibri"/>
                <w:color w:val="000000" w:themeColor="text1"/>
                <w:sz w:val="16"/>
                <w:szCs w:val="16"/>
                <w:lang w:val="en-US"/>
              </w:rPr>
              <w:t>Harshil Patel</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6AB1BD8A" w14:textId="77777777" w:rsidR="0061095B" w:rsidRDefault="0061095B">
            <w:pPr>
              <w:spacing w:line="360" w:lineRule="auto"/>
            </w:pPr>
            <w:r w:rsidRPr="2D3E55C1">
              <w:rPr>
                <w:rFonts w:ascii="Calibri" w:eastAsia="Calibri" w:hAnsi="Calibri" w:cs="Calibri"/>
                <w:color w:val="000000" w:themeColor="text1"/>
                <w:sz w:val="16"/>
                <w:szCs w:val="16"/>
                <w:lang w:val="en-US"/>
              </w:rPr>
              <w:t>AUT Student</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3FC1479A" w14:textId="77777777" w:rsidR="0061095B" w:rsidRDefault="0061095B">
            <w:pPr>
              <w:spacing w:line="360" w:lineRule="auto"/>
            </w:pPr>
            <w:r w:rsidRPr="2D3E55C1">
              <w:rPr>
                <w:rFonts w:ascii="Calibri" w:eastAsia="Calibri" w:hAnsi="Calibri" w:cs="Calibri"/>
                <w:color w:val="000000" w:themeColor="text1"/>
                <w:sz w:val="16"/>
                <w:szCs w:val="16"/>
                <w:lang w:val="en-US"/>
              </w:rPr>
              <w:t>Team Member</w:t>
            </w:r>
          </w:p>
        </w:tc>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74E4AB12"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1739" w:type="dxa"/>
            <w:tcBorders>
              <w:top w:val="single" w:sz="8" w:space="0" w:color="auto"/>
              <w:left w:val="single" w:sz="8" w:space="0" w:color="auto"/>
              <w:bottom w:val="single" w:sz="8" w:space="0" w:color="auto"/>
              <w:right w:val="single" w:sz="8" w:space="0" w:color="auto"/>
            </w:tcBorders>
            <w:tcMar>
              <w:left w:w="108" w:type="dxa"/>
              <w:right w:w="108" w:type="dxa"/>
            </w:tcMar>
          </w:tcPr>
          <w:p w14:paraId="0383C05D"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p w14:paraId="707755C5"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 </w:t>
            </w:r>
          </w:p>
        </w:tc>
        <w:tc>
          <w:tcPr>
            <w:tcW w:w="2176" w:type="dxa"/>
            <w:tcBorders>
              <w:top w:val="single" w:sz="8" w:space="0" w:color="auto"/>
              <w:left w:val="single" w:sz="8" w:space="0" w:color="auto"/>
              <w:bottom w:val="single" w:sz="8" w:space="0" w:color="auto"/>
              <w:right w:val="single" w:sz="8" w:space="0" w:color="auto"/>
            </w:tcBorders>
            <w:tcMar>
              <w:left w:w="108" w:type="dxa"/>
              <w:right w:w="108" w:type="dxa"/>
            </w:tcMar>
          </w:tcPr>
          <w:p w14:paraId="2D226A4B" w14:textId="77777777" w:rsidR="0061095B" w:rsidRDefault="0061095B">
            <w:pPr>
              <w:spacing w:line="360" w:lineRule="auto"/>
            </w:pPr>
            <w:r w:rsidRPr="2D3E55C1">
              <w:rPr>
                <w:rFonts w:ascii="Calibri" w:eastAsia="Calibri" w:hAnsi="Calibri" w:cs="Calibri"/>
                <w:color w:val="000000" w:themeColor="text1"/>
                <w:sz w:val="16"/>
                <w:szCs w:val="16"/>
                <w:lang w:val="en-US"/>
              </w:rPr>
              <w:t>Keep informed, get opinion on development. Prefers to be directly given tasks.</w:t>
            </w:r>
          </w:p>
        </w:tc>
      </w:tr>
      <w:tr w:rsidR="0061095B" w14:paraId="66E2189D" w14:textId="77777777">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70A4DF26" w14:textId="77777777" w:rsidR="0061095B" w:rsidRDefault="0061095B">
            <w:pPr>
              <w:spacing w:line="360" w:lineRule="auto"/>
            </w:pPr>
            <w:r w:rsidRPr="2D3E55C1">
              <w:rPr>
                <w:rFonts w:ascii="Calibri" w:eastAsia="Calibri" w:hAnsi="Calibri" w:cs="Calibri"/>
                <w:color w:val="000000" w:themeColor="text1"/>
                <w:sz w:val="16"/>
                <w:szCs w:val="16"/>
                <w:lang w:val="en-US"/>
              </w:rPr>
              <w:t>Jane Jung</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0011B2C3" w14:textId="77777777" w:rsidR="0061095B" w:rsidRDefault="0061095B">
            <w:pPr>
              <w:spacing w:line="360" w:lineRule="auto"/>
            </w:pPr>
            <w:r w:rsidRPr="2D3E55C1">
              <w:rPr>
                <w:rFonts w:ascii="Calibri" w:eastAsia="Calibri" w:hAnsi="Calibri" w:cs="Calibri"/>
                <w:color w:val="000000" w:themeColor="text1"/>
                <w:sz w:val="16"/>
                <w:szCs w:val="16"/>
                <w:lang w:val="en-US"/>
              </w:rPr>
              <w:t>AUT Student</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4203A35A" w14:textId="77777777" w:rsidR="0061095B" w:rsidRDefault="0061095B">
            <w:pPr>
              <w:spacing w:line="360" w:lineRule="auto"/>
            </w:pPr>
            <w:r w:rsidRPr="2D3E55C1">
              <w:rPr>
                <w:rFonts w:ascii="Calibri" w:eastAsia="Calibri" w:hAnsi="Calibri" w:cs="Calibri"/>
                <w:color w:val="000000" w:themeColor="text1"/>
                <w:sz w:val="16"/>
                <w:szCs w:val="16"/>
                <w:lang w:val="en-US"/>
              </w:rPr>
              <w:t>Team Member</w:t>
            </w:r>
          </w:p>
        </w:tc>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209E9C99"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1739" w:type="dxa"/>
            <w:tcBorders>
              <w:top w:val="single" w:sz="8" w:space="0" w:color="auto"/>
              <w:left w:val="single" w:sz="8" w:space="0" w:color="auto"/>
              <w:bottom w:val="single" w:sz="8" w:space="0" w:color="auto"/>
              <w:right w:val="single" w:sz="8" w:space="0" w:color="auto"/>
            </w:tcBorders>
            <w:tcMar>
              <w:left w:w="108" w:type="dxa"/>
              <w:right w:w="108" w:type="dxa"/>
            </w:tcMar>
          </w:tcPr>
          <w:p w14:paraId="7FEA6615"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p w14:paraId="5E5B1EED"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 </w:t>
            </w:r>
          </w:p>
        </w:tc>
        <w:tc>
          <w:tcPr>
            <w:tcW w:w="2176" w:type="dxa"/>
            <w:tcBorders>
              <w:top w:val="single" w:sz="8" w:space="0" w:color="auto"/>
              <w:left w:val="single" w:sz="8" w:space="0" w:color="auto"/>
              <w:bottom w:val="single" w:sz="8" w:space="0" w:color="auto"/>
              <w:right w:val="single" w:sz="8" w:space="0" w:color="auto"/>
            </w:tcBorders>
            <w:tcMar>
              <w:left w:w="108" w:type="dxa"/>
              <w:right w:w="108" w:type="dxa"/>
            </w:tcMar>
          </w:tcPr>
          <w:p w14:paraId="68BE4821" w14:textId="77777777" w:rsidR="0061095B" w:rsidRDefault="0061095B">
            <w:pPr>
              <w:spacing w:line="360" w:lineRule="auto"/>
            </w:pPr>
            <w:r w:rsidRPr="2D3E55C1">
              <w:rPr>
                <w:rFonts w:ascii="Calibri" w:eastAsia="Calibri" w:hAnsi="Calibri" w:cs="Calibri"/>
                <w:color w:val="000000" w:themeColor="text1"/>
                <w:sz w:val="16"/>
                <w:szCs w:val="16"/>
                <w:lang w:val="en-US"/>
              </w:rPr>
              <w:t>Keep informed. Likes to keep on top of work and stay ahead.</w:t>
            </w:r>
          </w:p>
        </w:tc>
      </w:tr>
      <w:tr w:rsidR="0061095B" w14:paraId="7CD40B26" w14:textId="77777777">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0AD73E31" w14:textId="77777777" w:rsidR="0061095B" w:rsidRDefault="0061095B">
            <w:pPr>
              <w:spacing w:line="360" w:lineRule="auto"/>
            </w:pPr>
            <w:r w:rsidRPr="2D3E55C1">
              <w:rPr>
                <w:rFonts w:ascii="Calibri" w:eastAsia="Calibri" w:hAnsi="Calibri" w:cs="Calibri"/>
                <w:color w:val="000000" w:themeColor="text1"/>
                <w:sz w:val="16"/>
                <w:szCs w:val="16"/>
                <w:lang w:val="en-US"/>
              </w:rPr>
              <w:t>Myles Hosken</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7E799AA4" w14:textId="77777777" w:rsidR="0061095B" w:rsidRDefault="0061095B">
            <w:pPr>
              <w:spacing w:line="360" w:lineRule="auto"/>
            </w:pPr>
            <w:r w:rsidRPr="2D3E55C1">
              <w:rPr>
                <w:rFonts w:ascii="Calibri" w:eastAsia="Calibri" w:hAnsi="Calibri" w:cs="Calibri"/>
                <w:color w:val="000000" w:themeColor="text1"/>
                <w:sz w:val="16"/>
                <w:szCs w:val="16"/>
                <w:lang w:val="en-US"/>
              </w:rPr>
              <w:t>AUT Student</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1A2E724D" w14:textId="77777777" w:rsidR="0061095B" w:rsidRDefault="0061095B">
            <w:pPr>
              <w:spacing w:line="360" w:lineRule="auto"/>
            </w:pPr>
            <w:r w:rsidRPr="2D3E55C1">
              <w:rPr>
                <w:rFonts w:ascii="Calibri" w:eastAsia="Calibri" w:hAnsi="Calibri" w:cs="Calibri"/>
                <w:color w:val="000000" w:themeColor="text1"/>
                <w:sz w:val="16"/>
                <w:szCs w:val="16"/>
                <w:lang w:val="en-US"/>
              </w:rPr>
              <w:t>Team Member</w:t>
            </w:r>
          </w:p>
        </w:tc>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02E3BD08"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1739" w:type="dxa"/>
            <w:tcBorders>
              <w:top w:val="single" w:sz="8" w:space="0" w:color="auto"/>
              <w:left w:val="single" w:sz="8" w:space="0" w:color="auto"/>
              <w:bottom w:val="single" w:sz="8" w:space="0" w:color="auto"/>
              <w:right w:val="single" w:sz="8" w:space="0" w:color="auto"/>
            </w:tcBorders>
            <w:tcMar>
              <w:left w:w="108" w:type="dxa"/>
              <w:right w:w="108" w:type="dxa"/>
            </w:tcMar>
          </w:tcPr>
          <w:p w14:paraId="75D79333"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p w14:paraId="6A370DAE"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 </w:t>
            </w:r>
          </w:p>
        </w:tc>
        <w:tc>
          <w:tcPr>
            <w:tcW w:w="2176" w:type="dxa"/>
            <w:tcBorders>
              <w:top w:val="single" w:sz="8" w:space="0" w:color="auto"/>
              <w:left w:val="single" w:sz="8" w:space="0" w:color="auto"/>
              <w:bottom w:val="single" w:sz="8" w:space="0" w:color="auto"/>
              <w:right w:val="single" w:sz="8" w:space="0" w:color="auto"/>
            </w:tcBorders>
            <w:tcMar>
              <w:left w:w="108" w:type="dxa"/>
              <w:right w:w="108" w:type="dxa"/>
            </w:tcMar>
          </w:tcPr>
          <w:p w14:paraId="5D14AA3F" w14:textId="77777777" w:rsidR="0061095B" w:rsidRDefault="0061095B">
            <w:pPr>
              <w:spacing w:line="360" w:lineRule="auto"/>
            </w:pPr>
            <w:r w:rsidRPr="2D3E55C1">
              <w:rPr>
                <w:rFonts w:ascii="Calibri" w:eastAsia="Calibri" w:hAnsi="Calibri" w:cs="Calibri"/>
                <w:color w:val="000000" w:themeColor="text1"/>
                <w:sz w:val="16"/>
                <w:szCs w:val="16"/>
                <w:lang w:val="en-US"/>
              </w:rPr>
              <w:t>Prefers to get work done asap to not work weekends. Likes to stay ahead as much as possible.</w:t>
            </w:r>
          </w:p>
        </w:tc>
      </w:tr>
      <w:tr w:rsidR="0061095B" w14:paraId="174AB614" w14:textId="77777777">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6DBCAFF5" w14:textId="77777777" w:rsidR="0061095B" w:rsidRDefault="0061095B">
            <w:pPr>
              <w:spacing w:line="360" w:lineRule="auto"/>
            </w:pPr>
            <w:r w:rsidRPr="2D3E55C1">
              <w:rPr>
                <w:rFonts w:ascii="Calibri" w:eastAsia="Calibri" w:hAnsi="Calibri" w:cs="Calibri"/>
                <w:color w:val="000000" w:themeColor="text1"/>
                <w:sz w:val="16"/>
                <w:szCs w:val="16"/>
                <w:lang w:val="en-US"/>
              </w:rPr>
              <w:t>Joshua Ladowsky</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7AB72D48" w14:textId="77777777" w:rsidR="0061095B" w:rsidRDefault="0061095B">
            <w:pPr>
              <w:spacing w:line="360" w:lineRule="auto"/>
            </w:pPr>
            <w:r w:rsidRPr="2D3E55C1">
              <w:rPr>
                <w:rFonts w:ascii="Calibri" w:eastAsia="Calibri" w:hAnsi="Calibri" w:cs="Calibri"/>
                <w:color w:val="000000" w:themeColor="text1"/>
                <w:sz w:val="16"/>
                <w:szCs w:val="16"/>
                <w:lang w:val="en-US"/>
              </w:rPr>
              <w:t>AUT Student</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605116EB" w14:textId="77777777" w:rsidR="0061095B" w:rsidRDefault="0061095B">
            <w:pPr>
              <w:spacing w:line="360" w:lineRule="auto"/>
            </w:pPr>
            <w:r w:rsidRPr="2D3E55C1">
              <w:rPr>
                <w:rFonts w:ascii="Calibri" w:eastAsia="Calibri" w:hAnsi="Calibri" w:cs="Calibri"/>
                <w:color w:val="000000" w:themeColor="text1"/>
                <w:sz w:val="16"/>
                <w:szCs w:val="16"/>
                <w:lang w:val="en-US"/>
              </w:rPr>
              <w:t>Team Member</w:t>
            </w:r>
          </w:p>
        </w:tc>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21E927A4"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1739" w:type="dxa"/>
            <w:tcBorders>
              <w:top w:val="single" w:sz="8" w:space="0" w:color="auto"/>
              <w:left w:val="single" w:sz="8" w:space="0" w:color="auto"/>
              <w:bottom w:val="single" w:sz="8" w:space="0" w:color="auto"/>
              <w:right w:val="single" w:sz="8" w:space="0" w:color="auto"/>
            </w:tcBorders>
            <w:tcMar>
              <w:left w:w="108" w:type="dxa"/>
              <w:right w:w="108" w:type="dxa"/>
            </w:tcMar>
          </w:tcPr>
          <w:p w14:paraId="08A27222"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p w14:paraId="5B0134A1"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 </w:t>
            </w:r>
          </w:p>
        </w:tc>
        <w:tc>
          <w:tcPr>
            <w:tcW w:w="2176" w:type="dxa"/>
            <w:tcBorders>
              <w:top w:val="single" w:sz="8" w:space="0" w:color="auto"/>
              <w:left w:val="single" w:sz="8" w:space="0" w:color="auto"/>
              <w:bottom w:val="single" w:sz="8" w:space="0" w:color="auto"/>
              <w:right w:val="single" w:sz="8" w:space="0" w:color="auto"/>
            </w:tcBorders>
            <w:tcMar>
              <w:left w:w="108" w:type="dxa"/>
              <w:right w:w="108" w:type="dxa"/>
            </w:tcMar>
          </w:tcPr>
          <w:p w14:paraId="584CD9C1" w14:textId="77777777" w:rsidR="0061095B" w:rsidRDefault="0061095B">
            <w:pPr>
              <w:spacing w:line="360" w:lineRule="auto"/>
            </w:pPr>
            <w:r w:rsidRPr="2D3E55C1">
              <w:rPr>
                <w:rFonts w:ascii="Calibri" w:eastAsia="Calibri" w:hAnsi="Calibri" w:cs="Calibri"/>
                <w:color w:val="000000" w:themeColor="text1"/>
                <w:sz w:val="16"/>
                <w:szCs w:val="16"/>
                <w:lang w:val="en-US"/>
              </w:rPr>
              <w:t>Prioritizes Factory IO development and managing the PLCs. Strong technical background.</w:t>
            </w:r>
          </w:p>
        </w:tc>
      </w:tr>
      <w:tr w:rsidR="0061095B" w14:paraId="7B0AB595" w14:textId="77777777">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2837E580" w14:textId="77777777" w:rsidR="0061095B" w:rsidRDefault="0061095B">
            <w:pPr>
              <w:spacing w:line="360" w:lineRule="auto"/>
            </w:pPr>
            <w:r w:rsidRPr="2D3E55C1">
              <w:rPr>
                <w:rFonts w:ascii="Calibri" w:eastAsia="Calibri" w:hAnsi="Calibri" w:cs="Calibri"/>
                <w:color w:val="000000" w:themeColor="text1"/>
                <w:sz w:val="16"/>
                <w:szCs w:val="16"/>
                <w:lang w:val="en-US"/>
              </w:rPr>
              <w:t>Tony Clear</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036C16E0" w14:textId="77777777" w:rsidR="0061095B" w:rsidRDefault="0061095B">
            <w:pPr>
              <w:spacing w:line="360" w:lineRule="auto"/>
            </w:pPr>
            <w:r w:rsidRPr="2D3E55C1">
              <w:rPr>
                <w:rFonts w:ascii="Calibri" w:eastAsia="Calibri" w:hAnsi="Calibri" w:cs="Calibri"/>
                <w:color w:val="000000" w:themeColor="text1"/>
                <w:sz w:val="16"/>
                <w:szCs w:val="16"/>
                <w:lang w:val="en-US"/>
              </w:rPr>
              <w:t>AUT Lecturer</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64B64BC4" w14:textId="77777777" w:rsidR="0061095B" w:rsidRDefault="0061095B">
            <w:pPr>
              <w:spacing w:line="360" w:lineRule="auto"/>
            </w:pPr>
            <w:r w:rsidRPr="2D3E55C1">
              <w:rPr>
                <w:rFonts w:ascii="Calibri" w:eastAsia="Calibri" w:hAnsi="Calibri" w:cs="Calibri"/>
                <w:color w:val="000000" w:themeColor="text1"/>
                <w:sz w:val="16"/>
                <w:szCs w:val="16"/>
                <w:lang w:val="en-US"/>
              </w:rPr>
              <w:t>Team Mediator</w:t>
            </w:r>
          </w:p>
        </w:tc>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4085877A"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1739" w:type="dxa"/>
            <w:tcBorders>
              <w:top w:val="single" w:sz="8" w:space="0" w:color="auto"/>
              <w:left w:val="single" w:sz="8" w:space="0" w:color="auto"/>
              <w:bottom w:val="single" w:sz="8" w:space="0" w:color="auto"/>
              <w:right w:val="single" w:sz="8" w:space="0" w:color="auto"/>
            </w:tcBorders>
            <w:tcMar>
              <w:left w:w="108" w:type="dxa"/>
              <w:right w:w="108" w:type="dxa"/>
            </w:tcMar>
          </w:tcPr>
          <w:p w14:paraId="5DAB3506"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2176" w:type="dxa"/>
            <w:tcBorders>
              <w:top w:val="single" w:sz="8" w:space="0" w:color="auto"/>
              <w:left w:val="single" w:sz="8" w:space="0" w:color="auto"/>
              <w:bottom w:val="single" w:sz="8" w:space="0" w:color="auto"/>
              <w:right w:val="single" w:sz="8" w:space="0" w:color="auto"/>
            </w:tcBorders>
            <w:tcMar>
              <w:left w:w="108" w:type="dxa"/>
              <w:right w:w="108" w:type="dxa"/>
            </w:tcMar>
          </w:tcPr>
          <w:p w14:paraId="0C1E21FE" w14:textId="77777777" w:rsidR="0061095B" w:rsidRDefault="0061095B">
            <w:pPr>
              <w:spacing w:line="360" w:lineRule="auto"/>
            </w:pPr>
            <w:r w:rsidRPr="2D3E55C1">
              <w:rPr>
                <w:rFonts w:ascii="Calibri" w:eastAsia="Calibri" w:hAnsi="Calibri" w:cs="Calibri"/>
                <w:color w:val="000000" w:themeColor="text1"/>
                <w:sz w:val="16"/>
                <w:szCs w:val="16"/>
                <w:lang w:val="en-US"/>
              </w:rPr>
              <w:t>Likes Agile practices and clear, readable documentation.</w:t>
            </w:r>
          </w:p>
        </w:tc>
      </w:tr>
      <w:tr w:rsidR="0061095B" w14:paraId="7B999A42" w14:textId="77777777">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64E50AB1" w14:textId="77777777" w:rsidR="0061095B" w:rsidRDefault="0061095B">
            <w:pPr>
              <w:spacing w:line="360" w:lineRule="auto"/>
            </w:pPr>
            <w:r w:rsidRPr="2D3E55C1">
              <w:rPr>
                <w:rFonts w:ascii="Calibri" w:eastAsia="Calibri" w:hAnsi="Calibri" w:cs="Calibri"/>
                <w:color w:val="000000" w:themeColor="text1"/>
                <w:sz w:val="16"/>
                <w:szCs w:val="16"/>
                <w:lang w:val="en-US"/>
              </w:rPr>
              <w:t>Ramesh</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41D801FD" w14:textId="77777777" w:rsidR="0061095B" w:rsidRDefault="0061095B">
            <w:pPr>
              <w:spacing w:line="360" w:lineRule="auto"/>
            </w:pPr>
            <w:r w:rsidRPr="2D3E55C1">
              <w:rPr>
                <w:rFonts w:ascii="Calibri" w:eastAsia="Calibri" w:hAnsi="Calibri" w:cs="Calibri"/>
                <w:color w:val="000000" w:themeColor="text1"/>
                <w:sz w:val="16"/>
                <w:szCs w:val="16"/>
                <w:lang w:val="en-US"/>
              </w:rPr>
              <w:t>AUT Lecturer</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16D13103" w14:textId="77777777" w:rsidR="0061095B" w:rsidRDefault="0061095B">
            <w:pPr>
              <w:spacing w:line="360" w:lineRule="auto"/>
            </w:pPr>
            <w:r w:rsidRPr="2D3E55C1">
              <w:rPr>
                <w:rFonts w:ascii="Calibri" w:eastAsia="Calibri" w:hAnsi="Calibri" w:cs="Calibri"/>
                <w:color w:val="000000" w:themeColor="text1"/>
                <w:sz w:val="16"/>
                <w:szCs w:val="16"/>
                <w:lang w:val="en-US"/>
              </w:rPr>
              <w:t>Paper Leader</w:t>
            </w:r>
          </w:p>
        </w:tc>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7251FB5B" w14:textId="77777777" w:rsidR="0061095B" w:rsidRDefault="0061095B">
            <w:pPr>
              <w:spacing w:line="360" w:lineRule="auto"/>
            </w:pPr>
            <w:r w:rsidRPr="2D3E55C1">
              <w:rPr>
                <w:rFonts w:ascii="Calibri" w:eastAsia="Calibri" w:hAnsi="Calibri" w:cs="Calibri"/>
                <w:color w:val="000000" w:themeColor="text1"/>
                <w:sz w:val="16"/>
                <w:szCs w:val="16"/>
                <w:lang w:val="en-US"/>
              </w:rPr>
              <w:t>Low</w:t>
            </w:r>
          </w:p>
        </w:tc>
        <w:tc>
          <w:tcPr>
            <w:tcW w:w="1739" w:type="dxa"/>
            <w:tcBorders>
              <w:top w:val="single" w:sz="8" w:space="0" w:color="auto"/>
              <w:left w:val="single" w:sz="8" w:space="0" w:color="auto"/>
              <w:bottom w:val="single" w:sz="8" w:space="0" w:color="auto"/>
              <w:right w:val="single" w:sz="8" w:space="0" w:color="auto"/>
            </w:tcBorders>
            <w:tcMar>
              <w:left w:w="108" w:type="dxa"/>
              <w:right w:w="108" w:type="dxa"/>
            </w:tcMar>
          </w:tcPr>
          <w:p w14:paraId="4E24C5E6"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2176" w:type="dxa"/>
            <w:tcBorders>
              <w:top w:val="single" w:sz="8" w:space="0" w:color="auto"/>
              <w:left w:val="single" w:sz="8" w:space="0" w:color="auto"/>
              <w:bottom w:val="single" w:sz="8" w:space="0" w:color="auto"/>
              <w:right w:val="single" w:sz="8" w:space="0" w:color="auto"/>
            </w:tcBorders>
            <w:tcMar>
              <w:left w:w="108" w:type="dxa"/>
              <w:right w:w="108" w:type="dxa"/>
            </w:tcMar>
          </w:tcPr>
          <w:p w14:paraId="73C8DB7F" w14:textId="77777777" w:rsidR="0061095B" w:rsidRDefault="0061095B">
            <w:pPr>
              <w:spacing w:line="360" w:lineRule="auto"/>
            </w:pPr>
            <w:r w:rsidRPr="2D3E55C1">
              <w:rPr>
                <w:rFonts w:ascii="Calibri" w:eastAsia="Calibri" w:hAnsi="Calibri" w:cs="Calibri"/>
                <w:color w:val="000000" w:themeColor="text1"/>
                <w:sz w:val="16"/>
                <w:szCs w:val="16"/>
                <w:lang w:val="en-US"/>
              </w:rPr>
              <w:t>Very low communication/influence but prefers Agile and nicely presented information (coloured documents).</w:t>
            </w:r>
          </w:p>
        </w:tc>
      </w:tr>
      <w:tr w:rsidR="0061095B" w14:paraId="19F6F5A7" w14:textId="77777777">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4EBFD162" w14:textId="77777777" w:rsidR="0061095B" w:rsidRDefault="0061095B">
            <w:pPr>
              <w:spacing w:line="360" w:lineRule="auto"/>
            </w:pPr>
            <w:r w:rsidRPr="2D3E55C1">
              <w:rPr>
                <w:rFonts w:ascii="Calibri" w:eastAsia="Calibri" w:hAnsi="Calibri" w:cs="Calibri"/>
                <w:color w:val="000000" w:themeColor="text1"/>
                <w:sz w:val="16"/>
                <w:szCs w:val="16"/>
                <w:lang w:val="en-US"/>
              </w:rPr>
              <w:t>Jacqui</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2FD07CBC" w14:textId="77777777" w:rsidR="0061095B" w:rsidRDefault="0061095B">
            <w:pPr>
              <w:spacing w:line="360" w:lineRule="auto"/>
            </w:pPr>
            <w:r w:rsidRPr="2D3E55C1">
              <w:rPr>
                <w:rFonts w:ascii="Calibri" w:eastAsia="Calibri" w:hAnsi="Calibri" w:cs="Calibri"/>
                <w:color w:val="000000" w:themeColor="text1"/>
                <w:sz w:val="16"/>
                <w:szCs w:val="16"/>
                <w:lang w:val="en-US"/>
              </w:rPr>
              <w:t>AUT Lecturer</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6C4E13DB" w14:textId="77777777" w:rsidR="0061095B" w:rsidRDefault="0061095B">
            <w:pPr>
              <w:spacing w:line="360" w:lineRule="auto"/>
            </w:pPr>
            <w:r w:rsidRPr="2D3E55C1">
              <w:rPr>
                <w:rFonts w:ascii="Calibri" w:eastAsia="Calibri" w:hAnsi="Calibri" w:cs="Calibri"/>
                <w:color w:val="000000" w:themeColor="text1"/>
                <w:sz w:val="16"/>
                <w:szCs w:val="16"/>
                <w:lang w:val="en-US"/>
              </w:rPr>
              <w:t>Paper Leader</w:t>
            </w:r>
          </w:p>
        </w:tc>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0A5CB76A" w14:textId="77777777" w:rsidR="0061095B" w:rsidRDefault="0061095B">
            <w:pPr>
              <w:spacing w:line="360" w:lineRule="auto"/>
            </w:pPr>
            <w:r w:rsidRPr="2D3E55C1">
              <w:rPr>
                <w:rFonts w:ascii="Calibri" w:eastAsia="Calibri" w:hAnsi="Calibri" w:cs="Calibri"/>
                <w:color w:val="000000" w:themeColor="text1"/>
                <w:sz w:val="16"/>
                <w:szCs w:val="16"/>
                <w:lang w:val="en-US"/>
              </w:rPr>
              <w:t>Low</w:t>
            </w:r>
          </w:p>
        </w:tc>
        <w:tc>
          <w:tcPr>
            <w:tcW w:w="1739" w:type="dxa"/>
            <w:tcBorders>
              <w:top w:val="single" w:sz="8" w:space="0" w:color="auto"/>
              <w:left w:val="single" w:sz="8" w:space="0" w:color="auto"/>
              <w:bottom w:val="single" w:sz="8" w:space="0" w:color="auto"/>
              <w:right w:val="single" w:sz="8" w:space="0" w:color="auto"/>
            </w:tcBorders>
            <w:tcMar>
              <w:left w:w="108" w:type="dxa"/>
              <w:right w:w="108" w:type="dxa"/>
            </w:tcMar>
          </w:tcPr>
          <w:p w14:paraId="21F524EB"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2176" w:type="dxa"/>
            <w:tcBorders>
              <w:top w:val="single" w:sz="8" w:space="0" w:color="auto"/>
              <w:left w:val="single" w:sz="8" w:space="0" w:color="auto"/>
              <w:bottom w:val="single" w:sz="8" w:space="0" w:color="auto"/>
              <w:right w:val="single" w:sz="8" w:space="0" w:color="auto"/>
            </w:tcBorders>
            <w:tcMar>
              <w:left w:w="108" w:type="dxa"/>
              <w:right w:w="108" w:type="dxa"/>
            </w:tcMar>
          </w:tcPr>
          <w:p w14:paraId="549602D1" w14:textId="77777777" w:rsidR="0061095B" w:rsidRDefault="0061095B">
            <w:pPr>
              <w:spacing w:line="360" w:lineRule="auto"/>
            </w:pPr>
            <w:r w:rsidRPr="2D3E55C1">
              <w:rPr>
                <w:rFonts w:ascii="Calibri" w:eastAsia="Calibri" w:hAnsi="Calibri" w:cs="Calibri"/>
                <w:color w:val="000000" w:themeColor="text1"/>
                <w:sz w:val="16"/>
                <w:szCs w:val="16"/>
                <w:lang w:val="en-US"/>
              </w:rPr>
              <w:t>Very low communication/influence.</w:t>
            </w:r>
          </w:p>
        </w:tc>
      </w:tr>
      <w:tr w:rsidR="0061095B" w14:paraId="1B13B62F" w14:textId="77777777">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323AC676" w14:textId="77777777" w:rsidR="0061095B" w:rsidRDefault="0061095B">
            <w:pPr>
              <w:spacing w:line="360" w:lineRule="auto"/>
            </w:pPr>
            <w:r w:rsidRPr="2D3E55C1">
              <w:rPr>
                <w:rFonts w:ascii="Calibri" w:eastAsia="Calibri" w:hAnsi="Calibri" w:cs="Calibri"/>
                <w:color w:val="000000" w:themeColor="text1"/>
                <w:sz w:val="16"/>
                <w:szCs w:val="16"/>
                <w:lang w:val="en-US"/>
              </w:rPr>
              <w:t>Client</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13DC5897" w14:textId="77777777" w:rsidR="0061095B" w:rsidRDefault="0061095B">
            <w:pPr>
              <w:spacing w:line="360" w:lineRule="auto"/>
            </w:pPr>
            <w:r w:rsidRPr="2D3E55C1">
              <w:rPr>
                <w:rFonts w:ascii="Calibri" w:eastAsia="Calibri" w:hAnsi="Calibri" w:cs="Calibri"/>
                <w:color w:val="000000" w:themeColor="text1"/>
                <w:sz w:val="16"/>
                <w:szCs w:val="16"/>
                <w:lang w:val="en-US"/>
              </w:rPr>
              <w:t>Jadcup Project Manager</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073F436B" w14:textId="77777777" w:rsidR="0061095B" w:rsidRDefault="0061095B">
            <w:pPr>
              <w:spacing w:line="360" w:lineRule="auto"/>
            </w:pPr>
            <w:r w:rsidRPr="2D3E55C1">
              <w:rPr>
                <w:rFonts w:ascii="Calibri" w:eastAsia="Calibri" w:hAnsi="Calibri" w:cs="Calibri"/>
                <w:color w:val="000000" w:themeColor="text1"/>
                <w:sz w:val="16"/>
                <w:szCs w:val="16"/>
                <w:lang w:val="en-US"/>
              </w:rPr>
              <w:t>Team Client</w:t>
            </w:r>
          </w:p>
        </w:tc>
        <w:tc>
          <w:tcPr>
            <w:tcW w:w="1520" w:type="dxa"/>
            <w:tcBorders>
              <w:top w:val="single" w:sz="8" w:space="0" w:color="auto"/>
              <w:left w:val="single" w:sz="8" w:space="0" w:color="auto"/>
              <w:bottom w:val="single" w:sz="8" w:space="0" w:color="auto"/>
              <w:right w:val="single" w:sz="8" w:space="0" w:color="auto"/>
            </w:tcBorders>
            <w:tcMar>
              <w:left w:w="108" w:type="dxa"/>
              <w:right w:w="108" w:type="dxa"/>
            </w:tcMar>
          </w:tcPr>
          <w:p w14:paraId="210A19F1"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1739" w:type="dxa"/>
            <w:tcBorders>
              <w:top w:val="single" w:sz="8" w:space="0" w:color="auto"/>
              <w:left w:val="single" w:sz="8" w:space="0" w:color="auto"/>
              <w:bottom w:val="single" w:sz="8" w:space="0" w:color="auto"/>
              <w:right w:val="single" w:sz="8" w:space="0" w:color="auto"/>
            </w:tcBorders>
            <w:tcMar>
              <w:left w:w="108" w:type="dxa"/>
              <w:right w:w="108" w:type="dxa"/>
            </w:tcMar>
          </w:tcPr>
          <w:p w14:paraId="1B9203A0"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2176" w:type="dxa"/>
            <w:tcBorders>
              <w:top w:val="single" w:sz="8" w:space="0" w:color="auto"/>
              <w:left w:val="single" w:sz="8" w:space="0" w:color="auto"/>
              <w:bottom w:val="single" w:sz="8" w:space="0" w:color="auto"/>
              <w:right w:val="single" w:sz="8" w:space="0" w:color="auto"/>
            </w:tcBorders>
            <w:tcMar>
              <w:left w:w="108" w:type="dxa"/>
              <w:right w:w="108" w:type="dxa"/>
            </w:tcMar>
          </w:tcPr>
          <w:p w14:paraId="4BA1D921" w14:textId="77777777" w:rsidR="0061095B" w:rsidRDefault="0061095B">
            <w:pPr>
              <w:spacing w:line="360" w:lineRule="auto"/>
            </w:pPr>
            <w:r w:rsidRPr="2D3E55C1">
              <w:rPr>
                <w:rFonts w:ascii="Calibri" w:eastAsia="Calibri" w:hAnsi="Calibri" w:cs="Calibri"/>
                <w:color w:val="000000" w:themeColor="text1"/>
                <w:sz w:val="16"/>
                <w:szCs w:val="16"/>
                <w:lang w:val="en-US"/>
              </w:rPr>
              <w:t>Very busy. Prefers to keep informed via email</w:t>
            </w:r>
          </w:p>
        </w:tc>
      </w:tr>
    </w:tbl>
    <w:p w14:paraId="5E40F1D4" w14:textId="77777777" w:rsidR="0061095B" w:rsidRDefault="0061095B" w:rsidP="0061095B">
      <w:pPr>
        <w:rPr>
          <w:rFonts w:ascii="Times New Roman" w:eastAsia="Times New Roman" w:hAnsi="Times New Roman" w:cs="Times New Roman"/>
          <w:sz w:val="24"/>
          <w:szCs w:val="24"/>
          <w:lang w:val="en-US"/>
        </w:rPr>
      </w:pPr>
    </w:p>
    <w:p w14:paraId="514D7569" w14:textId="77777777" w:rsidR="0061095B" w:rsidRDefault="0061095B" w:rsidP="0061095B">
      <w:pPr>
        <w:pStyle w:val="Heading2"/>
      </w:pPr>
      <w:r>
        <w:t>3.3 Identified Technical Architecture</w:t>
      </w:r>
    </w:p>
    <w:p w14:paraId="239E2380" w14:textId="77777777" w:rsidR="0061095B" w:rsidRDefault="0061095B" w:rsidP="0061095B">
      <w:r w:rsidRPr="2D3E55C1">
        <w:rPr>
          <w:b/>
          <w:bCs/>
        </w:rPr>
        <w:t>Prepared by:</w:t>
      </w:r>
      <w:r>
        <w:t xml:space="preserve"> Myles Hosken</w:t>
      </w:r>
    </w:p>
    <w:p w14:paraId="04C49DA0" w14:textId="77777777" w:rsidR="0061095B" w:rsidRDefault="0061095B" w:rsidP="0061095B">
      <w:pPr>
        <w:spacing w:line="257" w:lineRule="auto"/>
        <w:jc w:val="center"/>
        <w:rPr>
          <w:rFonts w:ascii="Calibri" w:eastAsia="Calibri" w:hAnsi="Calibri" w:cs="Calibri"/>
          <w:sz w:val="32"/>
          <w:szCs w:val="32"/>
        </w:rPr>
      </w:pPr>
    </w:p>
    <w:tbl>
      <w:tblPr>
        <w:tblStyle w:val="TableGrid"/>
        <w:tblW w:w="0" w:type="auto"/>
        <w:tblLayout w:type="fixed"/>
        <w:tblLook w:val="04A0" w:firstRow="1" w:lastRow="0" w:firstColumn="1" w:lastColumn="0" w:noHBand="0" w:noVBand="1"/>
      </w:tblPr>
      <w:tblGrid>
        <w:gridCol w:w="2438"/>
        <w:gridCol w:w="6577"/>
      </w:tblGrid>
      <w:tr w:rsidR="0061095B" w14:paraId="2010F50F" w14:textId="77777777">
        <w:trPr>
          <w:trHeight w:val="510"/>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05DFB87A" w14:textId="77777777" w:rsidR="0061095B" w:rsidRDefault="0061095B">
            <w:pPr>
              <w:jc w:val="center"/>
            </w:pPr>
            <w:r w:rsidRPr="2D3E55C1">
              <w:rPr>
                <w:rFonts w:ascii="Calibri" w:eastAsia="Calibri" w:hAnsi="Calibri" w:cs="Calibri"/>
                <w:b/>
                <w:bCs/>
              </w:rPr>
              <w:t>Technology</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72B4E062" w14:textId="77777777" w:rsidR="0061095B" w:rsidRDefault="0061095B">
            <w:pPr>
              <w:jc w:val="center"/>
            </w:pPr>
            <w:r w:rsidRPr="2D3E55C1">
              <w:rPr>
                <w:rFonts w:ascii="Calibri" w:eastAsia="Calibri" w:hAnsi="Calibri" w:cs="Calibri"/>
                <w:b/>
                <w:bCs/>
              </w:rPr>
              <w:t>Purpose</w:t>
            </w:r>
          </w:p>
        </w:tc>
      </w:tr>
      <w:tr w:rsidR="0061095B" w14:paraId="3CC67605" w14:textId="77777777">
        <w:trPr>
          <w:trHeight w:val="1545"/>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4595F1D4" w14:textId="77777777" w:rsidR="0061095B" w:rsidRDefault="0061095B">
            <w:r w:rsidRPr="2D3E55C1">
              <w:rPr>
                <w:rFonts w:ascii="Calibri" w:eastAsia="Calibri" w:hAnsi="Calibri" w:cs="Calibri"/>
                <w:sz w:val="24"/>
                <w:szCs w:val="24"/>
              </w:rPr>
              <w:lastRenderedPageBreak/>
              <w:t>Git</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246B2065" w14:textId="77777777" w:rsidR="0061095B" w:rsidRDefault="0061095B">
            <w:r w:rsidRPr="2D3E55C1">
              <w:rPr>
                <w:rFonts w:ascii="Calibri" w:eastAsia="Calibri" w:hAnsi="Calibri" w:cs="Calibri"/>
                <w:sz w:val="24"/>
                <w:szCs w:val="24"/>
              </w:rPr>
              <w:t>Industry standard version control and code management tool for collaboration. We will use Git in combination with Fork, a Github extension for visualizing branches and merging, to keep track of changes and version history.</w:t>
            </w:r>
          </w:p>
        </w:tc>
      </w:tr>
      <w:tr w:rsidR="0061095B" w14:paraId="75378208" w14:textId="77777777">
        <w:trPr>
          <w:trHeight w:val="1500"/>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24AA618E" w14:textId="77777777" w:rsidR="0061095B" w:rsidRDefault="0061095B">
            <w:r w:rsidRPr="2D3E55C1">
              <w:rPr>
                <w:rFonts w:ascii="Calibri" w:eastAsia="Calibri" w:hAnsi="Calibri" w:cs="Calibri"/>
                <w:sz w:val="24"/>
                <w:szCs w:val="24"/>
              </w:rPr>
              <w:t>JavaScript / React</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376D3FDB" w14:textId="77777777" w:rsidR="0061095B" w:rsidRDefault="0061095B">
            <w:r w:rsidRPr="2D3E55C1">
              <w:rPr>
                <w:rFonts w:ascii="Calibri" w:eastAsia="Calibri" w:hAnsi="Calibri" w:cs="Calibri"/>
                <w:sz w:val="24"/>
                <w:szCs w:val="24"/>
              </w:rPr>
              <w:t>Dynamic and responsive user interface capability for the web dashboard that can be customized according to the client's needs. Third-party libraries can facilitate communication between the factory's Programmable Logic Controllers (PLCs) and the dashboard.</w:t>
            </w:r>
          </w:p>
        </w:tc>
      </w:tr>
      <w:tr w:rsidR="0061095B" w14:paraId="655913D9" w14:textId="77777777">
        <w:trPr>
          <w:trHeight w:val="1185"/>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6D846610" w14:textId="77777777" w:rsidR="0061095B" w:rsidRDefault="0061095B">
            <w:r w:rsidRPr="2D3E55C1">
              <w:rPr>
                <w:rFonts w:ascii="Calibri" w:eastAsia="Calibri" w:hAnsi="Calibri" w:cs="Calibri"/>
                <w:sz w:val="24"/>
                <w:szCs w:val="24"/>
              </w:rPr>
              <w:t>Programmable Logic Controllers (PLCs)</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0B4C6914" w14:textId="77777777" w:rsidR="0061095B" w:rsidRDefault="0061095B">
            <w:r w:rsidRPr="2D3E55C1">
              <w:rPr>
                <w:rFonts w:ascii="Calibri" w:eastAsia="Calibri" w:hAnsi="Calibri" w:cs="Calibri"/>
                <w:sz w:val="24"/>
                <w:szCs w:val="24"/>
              </w:rPr>
              <w:t xml:space="preserve">Industry standard for machine programming and automation, used to control the factory machinery. </w:t>
            </w:r>
          </w:p>
          <w:p w14:paraId="0D67E216" w14:textId="77777777" w:rsidR="0061095B" w:rsidRDefault="0061095B">
            <w:r w:rsidRPr="2D3E55C1">
              <w:rPr>
                <w:rFonts w:ascii="Calibri" w:eastAsia="Calibri" w:hAnsi="Calibri" w:cs="Calibri"/>
                <w:sz w:val="24"/>
                <w:szCs w:val="24"/>
              </w:rPr>
              <w:t xml:space="preserve"> </w:t>
            </w:r>
          </w:p>
        </w:tc>
      </w:tr>
      <w:tr w:rsidR="0061095B" w14:paraId="427BB975" w14:textId="77777777">
        <w:trPr>
          <w:trHeight w:val="1245"/>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255B4BF8" w14:textId="77777777" w:rsidR="0061095B" w:rsidRDefault="0061095B">
            <w:r w:rsidRPr="2D3E55C1">
              <w:rPr>
                <w:rFonts w:ascii="Calibri" w:eastAsia="Calibri" w:hAnsi="Calibri" w:cs="Calibri"/>
                <w:sz w:val="24"/>
                <w:szCs w:val="24"/>
              </w:rPr>
              <w:t>Factoryio</w:t>
            </w:r>
          </w:p>
          <w:p w14:paraId="3A7E1E4B" w14:textId="77777777" w:rsidR="0061095B" w:rsidRDefault="0061095B">
            <w:r w:rsidRPr="2D3E55C1">
              <w:rPr>
                <w:rFonts w:ascii="Calibri" w:eastAsia="Calibri" w:hAnsi="Calibri" w:cs="Calibri"/>
                <w:sz w:val="24"/>
                <w:szCs w:val="24"/>
              </w:rPr>
              <w:t xml:space="preserve"> </w:t>
            </w:r>
          </w:p>
          <w:p w14:paraId="135CFBBD" w14:textId="77777777" w:rsidR="0061095B" w:rsidRDefault="0061095B">
            <w:r w:rsidRPr="2D3E55C1">
              <w:rPr>
                <w:rFonts w:ascii="Calibri" w:eastAsia="Calibri" w:hAnsi="Calibri" w:cs="Calibri"/>
                <w:sz w:val="24"/>
                <w:szCs w:val="24"/>
              </w:rPr>
              <w:t xml:space="preserve"> </w:t>
            </w:r>
          </w:p>
          <w:p w14:paraId="713248FD" w14:textId="77777777" w:rsidR="0061095B" w:rsidRDefault="0061095B">
            <w:r w:rsidRPr="2D3E55C1">
              <w:rPr>
                <w:rFonts w:ascii="Calibri" w:eastAsia="Calibri" w:hAnsi="Calibri" w:cs="Calibri"/>
                <w:sz w:val="24"/>
                <w:szCs w:val="24"/>
              </w:rPr>
              <w:t xml:space="preserve"> </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31270F1E" w14:textId="77777777" w:rsidR="0061095B" w:rsidRDefault="0061095B">
            <w:r w:rsidRPr="2D3E55C1">
              <w:rPr>
                <w:rFonts w:ascii="Calibri" w:eastAsia="Calibri" w:hAnsi="Calibri" w:cs="Calibri"/>
                <w:sz w:val="24"/>
                <w:szCs w:val="24"/>
              </w:rPr>
              <w:t>Simulation software to replicate the factory environment. It will allow us to create a prototype factory and begin reading data from the simulated PLC.</w:t>
            </w:r>
          </w:p>
        </w:tc>
      </w:tr>
      <w:tr w:rsidR="0061095B" w14:paraId="499499E1" w14:textId="77777777">
        <w:trPr>
          <w:trHeight w:val="825"/>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1F8682E4" w14:textId="77777777" w:rsidR="0061095B" w:rsidRDefault="0061095B">
            <w:r w:rsidRPr="2D3E55C1">
              <w:rPr>
                <w:rFonts w:ascii="Calibri" w:eastAsia="Calibri" w:hAnsi="Calibri" w:cs="Calibri"/>
                <w:sz w:val="24"/>
                <w:szCs w:val="24"/>
              </w:rPr>
              <w:t>Web API’s</w:t>
            </w:r>
          </w:p>
          <w:p w14:paraId="06581FF3" w14:textId="77777777" w:rsidR="0061095B" w:rsidRDefault="0061095B">
            <w:r w:rsidRPr="2D3E55C1">
              <w:rPr>
                <w:rFonts w:ascii="Calibri" w:eastAsia="Calibri" w:hAnsi="Calibri" w:cs="Calibri"/>
                <w:sz w:val="24"/>
                <w:szCs w:val="24"/>
              </w:rPr>
              <w:t xml:space="preserve"> </w:t>
            </w:r>
          </w:p>
          <w:p w14:paraId="7DCE6CD0" w14:textId="77777777" w:rsidR="0061095B" w:rsidRDefault="0061095B">
            <w:r w:rsidRPr="2D3E55C1">
              <w:rPr>
                <w:rFonts w:ascii="Calibri" w:eastAsia="Calibri" w:hAnsi="Calibri" w:cs="Calibri"/>
                <w:sz w:val="24"/>
                <w:szCs w:val="24"/>
              </w:rPr>
              <w:t xml:space="preserve"> </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733168F6" w14:textId="77777777" w:rsidR="0061095B" w:rsidRDefault="0061095B">
            <w:r w:rsidRPr="2D3E55C1">
              <w:rPr>
                <w:rFonts w:ascii="Calibri" w:eastAsia="Calibri" w:hAnsi="Calibri" w:cs="Calibri"/>
                <w:sz w:val="24"/>
                <w:szCs w:val="24"/>
              </w:rPr>
              <w:t>Application Programming Interface (API) for real-time communication between the factory and dashboard.</w:t>
            </w:r>
          </w:p>
        </w:tc>
      </w:tr>
      <w:tr w:rsidR="0061095B" w14:paraId="291C8722" w14:textId="77777777">
        <w:trPr>
          <w:trHeight w:val="975"/>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64E037F5" w14:textId="77777777" w:rsidR="0061095B" w:rsidRDefault="0061095B">
            <w:r w:rsidRPr="2D3E55C1">
              <w:rPr>
                <w:rFonts w:ascii="Calibri" w:eastAsia="Calibri" w:hAnsi="Calibri" w:cs="Calibri"/>
                <w:sz w:val="24"/>
                <w:szCs w:val="24"/>
              </w:rPr>
              <w:t>NodeRED</w:t>
            </w:r>
          </w:p>
          <w:p w14:paraId="08CFAF70" w14:textId="77777777" w:rsidR="0061095B" w:rsidRDefault="0061095B">
            <w:r w:rsidRPr="2D3E55C1">
              <w:rPr>
                <w:rFonts w:ascii="Calibri" w:eastAsia="Calibri" w:hAnsi="Calibri" w:cs="Calibri"/>
                <w:sz w:val="24"/>
                <w:szCs w:val="24"/>
              </w:rPr>
              <w:t xml:space="preserve"> </w:t>
            </w:r>
          </w:p>
          <w:p w14:paraId="228A11B7" w14:textId="77777777" w:rsidR="0061095B" w:rsidRDefault="0061095B">
            <w:r w:rsidRPr="2D3E55C1">
              <w:rPr>
                <w:rFonts w:ascii="Calibri" w:eastAsia="Calibri" w:hAnsi="Calibri" w:cs="Calibri"/>
                <w:sz w:val="24"/>
                <w:szCs w:val="24"/>
              </w:rPr>
              <w:t xml:space="preserve"> </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25D64B89" w14:textId="77777777" w:rsidR="0061095B" w:rsidRDefault="0061095B">
            <w:r w:rsidRPr="2D3E55C1">
              <w:rPr>
                <w:rFonts w:ascii="Calibri" w:eastAsia="Calibri" w:hAnsi="Calibri" w:cs="Calibri"/>
                <w:sz w:val="24"/>
                <w:szCs w:val="24"/>
              </w:rPr>
              <w:t>Open-source flow-based programming tool built on top of Node.js. Used to create a workflow for the PLC and facilitate direct communication with the dashboard within the same tech stack.</w:t>
            </w:r>
          </w:p>
        </w:tc>
      </w:tr>
      <w:tr w:rsidR="0061095B" w14:paraId="1106593D" w14:textId="77777777">
        <w:trPr>
          <w:trHeight w:val="1275"/>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4678FE50" w14:textId="77777777" w:rsidR="0061095B" w:rsidRDefault="0061095B">
            <w:r w:rsidRPr="2D3E55C1">
              <w:rPr>
                <w:rFonts w:ascii="Calibri" w:eastAsia="Calibri" w:hAnsi="Calibri" w:cs="Calibri"/>
                <w:sz w:val="24"/>
                <w:szCs w:val="24"/>
              </w:rPr>
              <w:t>Online Database</w:t>
            </w:r>
          </w:p>
          <w:p w14:paraId="2AC13089" w14:textId="77777777" w:rsidR="0061095B" w:rsidRDefault="0061095B">
            <w:r w:rsidRPr="2D3E55C1">
              <w:rPr>
                <w:rFonts w:ascii="Calibri" w:eastAsia="Calibri" w:hAnsi="Calibri" w:cs="Calibri"/>
                <w:sz w:val="24"/>
                <w:szCs w:val="24"/>
              </w:rPr>
              <w:t xml:space="preserve"> </w:t>
            </w:r>
          </w:p>
          <w:p w14:paraId="506FB9B5" w14:textId="77777777" w:rsidR="0061095B" w:rsidRDefault="0061095B">
            <w:r w:rsidRPr="2D3E55C1">
              <w:rPr>
                <w:rFonts w:ascii="Calibri" w:eastAsia="Calibri" w:hAnsi="Calibri" w:cs="Calibri"/>
                <w:sz w:val="24"/>
                <w:szCs w:val="24"/>
              </w:rPr>
              <w:t xml:space="preserve"> </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69342899" w14:textId="77777777" w:rsidR="0061095B" w:rsidRDefault="0061095B">
            <w:r w:rsidRPr="2D3E55C1">
              <w:rPr>
                <w:rFonts w:ascii="Calibri" w:eastAsia="Calibri" w:hAnsi="Calibri" w:cs="Calibri"/>
                <w:sz w:val="24"/>
                <w:szCs w:val="24"/>
              </w:rPr>
              <w:t>Online database to store information securely and reliably, such as client login credentials. Firebase has been considered as it offers 1GB of data transfer per month, which should be sufficient for the MVP and the client's needs.</w:t>
            </w:r>
          </w:p>
        </w:tc>
      </w:tr>
      <w:tr w:rsidR="0061095B" w14:paraId="364308BC" w14:textId="77777777">
        <w:trPr>
          <w:trHeight w:val="1560"/>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3B9A42F7" w14:textId="77777777" w:rsidR="0061095B" w:rsidRDefault="0061095B">
            <w:r w:rsidRPr="2D3E55C1">
              <w:rPr>
                <w:rFonts w:ascii="Calibri" w:eastAsia="Calibri" w:hAnsi="Calibri" w:cs="Calibri"/>
                <w:sz w:val="24"/>
                <w:szCs w:val="24"/>
              </w:rPr>
              <w:t>Online Server</w:t>
            </w:r>
          </w:p>
          <w:p w14:paraId="2807D459" w14:textId="77777777" w:rsidR="0061095B" w:rsidRDefault="0061095B">
            <w:r w:rsidRPr="2D3E55C1">
              <w:rPr>
                <w:rFonts w:ascii="Calibri" w:eastAsia="Calibri" w:hAnsi="Calibri" w:cs="Calibri"/>
                <w:sz w:val="24"/>
                <w:szCs w:val="24"/>
              </w:rPr>
              <w:t xml:space="preserve"> </w:t>
            </w:r>
          </w:p>
          <w:p w14:paraId="4F6A3345" w14:textId="77777777" w:rsidR="0061095B" w:rsidRDefault="0061095B">
            <w:r w:rsidRPr="2D3E55C1">
              <w:rPr>
                <w:rFonts w:ascii="Calibri" w:eastAsia="Calibri" w:hAnsi="Calibri" w:cs="Calibri"/>
                <w:sz w:val="24"/>
                <w:szCs w:val="24"/>
              </w:rPr>
              <w:t xml:space="preserve"> </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383DCF35" w14:textId="77777777" w:rsidR="0061095B" w:rsidRDefault="0061095B">
            <w:r w:rsidRPr="2D3E55C1">
              <w:rPr>
                <w:rFonts w:ascii="Calibri" w:eastAsia="Calibri" w:hAnsi="Calibri" w:cs="Calibri"/>
                <w:sz w:val="24"/>
                <w:szCs w:val="24"/>
              </w:rPr>
              <w:t>Hosts the web dashboard. Selection of hosting provider, operating system, and necessary software is required. Reliable free services may not be available, and the cost of the server may need to be factored into the project budget.</w:t>
            </w:r>
          </w:p>
        </w:tc>
      </w:tr>
      <w:tr w:rsidR="0061095B" w14:paraId="1E1B6EDD" w14:textId="77777777">
        <w:trPr>
          <w:trHeight w:val="1560"/>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44B2DE07" w14:textId="77777777" w:rsidR="0061095B" w:rsidRDefault="0061095B">
            <w:r w:rsidRPr="2D3E55C1">
              <w:rPr>
                <w:rFonts w:ascii="Calibri" w:eastAsia="Calibri" w:hAnsi="Calibri" w:cs="Calibri"/>
                <w:sz w:val="24"/>
                <w:szCs w:val="24"/>
              </w:rPr>
              <w:t>IDE</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1CFC8232" w14:textId="77777777" w:rsidR="0061095B" w:rsidRDefault="0061095B">
            <w:r w:rsidRPr="2D3E55C1">
              <w:rPr>
                <w:rFonts w:ascii="Calibri" w:eastAsia="Calibri" w:hAnsi="Calibri" w:cs="Calibri"/>
                <w:sz w:val="24"/>
                <w:szCs w:val="24"/>
              </w:rPr>
              <w:t>An Integrated Development Environment (IDE) for JavaScript development, such as Visual Studio Code or WebStorm, would be suitable for developing the web dashboard using JavaScript/React. Additionally, an IDE or development environment for programming the PLCs may be required depending on the specific hardware and software used.</w:t>
            </w:r>
          </w:p>
        </w:tc>
      </w:tr>
    </w:tbl>
    <w:p w14:paraId="1D78DEB1" w14:textId="77777777" w:rsidR="0061095B" w:rsidRDefault="0061095B" w:rsidP="0061095B"/>
    <w:p w14:paraId="1C1F8761" w14:textId="537053B8" w:rsidR="00BF6CE2" w:rsidRDefault="00BF6CE2" w:rsidP="0061095B">
      <w:pPr>
        <w:pStyle w:val="NormalWeb"/>
        <w:spacing w:before="0" w:beforeAutospacing="0" w:after="0" w:afterAutospacing="0"/>
        <w:rPr>
          <w:rFonts w:ascii="Calibri" w:hAnsi="Calibri" w:cs="Calibri"/>
          <w:sz w:val="22"/>
          <w:szCs w:val="22"/>
        </w:rPr>
        <w:sectPr w:rsidR="00BF6CE2" w:rsidSect="00BF6CE2">
          <w:pgSz w:w="11906" w:h="16838"/>
          <w:pgMar w:top="1440" w:right="1440" w:bottom="1440" w:left="1440" w:header="720" w:footer="720" w:gutter="0"/>
          <w:cols w:space="720"/>
          <w:docGrid w:linePitch="360"/>
        </w:sectPr>
      </w:pPr>
    </w:p>
    <w:p w14:paraId="70BD37D7" w14:textId="77777777" w:rsidR="0065290D" w:rsidRDefault="0065290D" w:rsidP="0065290D">
      <w:pPr>
        <w:pStyle w:val="Heading2"/>
      </w:pPr>
      <w:r>
        <w:lastRenderedPageBreak/>
        <w:t>4.1 Skills Matrix</w:t>
      </w:r>
    </w:p>
    <w:tbl>
      <w:tblPr>
        <w:tblW w:w="5000" w:type="pct"/>
        <w:tblLook w:val="04A0" w:firstRow="1" w:lastRow="0" w:firstColumn="1" w:lastColumn="0" w:noHBand="0" w:noVBand="1"/>
      </w:tblPr>
      <w:tblGrid>
        <w:gridCol w:w="2299"/>
        <w:gridCol w:w="2872"/>
        <w:gridCol w:w="324"/>
        <w:gridCol w:w="324"/>
        <w:gridCol w:w="324"/>
        <w:gridCol w:w="324"/>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656"/>
      </w:tblGrid>
      <w:tr w:rsidR="00F61988" w:rsidRPr="00F61988" w14:paraId="5741968D" w14:textId="77777777" w:rsidTr="00675FEE">
        <w:trPr>
          <w:trHeight w:val="304"/>
        </w:trPr>
        <w:tc>
          <w:tcPr>
            <w:tcW w:w="824" w:type="pct"/>
            <w:vMerge w:val="restart"/>
            <w:tcBorders>
              <w:top w:val="single" w:sz="4" w:space="0" w:color="auto"/>
              <w:left w:val="single" w:sz="4" w:space="0" w:color="auto"/>
              <w:bottom w:val="single" w:sz="4" w:space="0" w:color="000000"/>
              <w:right w:val="single" w:sz="4" w:space="0" w:color="auto"/>
            </w:tcBorders>
            <w:shd w:val="clear" w:color="000000" w:fill="70AD47"/>
            <w:noWrap/>
            <w:vAlign w:val="center"/>
            <w:hideMark/>
          </w:tcPr>
          <w:p w14:paraId="261433C3" w14:textId="77777777" w:rsidR="0065290D" w:rsidRPr="00F61988" w:rsidRDefault="0065290D">
            <w:pPr>
              <w:spacing w:after="0" w:line="240" w:lineRule="auto"/>
              <w:jc w:val="center"/>
              <w:rPr>
                <w:rFonts w:ascii="Calibri" w:eastAsia="Times New Roman" w:hAnsi="Calibri" w:cs="Calibri"/>
                <w:color w:val="FFFFFF"/>
                <w:kern w:val="0"/>
                <w:lang w:val="en-US" w:eastAsia="ko-KR"/>
                <w14:ligatures w14:val="none"/>
              </w:rPr>
            </w:pPr>
            <w:r w:rsidRPr="00F61988">
              <w:rPr>
                <w:rFonts w:ascii="Calibri" w:eastAsia="Times New Roman" w:hAnsi="Calibri" w:cs="Calibri"/>
                <w:color w:val="FFFFFF"/>
                <w:kern w:val="0"/>
                <w:lang w:val="en-US" w:eastAsia="ko-KR"/>
                <w14:ligatures w14:val="none"/>
              </w:rPr>
              <w:t>Group</w:t>
            </w:r>
          </w:p>
        </w:tc>
        <w:tc>
          <w:tcPr>
            <w:tcW w:w="953" w:type="pct"/>
            <w:vMerge w:val="restart"/>
            <w:tcBorders>
              <w:top w:val="single" w:sz="4" w:space="0" w:color="auto"/>
              <w:left w:val="nil"/>
              <w:bottom w:val="single" w:sz="4" w:space="0" w:color="auto"/>
              <w:right w:val="single" w:sz="4" w:space="0" w:color="auto"/>
            </w:tcBorders>
            <w:shd w:val="clear" w:color="000000" w:fill="70AD47"/>
            <w:noWrap/>
            <w:vAlign w:val="center"/>
            <w:hideMark/>
          </w:tcPr>
          <w:p w14:paraId="70127A35" w14:textId="77777777" w:rsidR="0065290D" w:rsidRPr="00F61988" w:rsidRDefault="0065290D">
            <w:pPr>
              <w:spacing w:after="0" w:line="240" w:lineRule="auto"/>
              <w:jc w:val="center"/>
              <w:rPr>
                <w:rFonts w:ascii="Calibri" w:eastAsia="Times New Roman" w:hAnsi="Calibri" w:cs="Calibri"/>
                <w:color w:val="FFFFFF"/>
                <w:kern w:val="0"/>
                <w:lang w:val="en-US" w:eastAsia="ko-KR"/>
                <w14:ligatures w14:val="none"/>
              </w:rPr>
            </w:pPr>
            <w:r w:rsidRPr="00F61988">
              <w:rPr>
                <w:rFonts w:ascii="Calibri" w:eastAsia="Times New Roman" w:hAnsi="Calibri" w:cs="Calibri"/>
                <w:color w:val="FFFFFF"/>
                <w:kern w:val="0"/>
                <w:lang w:val="en-US" w:eastAsia="ko-KR"/>
                <w14:ligatures w14:val="none"/>
              </w:rPr>
              <w:t>Skill</w:t>
            </w:r>
          </w:p>
        </w:tc>
        <w:tc>
          <w:tcPr>
            <w:tcW w:w="658" w:type="pct"/>
            <w:gridSpan w:val="5"/>
            <w:tcBorders>
              <w:top w:val="single" w:sz="4" w:space="0" w:color="auto"/>
              <w:left w:val="nil"/>
              <w:bottom w:val="nil"/>
              <w:right w:val="single" w:sz="4" w:space="0" w:color="000000"/>
            </w:tcBorders>
            <w:shd w:val="clear" w:color="000000" w:fill="70AD47"/>
            <w:noWrap/>
            <w:vAlign w:val="center"/>
            <w:hideMark/>
          </w:tcPr>
          <w:p w14:paraId="0FE73034" w14:textId="77777777" w:rsidR="0065290D" w:rsidRPr="00F61988" w:rsidRDefault="0065290D">
            <w:pPr>
              <w:spacing w:after="0" w:line="240" w:lineRule="auto"/>
              <w:jc w:val="center"/>
              <w:rPr>
                <w:rFonts w:ascii="Calibri" w:eastAsia="Times New Roman" w:hAnsi="Calibri" w:cs="Calibri"/>
                <w:color w:val="FFFFFF"/>
                <w:kern w:val="0"/>
                <w:lang w:val="en-US" w:eastAsia="ko-KR"/>
                <w14:ligatures w14:val="none"/>
              </w:rPr>
            </w:pPr>
            <w:r w:rsidRPr="00F61988">
              <w:rPr>
                <w:rFonts w:ascii="Calibri" w:eastAsia="Times New Roman" w:hAnsi="Calibri" w:cs="Calibri"/>
                <w:color w:val="FFFFFF"/>
                <w:kern w:val="0"/>
                <w:lang w:val="en-US" w:eastAsia="ko-KR"/>
                <w14:ligatures w14:val="none"/>
              </w:rPr>
              <w:t>Harshil ISTP-A</w:t>
            </w:r>
          </w:p>
        </w:tc>
        <w:tc>
          <w:tcPr>
            <w:tcW w:w="583" w:type="pct"/>
            <w:gridSpan w:val="5"/>
            <w:tcBorders>
              <w:top w:val="single" w:sz="4" w:space="0" w:color="auto"/>
              <w:left w:val="nil"/>
              <w:bottom w:val="single" w:sz="4" w:space="0" w:color="auto"/>
              <w:right w:val="single" w:sz="4" w:space="0" w:color="auto"/>
            </w:tcBorders>
            <w:shd w:val="clear" w:color="000000" w:fill="70AD47"/>
            <w:noWrap/>
            <w:vAlign w:val="center"/>
            <w:hideMark/>
          </w:tcPr>
          <w:p w14:paraId="3330F290" w14:textId="77777777" w:rsidR="0065290D" w:rsidRPr="00F61988" w:rsidRDefault="0065290D">
            <w:pPr>
              <w:spacing w:after="0" w:line="240" w:lineRule="auto"/>
              <w:jc w:val="center"/>
              <w:rPr>
                <w:rFonts w:ascii="Calibri" w:eastAsia="Times New Roman" w:hAnsi="Calibri" w:cs="Calibri"/>
                <w:color w:val="FFFFFF"/>
                <w:kern w:val="0"/>
                <w:lang w:val="en-US" w:eastAsia="ko-KR"/>
                <w14:ligatures w14:val="none"/>
              </w:rPr>
            </w:pPr>
            <w:r w:rsidRPr="00F61988">
              <w:rPr>
                <w:rFonts w:ascii="Calibri" w:eastAsia="Times New Roman" w:hAnsi="Calibri" w:cs="Calibri"/>
                <w:color w:val="FFFFFF"/>
                <w:kern w:val="0"/>
                <w:lang w:val="en-US" w:eastAsia="ko-KR"/>
                <w14:ligatures w14:val="none"/>
              </w:rPr>
              <w:t>Jane-ESTP-A</w:t>
            </w:r>
          </w:p>
        </w:tc>
        <w:tc>
          <w:tcPr>
            <w:tcW w:w="583" w:type="pct"/>
            <w:gridSpan w:val="5"/>
            <w:tcBorders>
              <w:top w:val="single" w:sz="4" w:space="0" w:color="auto"/>
              <w:left w:val="nil"/>
              <w:bottom w:val="single" w:sz="4" w:space="0" w:color="auto"/>
              <w:right w:val="nil"/>
            </w:tcBorders>
            <w:shd w:val="clear" w:color="000000" w:fill="70AD47"/>
            <w:noWrap/>
            <w:vAlign w:val="center"/>
            <w:hideMark/>
          </w:tcPr>
          <w:p w14:paraId="77D65693" w14:textId="77777777" w:rsidR="0065290D" w:rsidRPr="00F61988" w:rsidRDefault="0065290D">
            <w:pPr>
              <w:spacing w:after="0" w:line="240" w:lineRule="auto"/>
              <w:jc w:val="center"/>
              <w:rPr>
                <w:rFonts w:ascii="Calibri" w:eastAsia="Times New Roman" w:hAnsi="Calibri" w:cs="Calibri"/>
                <w:color w:val="FFFFFF"/>
                <w:kern w:val="0"/>
                <w:lang w:val="en-US" w:eastAsia="ko-KR"/>
                <w14:ligatures w14:val="none"/>
              </w:rPr>
            </w:pPr>
            <w:r w:rsidRPr="00F61988">
              <w:rPr>
                <w:rFonts w:ascii="Calibri" w:eastAsia="Times New Roman" w:hAnsi="Calibri" w:cs="Calibri"/>
                <w:color w:val="FFFFFF"/>
                <w:kern w:val="0"/>
                <w:lang w:val="en-US" w:eastAsia="ko-KR"/>
                <w14:ligatures w14:val="none"/>
              </w:rPr>
              <w:t>Josh - INTP-T</w:t>
            </w:r>
          </w:p>
        </w:tc>
        <w:tc>
          <w:tcPr>
            <w:tcW w:w="583" w:type="pct"/>
            <w:gridSpan w:val="5"/>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4C4448E" w14:textId="77777777" w:rsidR="0065290D" w:rsidRPr="00F61988" w:rsidRDefault="0065290D">
            <w:pPr>
              <w:spacing w:after="0" w:line="240" w:lineRule="auto"/>
              <w:jc w:val="center"/>
              <w:rPr>
                <w:rFonts w:ascii="Calibri" w:eastAsia="Times New Roman" w:hAnsi="Calibri" w:cs="Calibri"/>
                <w:color w:val="FFFFFF"/>
                <w:kern w:val="0"/>
                <w:lang w:val="en-US" w:eastAsia="ko-KR"/>
                <w14:ligatures w14:val="none"/>
              </w:rPr>
            </w:pPr>
            <w:r w:rsidRPr="00F61988">
              <w:rPr>
                <w:rFonts w:ascii="Calibri" w:eastAsia="Times New Roman" w:hAnsi="Calibri" w:cs="Calibri"/>
                <w:color w:val="FFFFFF"/>
                <w:kern w:val="0"/>
                <w:lang w:val="en-US" w:eastAsia="ko-KR"/>
                <w14:ligatures w14:val="none"/>
              </w:rPr>
              <w:t>Myles - ISFJ-T</w:t>
            </w:r>
          </w:p>
        </w:tc>
        <w:tc>
          <w:tcPr>
            <w:tcW w:w="583" w:type="pct"/>
            <w:gridSpan w:val="5"/>
            <w:tcBorders>
              <w:top w:val="single" w:sz="4" w:space="0" w:color="auto"/>
              <w:left w:val="nil"/>
              <w:bottom w:val="single" w:sz="4" w:space="0" w:color="auto"/>
              <w:right w:val="single" w:sz="4" w:space="0" w:color="auto"/>
            </w:tcBorders>
            <w:shd w:val="clear" w:color="000000" w:fill="70AD47"/>
            <w:noWrap/>
            <w:vAlign w:val="center"/>
            <w:hideMark/>
          </w:tcPr>
          <w:p w14:paraId="2886DEDE" w14:textId="77777777" w:rsidR="0065290D" w:rsidRPr="00F61988" w:rsidRDefault="0065290D">
            <w:pPr>
              <w:spacing w:after="0" w:line="240" w:lineRule="auto"/>
              <w:jc w:val="center"/>
              <w:rPr>
                <w:rFonts w:ascii="Calibri" w:eastAsia="Times New Roman" w:hAnsi="Calibri" w:cs="Calibri"/>
                <w:color w:val="FFFFFF"/>
                <w:kern w:val="0"/>
                <w:lang w:val="en-US" w:eastAsia="ko-KR"/>
                <w14:ligatures w14:val="none"/>
              </w:rPr>
            </w:pPr>
            <w:r w:rsidRPr="00F61988">
              <w:rPr>
                <w:rFonts w:ascii="Calibri" w:eastAsia="Times New Roman" w:hAnsi="Calibri" w:cs="Calibri"/>
                <w:color w:val="FFFFFF"/>
                <w:kern w:val="0"/>
                <w:lang w:val="en-US" w:eastAsia="ko-KR"/>
                <w14:ligatures w14:val="none"/>
              </w:rPr>
              <w:t>Yeran - ISFJ-A</w:t>
            </w:r>
          </w:p>
        </w:tc>
        <w:tc>
          <w:tcPr>
            <w:tcW w:w="235" w:type="pct"/>
            <w:vMerge w:val="restart"/>
            <w:tcBorders>
              <w:top w:val="single" w:sz="4" w:space="0" w:color="auto"/>
              <w:left w:val="nil"/>
              <w:bottom w:val="single" w:sz="4" w:space="0" w:color="000000"/>
              <w:right w:val="single" w:sz="4" w:space="0" w:color="auto"/>
            </w:tcBorders>
            <w:shd w:val="clear" w:color="000000" w:fill="70AD47"/>
            <w:noWrap/>
            <w:vAlign w:val="center"/>
            <w:hideMark/>
          </w:tcPr>
          <w:p w14:paraId="5920B80C" w14:textId="77777777" w:rsidR="0065290D" w:rsidRPr="00F61988" w:rsidRDefault="0065290D">
            <w:pPr>
              <w:spacing w:after="0" w:line="240" w:lineRule="auto"/>
              <w:jc w:val="center"/>
              <w:rPr>
                <w:rFonts w:ascii="Calibri" w:eastAsia="Times New Roman" w:hAnsi="Calibri" w:cs="Calibri"/>
                <w:color w:val="FFFFFF"/>
                <w:kern w:val="0"/>
                <w:lang w:val="en-US" w:eastAsia="ko-KR"/>
                <w14:ligatures w14:val="none"/>
              </w:rPr>
            </w:pPr>
            <w:r w:rsidRPr="00F61988">
              <w:rPr>
                <w:rFonts w:ascii="Calibri" w:eastAsia="Times New Roman" w:hAnsi="Calibri" w:cs="Calibri"/>
                <w:color w:val="FFFFFF"/>
                <w:kern w:val="0"/>
                <w:lang w:val="en-US" w:eastAsia="ko-KR"/>
                <w14:ligatures w14:val="none"/>
              </w:rPr>
              <w:t>Total</w:t>
            </w:r>
          </w:p>
        </w:tc>
      </w:tr>
      <w:tr w:rsidR="00F61988" w:rsidRPr="00F61988" w14:paraId="1417B71E" w14:textId="77777777" w:rsidTr="00675FEE">
        <w:trPr>
          <w:trHeight w:val="304"/>
        </w:trPr>
        <w:tc>
          <w:tcPr>
            <w:tcW w:w="824" w:type="pct"/>
            <w:vMerge/>
            <w:tcBorders>
              <w:top w:val="nil"/>
              <w:left w:val="single" w:sz="4" w:space="0" w:color="auto"/>
              <w:bottom w:val="single" w:sz="4" w:space="0" w:color="000000"/>
              <w:right w:val="single" w:sz="4" w:space="0" w:color="auto"/>
            </w:tcBorders>
            <w:vAlign w:val="center"/>
            <w:hideMark/>
          </w:tcPr>
          <w:p w14:paraId="0A39722C" w14:textId="77777777" w:rsidR="0065290D" w:rsidRPr="00F61988" w:rsidRDefault="0065290D">
            <w:pPr>
              <w:spacing w:after="0" w:line="240" w:lineRule="auto"/>
              <w:rPr>
                <w:rFonts w:ascii="Calibri" w:eastAsia="Times New Roman" w:hAnsi="Calibri" w:cs="Calibri"/>
                <w:color w:val="FFFFFF"/>
                <w:kern w:val="0"/>
                <w:lang w:val="en-US" w:eastAsia="ko-KR"/>
                <w14:ligatures w14:val="none"/>
              </w:rPr>
            </w:pPr>
          </w:p>
        </w:tc>
        <w:tc>
          <w:tcPr>
            <w:tcW w:w="953" w:type="pct"/>
            <w:vMerge/>
            <w:tcBorders>
              <w:top w:val="single" w:sz="4" w:space="0" w:color="000000"/>
              <w:left w:val="nil"/>
              <w:bottom w:val="single" w:sz="4" w:space="0" w:color="auto"/>
              <w:right w:val="single" w:sz="4" w:space="0" w:color="auto"/>
            </w:tcBorders>
            <w:vAlign w:val="center"/>
            <w:hideMark/>
          </w:tcPr>
          <w:p w14:paraId="58DDB862" w14:textId="77777777" w:rsidR="0065290D" w:rsidRPr="00F61988" w:rsidRDefault="0065290D">
            <w:pPr>
              <w:spacing w:after="0" w:line="240" w:lineRule="auto"/>
              <w:rPr>
                <w:rFonts w:ascii="Calibri" w:eastAsia="Times New Roman" w:hAnsi="Calibri" w:cs="Calibri"/>
                <w:color w:val="FFFFFF"/>
                <w:kern w:val="0"/>
                <w:lang w:val="en-US" w:eastAsia="ko-KR"/>
                <w14:ligatures w14:val="none"/>
              </w:rPr>
            </w:pPr>
          </w:p>
        </w:tc>
        <w:tc>
          <w:tcPr>
            <w:tcW w:w="193" w:type="pct"/>
            <w:tcBorders>
              <w:top w:val="single" w:sz="4" w:space="0" w:color="auto"/>
              <w:left w:val="nil"/>
              <w:bottom w:val="single" w:sz="4" w:space="0" w:color="auto"/>
              <w:right w:val="nil"/>
            </w:tcBorders>
            <w:shd w:val="clear" w:color="000000" w:fill="A9D08E"/>
            <w:noWrap/>
            <w:vAlign w:val="center"/>
            <w:hideMark/>
          </w:tcPr>
          <w:p w14:paraId="4CF75C7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6" w:type="pct"/>
            <w:tcBorders>
              <w:top w:val="single" w:sz="4" w:space="0" w:color="auto"/>
              <w:left w:val="nil"/>
              <w:bottom w:val="single" w:sz="4" w:space="0" w:color="auto"/>
              <w:right w:val="nil"/>
            </w:tcBorders>
            <w:shd w:val="clear" w:color="000000" w:fill="A9D08E"/>
            <w:noWrap/>
            <w:vAlign w:val="center"/>
            <w:hideMark/>
          </w:tcPr>
          <w:p w14:paraId="48A4464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6" w:type="pct"/>
            <w:tcBorders>
              <w:top w:val="single" w:sz="4" w:space="0" w:color="auto"/>
              <w:left w:val="nil"/>
              <w:bottom w:val="single" w:sz="4" w:space="0" w:color="auto"/>
              <w:right w:val="nil"/>
            </w:tcBorders>
            <w:shd w:val="clear" w:color="000000" w:fill="A9D08E"/>
            <w:noWrap/>
            <w:vAlign w:val="center"/>
            <w:hideMark/>
          </w:tcPr>
          <w:p w14:paraId="61282ED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6" w:type="pct"/>
            <w:tcBorders>
              <w:top w:val="single" w:sz="4" w:space="0" w:color="auto"/>
              <w:left w:val="nil"/>
              <w:bottom w:val="single" w:sz="4" w:space="0" w:color="auto"/>
              <w:right w:val="nil"/>
            </w:tcBorders>
            <w:shd w:val="clear" w:color="000000" w:fill="A9D08E"/>
            <w:noWrap/>
            <w:vAlign w:val="center"/>
            <w:hideMark/>
          </w:tcPr>
          <w:p w14:paraId="5D98BD6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single" w:sz="4" w:space="0" w:color="auto"/>
              <w:left w:val="nil"/>
              <w:bottom w:val="single" w:sz="4" w:space="0" w:color="auto"/>
              <w:right w:val="single" w:sz="4" w:space="0" w:color="auto"/>
            </w:tcBorders>
            <w:shd w:val="clear" w:color="000000" w:fill="A9D08E"/>
            <w:noWrap/>
            <w:vAlign w:val="center"/>
            <w:hideMark/>
          </w:tcPr>
          <w:p w14:paraId="47A7CC9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5</w:t>
            </w:r>
          </w:p>
        </w:tc>
        <w:tc>
          <w:tcPr>
            <w:tcW w:w="117" w:type="pct"/>
            <w:tcBorders>
              <w:top w:val="nil"/>
              <w:left w:val="nil"/>
              <w:bottom w:val="single" w:sz="4" w:space="0" w:color="auto"/>
              <w:right w:val="nil"/>
            </w:tcBorders>
            <w:shd w:val="clear" w:color="000000" w:fill="A9D08E"/>
            <w:noWrap/>
            <w:vAlign w:val="center"/>
            <w:hideMark/>
          </w:tcPr>
          <w:p w14:paraId="0B60E6C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single" w:sz="4" w:space="0" w:color="auto"/>
              <w:right w:val="nil"/>
            </w:tcBorders>
            <w:shd w:val="clear" w:color="000000" w:fill="A9D08E"/>
            <w:noWrap/>
            <w:vAlign w:val="center"/>
            <w:hideMark/>
          </w:tcPr>
          <w:p w14:paraId="1F82D21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single" w:sz="4" w:space="0" w:color="auto"/>
              <w:right w:val="nil"/>
            </w:tcBorders>
            <w:shd w:val="clear" w:color="000000" w:fill="A9D08E"/>
            <w:noWrap/>
            <w:vAlign w:val="center"/>
            <w:hideMark/>
          </w:tcPr>
          <w:p w14:paraId="78C275B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single" w:sz="4" w:space="0" w:color="auto"/>
              <w:right w:val="nil"/>
            </w:tcBorders>
            <w:shd w:val="clear" w:color="000000" w:fill="A9D08E"/>
            <w:noWrap/>
            <w:vAlign w:val="center"/>
            <w:hideMark/>
          </w:tcPr>
          <w:p w14:paraId="572C25D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single" w:sz="4" w:space="0" w:color="auto"/>
              <w:right w:val="single" w:sz="4" w:space="0" w:color="auto"/>
            </w:tcBorders>
            <w:shd w:val="clear" w:color="000000" w:fill="A9D08E"/>
            <w:noWrap/>
            <w:vAlign w:val="center"/>
            <w:hideMark/>
          </w:tcPr>
          <w:p w14:paraId="53B4498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5</w:t>
            </w:r>
          </w:p>
        </w:tc>
        <w:tc>
          <w:tcPr>
            <w:tcW w:w="117" w:type="pct"/>
            <w:tcBorders>
              <w:top w:val="nil"/>
              <w:left w:val="nil"/>
              <w:bottom w:val="single" w:sz="4" w:space="0" w:color="auto"/>
              <w:right w:val="nil"/>
            </w:tcBorders>
            <w:shd w:val="clear" w:color="000000" w:fill="A9D08E"/>
            <w:noWrap/>
            <w:vAlign w:val="center"/>
            <w:hideMark/>
          </w:tcPr>
          <w:p w14:paraId="467672A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single" w:sz="4" w:space="0" w:color="auto"/>
              <w:right w:val="nil"/>
            </w:tcBorders>
            <w:shd w:val="clear" w:color="000000" w:fill="A9D08E"/>
            <w:noWrap/>
            <w:vAlign w:val="center"/>
            <w:hideMark/>
          </w:tcPr>
          <w:p w14:paraId="49192EA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single" w:sz="4" w:space="0" w:color="auto"/>
              <w:right w:val="nil"/>
            </w:tcBorders>
            <w:shd w:val="clear" w:color="000000" w:fill="A9D08E"/>
            <w:noWrap/>
            <w:vAlign w:val="center"/>
            <w:hideMark/>
          </w:tcPr>
          <w:p w14:paraId="661EDF0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single" w:sz="4" w:space="0" w:color="auto"/>
              <w:right w:val="nil"/>
            </w:tcBorders>
            <w:shd w:val="clear" w:color="000000" w:fill="A9D08E"/>
            <w:noWrap/>
            <w:vAlign w:val="center"/>
            <w:hideMark/>
          </w:tcPr>
          <w:p w14:paraId="495E279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single" w:sz="4" w:space="0" w:color="auto"/>
              <w:right w:val="single" w:sz="4" w:space="0" w:color="auto"/>
            </w:tcBorders>
            <w:shd w:val="clear" w:color="000000" w:fill="A9D08E"/>
            <w:noWrap/>
            <w:vAlign w:val="center"/>
            <w:hideMark/>
          </w:tcPr>
          <w:p w14:paraId="3C22B4B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5</w:t>
            </w:r>
          </w:p>
        </w:tc>
        <w:tc>
          <w:tcPr>
            <w:tcW w:w="117" w:type="pct"/>
            <w:tcBorders>
              <w:top w:val="nil"/>
              <w:left w:val="nil"/>
              <w:bottom w:val="single" w:sz="4" w:space="0" w:color="auto"/>
              <w:right w:val="nil"/>
            </w:tcBorders>
            <w:shd w:val="clear" w:color="000000" w:fill="A9D08E"/>
            <w:noWrap/>
            <w:vAlign w:val="center"/>
            <w:hideMark/>
          </w:tcPr>
          <w:p w14:paraId="1A7B7B9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single" w:sz="4" w:space="0" w:color="auto"/>
              <w:right w:val="nil"/>
            </w:tcBorders>
            <w:shd w:val="clear" w:color="000000" w:fill="A9D08E"/>
            <w:noWrap/>
            <w:vAlign w:val="center"/>
            <w:hideMark/>
          </w:tcPr>
          <w:p w14:paraId="0E402E2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single" w:sz="4" w:space="0" w:color="auto"/>
              <w:right w:val="nil"/>
            </w:tcBorders>
            <w:shd w:val="clear" w:color="000000" w:fill="A9D08E"/>
            <w:noWrap/>
            <w:vAlign w:val="center"/>
            <w:hideMark/>
          </w:tcPr>
          <w:p w14:paraId="4F37B57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single" w:sz="4" w:space="0" w:color="auto"/>
              <w:right w:val="nil"/>
            </w:tcBorders>
            <w:shd w:val="clear" w:color="000000" w:fill="A9D08E"/>
            <w:noWrap/>
            <w:vAlign w:val="center"/>
            <w:hideMark/>
          </w:tcPr>
          <w:p w14:paraId="273A20AD"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single" w:sz="4" w:space="0" w:color="auto"/>
              <w:right w:val="single" w:sz="4" w:space="0" w:color="auto"/>
            </w:tcBorders>
            <w:shd w:val="clear" w:color="000000" w:fill="A9D08E"/>
            <w:noWrap/>
            <w:vAlign w:val="center"/>
            <w:hideMark/>
          </w:tcPr>
          <w:p w14:paraId="7C04636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5</w:t>
            </w:r>
          </w:p>
        </w:tc>
        <w:tc>
          <w:tcPr>
            <w:tcW w:w="117" w:type="pct"/>
            <w:tcBorders>
              <w:top w:val="nil"/>
              <w:left w:val="nil"/>
              <w:bottom w:val="single" w:sz="4" w:space="0" w:color="auto"/>
              <w:right w:val="nil"/>
            </w:tcBorders>
            <w:shd w:val="clear" w:color="000000" w:fill="A9D08E"/>
            <w:noWrap/>
            <w:vAlign w:val="center"/>
            <w:hideMark/>
          </w:tcPr>
          <w:p w14:paraId="4F65C54D"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single" w:sz="4" w:space="0" w:color="auto"/>
              <w:right w:val="nil"/>
            </w:tcBorders>
            <w:shd w:val="clear" w:color="000000" w:fill="A9D08E"/>
            <w:noWrap/>
            <w:vAlign w:val="center"/>
            <w:hideMark/>
          </w:tcPr>
          <w:p w14:paraId="0E4EEA0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single" w:sz="4" w:space="0" w:color="auto"/>
              <w:right w:val="nil"/>
            </w:tcBorders>
            <w:shd w:val="clear" w:color="000000" w:fill="A9D08E"/>
            <w:noWrap/>
            <w:vAlign w:val="center"/>
            <w:hideMark/>
          </w:tcPr>
          <w:p w14:paraId="0474B3D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single" w:sz="4" w:space="0" w:color="auto"/>
              <w:right w:val="nil"/>
            </w:tcBorders>
            <w:shd w:val="clear" w:color="000000" w:fill="A9D08E"/>
            <w:noWrap/>
            <w:vAlign w:val="center"/>
            <w:hideMark/>
          </w:tcPr>
          <w:p w14:paraId="0C24C3E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single" w:sz="4" w:space="0" w:color="auto"/>
              <w:right w:val="single" w:sz="4" w:space="0" w:color="000000"/>
            </w:tcBorders>
            <w:shd w:val="clear" w:color="000000" w:fill="A9D08E"/>
            <w:noWrap/>
            <w:vAlign w:val="center"/>
            <w:hideMark/>
          </w:tcPr>
          <w:p w14:paraId="797D667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5</w:t>
            </w:r>
          </w:p>
        </w:tc>
        <w:tc>
          <w:tcPr>
            <w:tcW w:w="235" w:type="pct"/>
            <w:vMerge/>
            <w:tcBorders>
              <w:top w:val="single" w:sz="4" w:space="0" w:color="000000"/>
              <w:left w:val="nil"/>
              <w:bottom w:val="single" w:sz="4" w:space="0" w:color="000000"/>
              <w:right w:val="single" w:sz="4" w:space="0" w:color="auto"/>
            </w:tcBorders>
            <w:vAlign w:val="center"/>
            <w:hideMark/>
          </w:tcPr>
          <w:p w14:paraId="5AD0B760" w14:textId="77777777" w:rsidR="0065290D" w:rsidRPr="00F61988" w:rsidRDefault="0065290D">
            <w:pPr>
              <w:spacing w:after="0" w:line="240" w:lineRule="auto"/>
              <w:rPr>
                <w:rFonts w:ascii="Calibri" w:eastAsia="Times New Roman" w:hAnsi="Calibri" w:cs="Calibri"/>
                <w:color w:val="FFFFFF"/>
                <w:kern w:val="0"/>
                <w:lang w:val="en-US" w:eastAsia="ko-KR"/>
                <w14:ligatures w14:val="none"/>
              </w:rPr>
            </w:pPr>
          </w:p>
        </w:tc>
      </w:tr>
      <w:tr w:rsidR="00F61988" w:rsidRPr="00F61988" w14:paraId="41305510" w14:textId="77777777" w:rsidTr="00675FEE">
        <w:trPr>
          <w:trHeight w:val="304"/>
        </w:trPr>
        <w:tc>
          <w:tcPr>
            <w:tcW w:w="824" w:type="pct"/>
            <w:vMerge w:val="restart"/>
            <w:tcBorders>
              <w:top w:val="nil"/>
              <w:left w:val="single" w:sz="4" w:space="0" w:color="auto"/>
              <w:bottom w:val="nil"/>
              <w:right w:val="single" w:sz="4" w:space="0" w:color="auto"/>
            </w:tcBorders>
            <w:shd w:val="clear" w:color="auto" w:fill="auto"/>
            <w:vAlign w:val="center"/>
            <w:hideMark/>
          </w:tcPr>
          <w:p w14:paraId="6CD8BA2F" w14:textId="77777777" w:rsidR="0065290D" w:rsidRPr="00F61988" w:rsidRDefault="0065290D">
            <w:pPr>
              <w:spacing w:after="0" w:line="240" w:lineRule="auto"/>
              <w:jc w:val="center"/>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Application Server</w:t>
            </w:r>
          </w:p>
        </w:tc>
        <w:tc>
          <w:tcPr>
            <w:tcW w:w="953" w:type="pct"/>
            <w:tcBorders>
              <w:top w:val="single" w:sz="4" w:space="0" w:color="auto"/>
              <w:left w:val="nil"/>
              <w:bottom w:val="nil"/>
              <w:right w:val="single" w:sz="4" w:space="0" w:color="auto"/>
            </w:tcBorders>
            <w:shd w:val="clear" w:color="auto" w:fill="auto"/>
            <w:noWrap/>
            <w:vAlign w:val="center"/>
            <w:hideMark/>
          </w:tcPr>
          <w:p w14:paraId="516B976E"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Online Servers</w:t>
            </w:r>
          </w:p>
        </w:tc>
        <w:tc>
          <w:tcPr>
            <w:tcW w:w="193" w:type="pct"/>
            <w:tcBorders>
              <w:top w:val="nil"/>
              <w:left w:val="nil"/>
              <w:bottom w:val="nil"/>
              <w:right w:val="nil"/>
            </w:tcBorders>
            <w:shd w:val="clear" w:color="auto" w:fill="auto"/>
            <w:noWrap/>
            <w:vAlign w:val="center"/>
            <w:hideMark/>
          </w:tcPr>
          <w:p w14:paraId="279D48A1"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57F8110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62B1C00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5821F81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2A37286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2115CB0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C1B0D62"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14DD3EC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06BDE11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3D6FDFF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07EF75E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889CAE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938A53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D268DB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4B17667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5BC1E97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9269A6E"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8FF2EC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0B2405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215B1E5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3FA826E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0E86AD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5F56AF0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1B85E7A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B15B7E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0B3D13E1"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6</w:t>
            </w:r>
          </w:p>
        </w:tc>
      </w:tr>
      <w:tr w:rsidR="00F61988" w:rsidRPr="00F61988" w14:paraId="5F10944E"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763C14BC"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79F46CE6"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Server Administration</w:t>
            </w:r>
          </w:p>
        </w:tc>
        <w:tc>
          <w:tcPr>
            <w:tcW w:w="193" w:type="pct"/>
            <w:tcBorders>
              <w:top w:val="nil"/>
              <w:left w:val="nil"/>
              <w:bottom w:val="nil"/>
              <w:right w:val="nil"/>
            </w:tcBorders>
            <w:shd w:val="clear" w:color="000000" w:fill="F8696B"/>
            <w:noWrap/>
            <w:vAlign w:val="center"/>
            <w:hideMark/>
          </w:tcPr>
          <w:p w14:paraId="3102B67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6" w:type="pct"/>
            <w:tcBorders>
              <w:top w:val="nil"/>
              <w:left w:val="nil"/>
              <w:bottom w:val="nil"/>
              <w:right w:val="nil"/>
            </w:tcBorders>
            <w:shd w:val="clear" w:color="auto" w:fill="auto"/>
            <w:noWrap/>
            <w:vAlign w:val="center"/>
            <w:hideMark/>
          </w:tcPr>
          <w:p w14:paraId="501E669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3951AE2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0D91FF9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3506B79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5DBD179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14:paraId="3A3F7EA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14:paraId="30EADBB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CFB7F1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1746F15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14:paraId="17A47C1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14:paraId="1C39DCD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2D922E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F1DD89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070B8B8D"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14:paraId="60F5608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14:paraId="4084559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FD426B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8DE48C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029A84F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7CEA96D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EAABEE2"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0769B4C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7D49E7F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756257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5EE700A5"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8</w:t>
            </w:r>
          </w:p>
        </w:tc>
      </w:tr>
      <w:tr w:rsidR="00F61988" w:rsidRPr="00F61988" w14:paraId="299E875E" w14:textId="77777777" w:rsidTr="00675FEE">
        <w:trPr>
          <w:trHeight w:val="304"/>
        </w:trPr>
        <w:tc>
          <w:tcPr>
            <w:tcW w:w="824" w:type="pct"/>
            <w:vMerge w:val="restart"/>
            <w:tcBorders>
              <w:top w:val="nil"/>
              <w:left w:val="single" w:sz="4" w:space="0" w:color="auto"/>
              <w:bottom w:val="nil"/>
              <w:right w:val="single" w:sz="4" w:space="0" w:color="auto"/>
            </w:tcBorders>
            <w:shd w:val="clear" w:color="auto" w:fill="auto"/>
            <w:vAlign w:val="center"/>
            <w:hideMark/>
          </w:tcPr>
          <w:p w14:paraId="1A16506D" w14:textId="77777777" w:rsidR="0065290D" w:rsidRPr="00F61988" w:rsidRDefault="0065290D">
            <w:pPr>
              <w:spacing w:after="0" w:line="240" w:lineRule="auto"/>
              <w:jc w:val="center"/>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Component Technology</w:t>
            </w:r>
          </w:p>
        </w:tc>
        <w:tc>
          <w:tcPr>
            <w:tcW w:w="953" w:type="pct"/>
            <w:tcBorders>
              <w:top w:val="nil"/>
              <w:left w:val="nil"/>
              <w:bottom w:val="nil"/>
              <w:right w:val="single" w:sz="4" w:space="0" w:color="auto"/>
            </w:tcBorders>
            <w:shd w:val="clear" w:color="auto" w:fill="auto"/>
            <w:noWrap/>
            <w:vAlign w:val="center"/>
            <w:hideMark/>
          </w:tcPr>
          <w:p w14:paraId="65182223"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PLC</w:t>
            </w:r>
          </w:p>
        </w:tc>
        <w:tc>
          <w:tcPr>
            <w:tcW w:w="193" w:type="pct"/>
            <w:tcBorders>
              <w:top w:val="nil"/>
              <w:left w:val="nil"/>
              <w:bottom w:val="nil"/>
              <w:right w:val="nil"/>
            </w:tcBorders>
            <w:shd w:val="clear" w:color="auto" w:fill="auto"/>
            <w:noWrap/>
            <w:vAlign w:val="center"/>
            <w:hideMark/>
          </w:tcPr>
          <w:p w14:paraId="69E28FEC"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33B8509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40F77982"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70FD37D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3D54BF4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14:paraId="773ABDDD"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14:paraId="2392B48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E2498F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D0C906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160D598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19303EE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AE8DF0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2C01C1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F0208B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2C14A84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2F886FD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036EF2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681B4E2"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9053CC2"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08F8C5A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14:paraId="4AC3761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14:paraId="4795B20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4DAE14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C011F8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222995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046173A7"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2</w:t>
            </w:r>
          </w:p>
        </w:tc>
      </w:tr>
      <w:tr w:rsidR="00F61988" w:rsidRPr="00F61988" w14:paraId="284AE985"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41BBE65F"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6081B52C"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Factory I/O</w:t>
            </w:r>
          </w:p>
        </w:tc>
        <w:tc>
          <w:tcPr>
            <w:tcW w:w="193" w:type="pct"/>
            <w:tcBorders>
              <w:top w:val="nil"/>
              <w:left w:val="nil"/>
              <w:bottom w:val="nil"/>
              <w:right w:val="nil"/>
            </w:tcBorders>
            <w:shd w:val="clear" w:color="000000" w:fill="F8696B"/>
            <w:noWrap/>
            <w:vAlign w:val="center"/>
            <w:hideMark/>
          </w:tcPr>
          <w:p w14:paraId="6B10354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6" w:type="pct"/>
            <w:tcBorders>
              <w:top w:val="nil"/>
              <w:left w:val="nil"/>
              <w:bottom w:val="nil"/>
              <w:right w:val="nil"/>
            </w:tcBorders>
            <w:shd w:val="clear" w:color="auto" w:fill="auto"/>
            <w:noWrap/>
            <w:vAlign w:val="center"/>
            <w:hideMark/>
          </w:tcPr>
          <w:p w14:paraId="67D9760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1C92E20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49F5484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61E2DF0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14:paraId="5792E67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14:paraId="39A00B5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BDF031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586229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45EA765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4EC9CB6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E8C2CC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529F387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414538F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17A652FD"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14:paraId="62CA7AC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14:paraId="0CD5912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82DF24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5B4BD0E"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51C5702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14:paraId="1E6CF04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14:paraId="544B62C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B1A78D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199A6B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E9CBA2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4D9D5822"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7</w:t>
            </w:r>
          </w:p>
        </w:tc>
      </w:tr>
      <w:tr w:rsidR="00F61988" w:rsidRPr="00F61988" w14:paraId="325B960A" w14:textId="77777777" w:rsidTr="00675FEE">
        <w:trPr>
          <w:trHeight w:val="304"/>
        </w:trPr>
        <w:tc>
          <w:tcPr>
            <w:tcW w:w="824" w:type="pct"/>
            <w:vMerge w:val="restart"/>
            <w:tcBorders>
              <w:top w:val="nil"/>
              <w:left w:val="single" w:sz="4" w:space="0" w:color="auto"/>
              <w:bottom w:val="nil"/>
              <w:right w:val="single" w:sz="4" w:space="0" w:color="auto"/>
            </w:tcBorders>
            <w:shd w:val="clear" w:color="auto" w:fill="auto"/>
            <w:vAlign w:val="center"/>
            <w:hideMark/>
          </w:tcPr>
          <w:p w14:paraId="5CED4CA3" w14:textId="77777777" w:rsidR="0065290D" w:rsidRPr="00F61988" w:rsidRDefault="0065290D">
            <w:pPr>
              <w:spacing w:after="0" w:line="240" w:lineRule="auto"/>
              <w:jc w:val="center"/>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Database</w:t>
            </w:r>
          </w:p>
        </w:tc>
        <w:tc>
          <w:tcPr>
            <w:tcW w:w="953" w:type="pct"/>
            <w:tcBorders>
              <w:top w:val="nil"/>
              <w:left w:val="nil"/>
              <w:bottom w:val="nil"/>
              <w:right w:val="single" w:sz="4" w:space="0" w:color="auto"/>
            </w:tcBorders>
            <w:shd w:val="clear" w:color="auto" w:fill="auto"/>
            <w:noWrap/>
            <w:vAlign w:val="center"/>
            <w:hideMark/>
          </w:tcPr>
          <w:p w14:paraId="16A1E155"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NoSQL</w:t>
            </w:r>
          </w:p>
        </w:tc>
        <w:tc>
          <w:tcPr>
            <w:tcW w:w="193" w:type="pct"/>
            <w:tcBorders>
              <w:top w:val="nil"/>
              <w:left w:val="nil"/>
              <w:bottom w:val="nil"/>
              <w:right w:val="nil"/>
            </w:tcBorders>
            <w:shd w:val="clear" w:color="auto" w:fill="auto"/>
            <w:noWrap/>
            <w:vAlign w:val="center"/>
            <w:hideMark/>
          </w:tcPr>
          <w:p w14:paraId="5B4E44BB"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000000" w:fill="FBAA77"/>
            <w:noWrap/>
            <w:vAlign w:val="center"/>
            <w:hideMark/>
          </w:tcPr>
          <w:p w14:paraId="64AFA56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6" w:type="pct"/>
            <w:tcBorders>
              <w:top w:val="nil"/>
              <w:left w:val="nil"/>
              <w:bottom w:val="nil"/>
              <w:right w:val="nil"/>
            </w:tcBorders>
            <w:shd w:val="clear" w:color="auto" w:fill="auto"/>
            <w:noWrap/>
            <w:vAlign w:val="center"/>
            <w:hideMark/>
          </w:tcPr>
          <w:p w14:paraId="4168663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5D25F5A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144D6E1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7986510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14:paraId="30E0965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14:paraId="32F3BAF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B58037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0A89205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14:paraId="49AA104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14:paraId="1C3F64DD"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70D296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EFB552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6AFF6E9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6443AA5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14:paraId="12EAD10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14:paraId="5562CCD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A5859B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3A77DCD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235FDF8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00EF31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890AA4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14:paraId="70E10F0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nil"/>
              <w:right w:val="nil"/>
            </w:tcBorders>
            <w:shd w:val="clear" w:color="auto" w:fill="auto"/>
            <w:noWrap/>
            <w:vAlign w:val="center"/>
            <w:hideMark/>
          </w:tcPr>
          <w:p w14:paraId="05096F7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5605AA1A"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11</w:t>
            </w:r>
          </w:p>
        </w:tc>
      </w:tr>
      <w:tr w:rsidR="00F61988" w:rsidRPr="00F61988" w14:paraId="67131AAD"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7E97DB5D"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22C787E8"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SQL</w:t>
            </w:r>
          </w:p>
        </w:tc>
        <w:tc>
          <w:tcPr>
            <w:tcW w:w="193" w:type="pct"/>
            <w:tcBorders>
              <w:top w:val="nil"/>
              <w:left w:val="nil"/>
              <w:bottom w:val="nil"/>
              <w:right w:val="nil"/>
            </w:tcBorders>
            <w:shd w:val="clear" w:color="auto" w:fill="auto"/>
            <w:noWrap/>
            <w:vAlign w:val="center"/>
            <w:hideMark/>
          </w:tcPr>
          <w:p w14:paraId="5BB59257"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5FBC033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4AD57A7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7AC7839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530F19D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055ED73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2736D3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4130AF3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03BEB69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466F57A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3882A69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73DD18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99C571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DC559B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07102F0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12E80B9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B1050C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BF6D3D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72A470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2BF2F87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23328D8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56C328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02DB77F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3896933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39AF70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6B02D786"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6</w:t>
            </w:r>
          </w:p>
        </w:tc>
      </w:tr>
      <w:tr w:rsidR="00F61988" w:rsidRPr="00F61988" w14:paraId="04403179"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62F3475F"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2A05F043"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Online Database</w:t>
            </w:r>
          </w:p>
        </w:tc>
        <w:tc>
          <w:tcPr>
            <w:tcW w:w="193" w:type="pct"/>
            <w:tcBorders>
              <w:top w:val="nil"/>
              <w:left w:val="nil"/>
              <w:bottom w:val="nil"/>
              <w:right w:val="nil"/>
            </w:tcBorders>
            <w:shd w:val="clear" w:color="auto" w:fill="auto"/>
            <w:noWrap/>
            <w:vAlign w:val="center"/>
            <w:hideMark/>
          </w:tcPr>
          <w:p w14:paraId="40DF11A2"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48B43EC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45D94AB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3C13E99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62F5AFB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066288C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D25DB7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00620FC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4D04C03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4A4F56F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60C877E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5ABE26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E1895CE"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037CF4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7817057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263AAFE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47B262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37496D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ACA9D2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29FCABA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5D52EE0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181744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6E55BDE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6A63FE8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929056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55C1BB6D"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6</w:t>
            </w:r>
          </w:p>
        </w:tc>
      </w:tr>
      <w:tr w:rsidR="00F61988" w:rsidRPr="00F61988" w14:paraId="5F9329CE" w14:textId="77777777" w:rsidTr="00675FEE">
        <w:trPr>
          <w:trHeight w:val="304"/>
        </w:trPr>
        <w:tc>
          <w:tcPr>
            <w:tcW w:w="824" w:type="pct"/>
            <w:vMerge w:val="restart"/>
            <w:tcBorders>
              <w:top w:val="nil"/>
              <w:left w:val="single" w:sz="4" w:space="0" w:color="auto"/>
              <w:bottom w:val="nil"/>
              <w:right w:val="single" w:sz="4" w:space="0" w:color="auto"/>
            </w:tcBorders>
            <w:shd w:val="clear" w:color="auto" w:fill="auto"/>
            <w:vAlign w:val="center"/>
            <w:hideMark/>
          </w:tcPr>
          <w:p w14:paraId="2DB69F83" w14:textId="77777777" w:rsidR="0065290D" w:rsidRPr="00F61988" w:rsidRDefault="0065290D">
            <w:pPr>
              <w:spacing w:after="0" w:line="240" w:lineRule="auto"/>
              <w:jc w:val="center"/>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Language/Development Tools</w:t>
            </w:r>
          </w:p>
        </w:tc>
        <w:tc>
          <w:tcPr>
            <w:tcW w:w="953" w:type="pct"/>
            <w:tcBorders>
              <w:top w:val="nil"/>
              <w:left w:val="nil"/>
              <w:bottom w:val="nil"/>
              <w:right w:val="single" w:sz="4" w:space="0" w:color="auto"/>
            </w:tcBorders>
            <w:shd w:val="clear" w:color="auto" w:fill="auto"/>
            <w:noWrap/>
            <w:vAlign w:val="center"/>
            <w:hideMark/>
          </w:tcPr>
          <w:p w14:paraId="5212330A"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C#</w:t>
            </w:r>
          </w:p>
        </w:tc>
        <w:tc>
          <w:tcPr>
            <w:tcW w:w="193" w:type="pct"/>
            <w:tcBorders>
              <w:top w:val="nil"/>
              <w:left w:val="nil"/>
              <w:bottom w:val="nil"/>
              <w:right w:val="nil"/>
            </w:tcBorders>
            <w:shd w:val="clear" w:color="auto" w:fill="auto"/>
            <w:noWrap/>
            <w:vAlign w:val="center"/>
            <w:hideMark/>
          </w:tcPr>
          <w:p w14:paraId="1F3CE74B"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7E81E7D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58A8C4E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000000" w:fill="B1D580"/>
            <w:noWrap/>
            <w:vAlign w:val="center"/>
            <w:hideMark/>
          </w:tcPr>
          <w:p w14:paraId="5D97A86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nil"/>
              <w:right w:val="single" w:sz="4" w:space="0" w:color="auto"/>
            </w:tcBorders>
            <w:shd w:val="clear" w:color="auto" w:fill="auto"/>
            <w:noWrap/>
            <w:vAlign w:val="center"/>
            <w:hideMark/>
          </w:tcPr>
          <w:p w14:paraId="1E24CF1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0528698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A64921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F46665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AD0B83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000000" w:fill="63BE7B"/>
            <w:noWrap/>
            <w:vAlign w:val="center"/>
            <w:hideMark/>
          </w:tcPr>
          <w:p w14:paraId="443756F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5</w:t>
            </w:r>
          </w:p>
        </w:tc>
        <w:tc>
          <w:tcPr>
            <w:tcW w:w="117" w:type="pct"/>
            <w:tcBorders>
              <w:top w:val="nil"/>
              <w:left w:val="nil"/>
              <w:bottom w:val="nil"/>
              <w:right w:val="nil"/>
            </w:tcBorders>
            <w:shd w:val="clear" w:color="auto" w:fill="auto"/>
            <w:noWrap/>
            <w:vAlign w:val="center"/>
            <w:hideMark/>
          </w:tcPr>
          <w:p w14:paraId="1A1024C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86011C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897DD1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5085E6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000000" w:fill="63BE7B"/>
            <w:noWrap/>
            <w:vAlign w:val="center"/>
            <w:hideMark/>
          </w:tcPr>
          <w:p w14:paraId="7D1A094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5</w:t>
            </w:r>
          </w:p>
        </w:tc>
        <w:tc>
          <w:tcPr>
            <w:tcW w:w="117" w:type="pct"/>
            <w:tcBorders>
              <w:top w:val="nil"/>
              <w:left w:val="nil"/>
              <w:bottom w:val="nil"/>
              <w:right w:val="nil"/>
            </w:tcBorders>
            <w:shd w:val="clear" w:color="auto" w:fill="auto"/>
            <w:noWrap/>
            <w:vAlign w:val="center"/>
            <w:hideMark/>
          </w:tcPr>
          <w:p w14:paraId="6AE2D8A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B9EAC9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314F73D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501CFE2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034E738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73B31B0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92171C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5315D42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0778AA3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B27F0B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0649FD9D"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20</w:t>
            </w:r>
          </w:p>
        </w:tc>
      </w:tr>
      <w:tr w:rsidR="00F61988" w:rsidRPr="00F61988" w14:paraId="5BA364A5"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2BB79F66"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3E6AE48C"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Git</w:t>
            </w:r>
          </w:p>
        </w:tc>
        <w:tc>
          <w:tcPr>
            <w:tcW w:w="193" w:type="pct"/>
            <w:tcBorders>
              <w:top w:val="nil"/>
              <w:left w:val="nil"/>
              <w:bottom w:val="nil"/>
              <w:right w:val="nil"/>
            </w:tcBorders>
            <w:shd w:val="clear" w:color="auto" w:fill="auto"/>
            <w:noWrap/>
            <w:vAlign w:val="center"/>
            <w:hideMark/>
          </w:tcPr>
          <w:p w14:paraId="25CE9631"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0164ACA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000000" w:fill="FFEB84"/>
            <w:noWrap/>
            <w:vAlign w:val="center"/>
            <w:hideMark/>
          </w:tcPr>
          <w:p w14:paraId="0E3FFD6D"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6" w:type="pct"/>
            <w:tcBorders>
              <w:top w:val="nil"/>
              <w:left w:val="nil"/>
              <w:bottom w:val="nil"/>
              <w:right w:val="nil"/>
            </w:tcBorders>
            <w:shd w:val="clear" w:color="auto" w:fill="auto"/>
            <w:noWrap/>
            <w:vAlign w:val="center"/>
            <w:hideMark/>
          </w:tcPr>
          <w:p w14:paraId="47E9FD0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769C4D3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654A44F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D439A0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5780B0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14:paraId="794AFBE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nil"/>
              <w:right w:val="single" w:sz="4" w:space="0" w:color="auto"/>
            </w:tcBorders>
            <w:shd w:val="clear" w:color="auto" w:fill="auto"/>
            <w:noWrap/>
            <w:vAlign w:val="center"/>
            <w:hideMark/>
          </w:tcPr>
          <w:p w14:paraId="4CAEC54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67D21DA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2C8CE7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CA463B2"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14:paraId="799188A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nil"/>
              <w:right w:val="single" w:sz="4" w:space="0" w:color="auto"/>
            </w:tcBorders>
            <w:shd w:val="clear" w:color="auto" w:fill="auto"/>
            <w:noWrap/>
            <w:vAlign w:val="center"/>
            <w:hideMark/>
          </w:tcPr>
          <w:p w14:paraId="5F34F35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0D684E1D"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5896B8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33EEEE5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703A406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05C6274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1DDDC9E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097671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2B5B358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652130C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559B0C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1CE01571"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17</w:t>
            </w:r>
          </w:p>
        </w:tc>
      </w:tr>
      <w:tr w:rsidR="00F61988" w:rsidRPr="00F61988" w14:paraId="24197C4B"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2658EA8E"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3C2B108B"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HTML/CSS</w:t>
            </w:r>
          </w:p>
        </w:tc>
        <w:tc>
          <w:tcPr>
            <w:tcW w:w="193" w:type="pct"/>
            <w:tcBorders>
              <w:top w:val="nil"/>
              <w:left w:val="nil"/>
              <w:bottom w:val="nil"/>
              <w:right w:val="nil"/>
            </w:tcBorders>
            <w:shd w:val="clear" w:color="auto" w:fill="auto"/>
            <w:noWrap/>
            <w:vAlign w:val="center"/>
            <w:hideMark/>
          </w:tcPr>
          <w:p w14:paraId="5B267EDC"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6EDD9A02"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000000" w:fill="FFEB84"/>
            <w:noWrap/>
            <w:vAlign w:val="center"/>
            <w:hideMark/>
          </w:tcPr>
          <w:p w14:paraId="466A21A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6" w:type="pct"/>
            <w:tcBorders>
              <w:top w:val="nil"/>
              <w:left w:val="nil"/>
              <w:bottom w:val="nil"/>
              <w:right w:val="nil"/>
            </w:tcBorders>
            <w:shd w:val="clear" w:color="auto" w:fill="auto"/>
            <w:noWrap/>
            <w:vAlign w:val="center"/>
            <w:hideMark/>
          </w:tcPr>
          <w:p w14:paraId="709914B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3BBBF07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3405E71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1803F7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00FA2B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2E1B18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000000" w:fill="63BE7B"/>
            <w:noWrap/>
            <w:vAlign w:val="center"/>
            <w:hideMark/>
          </w:tcPr>
          <w:p w14:paraId="67635AB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5</w:t>
            </w:r>
          </w:p>
        </w:tc>
        <w:tc>
          <w:tcPr>
            <w:tcW w:w="117" w:type="pct"/>
            <w:tcBorders>
              <w:top w:val="nil"/>
              <w:left w:val="nil"/>
              <w:bottom w:val="nil"/>
              <w:right w:val="nil"/>
            </w:tcBorders>
            <w:shd w:val="clear" w:color="auto" w:fill="auto"/>
            <w:noWrap/>
            <w:vAlign w:val="center"/>
            <w:hideMark/>
          </w:tcPr>
          <w:p w14:paraId="699CB2F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B8A915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4DF56CE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5B5F8E4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7BE2ABC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41E618DD"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354A91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51E7597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335F944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74C8392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4045E42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14:paraId="544DF18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14:paraId="4D368CB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0C16B2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73877C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2C5716FC"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16</w:t>
            </w:r>
          </w:p>
        </w:tc>
      </w:tr>
      <w:tr w:rsidR="00F61988" w:rsidRPr="00F61988" w14:paraId="47291E13"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00C20C50"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2F5EFBFB"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IDEs</w:t>
            </w:r>
          </w:p>
        </w:tc>
        <w:tc>
          <w:tcPr>
            <w:tcW w:w="193" w:type="pct"/>
            <w:tcBorders>
              <w:top w:val="nil"/>
              <w:left w:val="nil"/>
              <w:bottom w:val="nil"/>
              <w:right w:val="nil"/>
            </w:tcBorders>
            <w:shd w:val="clear" w:color="auto" w:fill="auto"/>
            <w:noWrap/>
            <w:vAlign w:val="center"/>
            <w:hideMark/>
          </w:tcPr>
          <w:p w14:paraId="69F59862"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0DE3E8E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7B6A499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3796331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183308B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78E15A7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8599F1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1381C6E"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14:paraId="00A765E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nil"/>
              <w:right w:val="single" w:sz="4" w:space="0" w:color="auto"/>
            </w:tcBorders>
            <w:shd w:val="clear" w:color="auto" w:fill="auto"/>
            <w:noWrap/>
            <w:vAlign w:val="center"/>
            <w:hideMark/>
          </w:tcPr>
          <w:p w14:paraId="30FE174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1ECEF08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3ED6CAE"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66F08F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CB6F0D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014122E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3AE4820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B5D5AC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76F67F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7F5590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6A64848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2D3E2BD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524419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AF585C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14:paraId="58197B5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nil"/>
              <w:right w:val="nil"/>
            </w:tcBorders>
            <w:shd w:val="clear" w:color="auto" w:fill="auto"/>
            <w:noWrap/>
            <w:vAlign w:val="center"/>
            <w:hideMark/>
          </w:tcPr>
          <w:p w14:paraId="649E330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2417FBF1"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8</w:t>
            </w:r>
          </w:p>
        </w:tc>
      </w:tr>
      <w:tr w:rsidR="00F61988" w:rsidRPr="00F61988" w14:paraId="1B345B79"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0F738A5C"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5E8F9B86"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Java</w:t>
            </w:r>
          </w:p>
        </w:tc>
        <w:tc>
          <w:tcPr>
            <w:tcW w:w="193" w:type="pct"/>
            <w:tcBorders>
              <w:top w:val="nil"/>
              <w:left w:val="nil"/>
              <w:bottom w:val="nil"/>
              <w:right w:val="nil"/>
            </w:tcBorders>
            <w:shd w:val="clear" w:color="auto" w:fill="auto"/>
            <w:noWrap/>
            <w:vAlign w:val="center"/>
            <w:hideMark/>
          </w:tcPr>
          <w:p w14:paraId="464E550C"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4621806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000000" w:fill="FFEB84"/>
            <w:noWrap/>
            <w:vAlign w:val="center"/>
            <w:hideMark/>
          </w:tcPr>
          <w:p w14:paraId="0E46ECF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6" w:type="pct"/>
            <w:tcBorders>
              <w:top w:val="nil"/>
              <w:left w:val="nil"/>
              <w:bottom w:val="nil"/>
              <w:right w:val="nil"/>
            </w:tcBorders>
            <w:shd w:val="clear" w:color="auto" w:fill="auto"/>
            <w:noWrap/>
            <w:vAlign w:val="center"/>
            <w:hideMark/>
          </w:tcPr>
          <w:p w14:paraId="51FDB6D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0D5D352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4BCCA5C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4FFCAB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4115E2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956899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000000" w:fill="63BE7B"/>
            <w:noWrap/>
            <w:vAlign w:val="center"/>
            <w:hideMark/>
          </w:tcPr>
          <w:p w14:paraId="57E923E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5</w:t>
            </w:r>
          </w:p>
        </w:tc>
        <w:tc>
          <w:tcPr>
            <w:tcW w:w="117" w:type="pct"/>
            <w:tcBorders>
              <w:top w:val="nil"/>
              <w:left w:val="nil"/>
              <w:bottom w:val="nil"/>
              <w:right w:val="nil"/>
            </w:tcBorders>
            <w:shd w:val="clear" w:color="auto" w:fill="auto"/>
            <w:noWrap/>
            <w:vAlign w:val="center"/>
            <w:hideMark/>
          </w:tcPr>
          <w:p w14:paraId="2612F15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14:paraId="3FC0843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14:paraId="579C4ED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289CF1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1BDBAE8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55C2675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E02BA8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9BAFC5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14:paraId="4570CA3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nil"/>
              <w:right w:val="single" w:sz="4" w:space="0" w:color="auto"/>
            </w:tcBorders>
            <w:shd w:val="clear" w:color="auto" w:fill="auto"/>
            <w:noWrap/>
            <w:vAlign w:val="center"/>
            <w:hideMark/>
          </w:tcPr>
          <w:p w14:paraId="130A639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109A856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2FB633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511AA07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058B648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F9D553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61DA9FE1"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17</w:t>
            </w:r>
          </w:p>
        </w:tc>
      </w:tr>
      <w:tr w:rsidR="00F61988" w:rsidRPr="00F61988" w14:paraId="5BADCB1F"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42A5F78A"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74164704"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NodeRed/SCADA</w:t>
            </w:r>
          </w:p>
        </w:tc>
        <w:tc>
          <w:tcPr>
            <w:tcW w:w="193" w:type="pct"/>
            <w:tcBorders>
              <w:top w:val="nil"/>
              <w:left w:val="nil"/>
              <w:bottom w:val="nil"/>
              <w:right w:val="nil"/>
            </w:tcBorders>
            <w:shd w:val="clear" w:color="auto" w:fill="auto"/>
            <w:noWrap/>
            <w:vAlign w:val="center"/>
            <w:hideMark/>
          </w:tcPr>
          <w:p w14:paraId="15AF5526"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02624D7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1042FD6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750098E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32F7057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14:paraId="4999E34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14:paraId="2FB0D8F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E810C3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7BF986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7C46F7F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49A2C5C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48AF6A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22552D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CE6CFD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4DC0B35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74ABEB1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266A1D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65B1F2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0C6EC8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4A6D650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14:paraId="61C9201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14:paraId="7BE12A2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81B40E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894FDC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6D8E02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691B6991"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2</w:t>
            </w:r>
          </w:p>
        </w:tc>
      </w:tr>
      <w:tr w:rsidR="00F61988" w:rsidRPr="00F61988" w14:paraId="7E52CCC0"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3556503C"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4B50DDD2"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Visual Studio</w:t>
            </w:r>
          </w:p>
        </w:tc>
        <w:tc>
          <w:tcPr>
            <w:tcW w:w="193" w:type="pct"/>
            <w:tcBorders>
              <w:top w:val="nil"/>
              <w:left w:val="nil"/>
              <w:bottom w:val="nil"/>
              <w:right w:val="nil"/>
            </w:tcBorders>
            <w:shd w:val="clear" w:color="auto" w:fill="auto"/>
            <w:noWrap/>
            <w:vAlign w:val="center"/>
            <w:hideMark/>
          </w:tcPr>
          <w:p w14:paraId="785A9AD3"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46F2932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63050F5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542B8A2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2560B1F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0997635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FCAAC9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D4BE83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419154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000000" w:fill="63BE7B"/>
            <w:noWrap/>
            <w:vAlign w:val="center"/>
            <w:hideMark/>
          </w:tcPr>
          <w:p w14:paraId="2152D3D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5</w:t>
            </w:r>
          </w:p>
        </w:tc>
        <w:tc>
          <w:tcPr>
            <w:tcW w:w="117" w:type="pct"/>
            <w:tcBorders>
              <w:top w:val="nil"/>
              <w:left w:val="nil"/>
              <w:bottom w:val="nil"/>
              <w:right w:val="nil"/>
            </w:tcBorders>
            <w:shd w:val="clear" w:color="auto" w:fill="auto"/>
            <w:noWrap/>
            <w:vAlign w:val="center"/>
            <w:hideMark/>
          </w:tcPr>
          <w:p w14:paraId="019485D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9DE5FB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309EF0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F24C4A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509908F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19F9E4D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2CBEDC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46DF2E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90CCC02"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4AFB29C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207E112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F64F3E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7EEE1D5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0FE786F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0308F3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21F2E548"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8</w:t>
            </w:r>
          </w:p>
        </w:tc>
      </w:tr>
      <w:tr w:rsidR="00F61988" w:rsidRPr="00F61988" w14:paraId="55B7A748"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4985DA89"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2F1D8C1E"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Vs Code</w:t>
            </w:r>
          </w:p>
        </w:tc>
        <w:tc>
          <w:tcPr>
            <w:tcW w:w="193" w:type="pct"/>
            <w:tcBorders>
              <w:top w:val="nil"/>
              <w:left w:val="nil"/>
              <w:bottom w:val="nil"/>
              <w:right w:val="nil"/>
            </w:tcBorders>
            <w:shd w:val="clear" w:color="auto" w:fill="auto"/>
            <w:noWrap/>
            <w:vAlign w:val="center"/>
            <w:hideMark/>
          </w:tcPr>
          <w:p w14:paraId="1B952647"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43EA414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0CD7A96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4889742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5C3A09C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3996230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FCAE0E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52275C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60C284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000000" w:fill="63BE7B"/>
            <w:noWrap/>
            <w:vAlign w:val="center"/>
            <w:hideMark/>
          </w:tcPr>
          <w:p w14:paraId="1B73253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5</w:t>
            </w:r>
          </w:p>
        </w:tc>
        <w:tc>
          <w:tcPr>
            <w:tcW w:w="117" w:type="pct"/>
            <w:tcBorders>
              <w:top w:val="nil"/>
              <w:left w:val="nil"/>
              <w:bottom w:val="nil"/>
              <w:right w:val="nil"/>
            </w:tcBorders>
            <w:shd w:val="clear" w:color="auto" w:fill="auto"/>
            <w:noWrap/>
            <w:vAlign w:val="center"/>
            <w:hideMark/>
          </w:tcPr>
          <w:p w14:paraId="2B67392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2091B6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26E51F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D4BF02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654936E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44CC05D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20A209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9902B6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ADCCD6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33C0C5D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0573298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E0C875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31B00A8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4990267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A21A6F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380FEB03"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8</w:t>
            </w:r>
          </w:p>
        </w:tc>
      </w:tr>
      <w:tr w:rsidR="00F61988" w:rsidRPr="00F61988" w14:paraId="01F6A63E" w14:textId="77777777" w:rsidTr="00675FEE">
        <w:trPr>
          <w:trHeight w:val="304"/>
        </w:trPr>
        <w:tc>
          <w:tcPr>
            <w:tcW w:w="824" w:type="pct"/>
            <w:vMerge w:val="restart"/>
            <w:tcBorders>
              <w:top w:val="nil"/>
              <w:left w:val="single" w:sz="4" w:space="0" w:color="auto"/>
              <w:bottom w:val="nil"/>
              <w:right w:val="single" w:sz="4" w:space="0" w:color="auto"/>
            </w:tcBorders>
            <w:shd w:val="clear" w:color="auto" w:fill="auto"/>
            <w:vAlign w:val="center"/>
            <w:hideMark/>
          </w:tcPr>
          <w:p w14:paraId="01996328" w14:textId="77777777" w:rsidR="0065290D" w:rsidRPr="00F61988" w:rsidRDefault="0065290D">
            <w:pPr>
              <w:spacing w:after="0" w:line="240" w:lineRule="auto"/>
              <w:jc w:val="center"/>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Multimedia</w:t>
            </w:r>
          </w:p>
        </w:tc>
        <w:tc>
          <w:tcPr>
            <w:tcW w:w="953" w:type="pct"/>
            <w:tcBorders>
              <w:top w:val="nil"/>
              <w:left w:val="nil"/>
              <w:bottom w:val="nil"/>
              <w:right w:val="single" w:sz="4" w:space="0" w:color="auto"/>
            </w:tcBorders>
            <w:shd w:val="clear" w:color="auto" w:fill="auto"/>
            <w:noWrap/>
            <w:vAlign w:val="center"/>
            <w:hideMark/>
          </w:tcPr>
          <w:p w14:paraId="747D9B84"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Adobe Illustrator</w:t>
            </w:r>
          </w:p>
        </w:tc>
        <w:tc>
          <w:tcPr>
            <w:tcW w:w="193" w:type="pct"/>
            <w:tcBorders>
              <w:top w:val="nil"/>
              <w:left w:val="nil"/>
              <w:bottom w:val="nil"/>
              <w:right w:val="nil"/>
            </w:tcBorders>
            <w:shd w:val="clear" w:color="auto" w:fill="auto"/>
            <w:noWrap/>
            <w:vAlign w:val="center"/>
            <w:hideMark/>
          </w:tcPr>
          <w:p w14:paraId="11C41AAE"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2B4050A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5D63603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486F5C1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732C17E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7D9E9C7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8E5521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208AA2C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0194950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3C24E48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6E5F425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78002B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4F5899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AAC2E8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7A821EF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6CEA40A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1BFCBA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5F4459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71EAB2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1E99470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14:paraId="79465FB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14:paraId="1BD29B3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99A4FFE"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FFBC58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8D48DA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3D4B0474"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4</w:t>
            </w:r>
          </w:p>
        </w:tc>
      </w:tr>
      <w:tr w:rsidR="00F61988" w:rsidRPr="00F61988" w14:paraId="7A132DA1"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6E5452AA"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33F4422A"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UI Design</w:t>
            </w:r>
          </w:p>
        </w:tc>
        <w:tc>
          <w:tcPr>
            <w:tcW w:w="193" w:type="pct"/>
            <w:tcBorders>
              <w:top w:val="nil"/>
              <w:left w:val="nil"/>
              <w:bottom w:val="nil"/>
              <w:right w:val="nil"/>
            </w:tcBorders>
            <w:shd w:val="clear" w:color="auto" w:fill="auto"/>
            <w:noWrap/>
            <w:vAlign w:val="center"/>
            <w:hideMark/>
          </w:tcPr>
          <w:p w14:paraId="3C9B2025"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262D11F2"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2A1636F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3147C1EE"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28E7884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5563C3D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F5CE3D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99DE66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14:paraId="199BFC7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nil"/>
              <w:right w:val="single" w:sz="4" w:space="0" w:color="auto"/>
            </w:tcBorders>
            <w:shd w:val="clear" w:color="auto" w:fill="auto"/>
            <w:noWrap/>
            <w:vAlign w:val="center"/>
            <w:hideMark/>
          </w:tcPr>
          <w:p w14:paraId="10314A4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4DFB78F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35C2FD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2A30C1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4148E4E"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23A3EAA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626ECC5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FA2B34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FC453B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9CC00F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424E2F7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14:paraId="4C7FCE5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14:paraId="5E1C690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2F50D1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E03773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600F5E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5DE6CB54"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5</w:t>
            </w:r>
          </w:p>
        </w:tc>
      </w:tr>
      <w:tr w:rsidR="00F61988" w:rsidRPr="00F61988" w14:paraId="1A10EED6"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4CCA6AB4"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0C6C66EB"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UX Design</w:t>
            </w:r>
          </w:p>
        </w:tc>
        <w:tc>
          <w:tcPr>
            <w:tcW w:w="193" w:type="pct"/>
            <w:tcBorders>
              <w:top w:val="nil"/>
              <w:left w:val="nil"/>
              <w:bottom w:val="nil"/>
              <w:right w:val="nil"/>
            </w:tcBorders>
            <w:shd w:val="clear" w:color="auto" w:fill="auto"/>
            <w:noWrap/>
            <w:vAlign w:val="center"/>
            <w:hideMark/>
          </w:tcPr>
          <w:p w14:paraId="35B4EB96"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78BEA56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44DBED9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44372BF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139DDE8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2A6F6F7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013CA1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23CFED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14:paraId="59087AA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nil"/>
              <w:right w:val="single" w:sz="4" w:space="0" w:color="auto"/>
            </w:tcBorders>
            <w:shd w:val="clear" w:color="auto" w:fill="auto"/>
            <w:noWrap/>
            <w:vAlign w:val="center"/>
            <w:hideMark/>
          </w:tcPr>
          <w:p w14:paraId="35574E7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716ACCC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93DDC8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54328B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C7D3132"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29D520A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7052B08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F4B5A0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8C890EE"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16CFFF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0DA5346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14:paraId="15D7FC5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14:paraId="19F8031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A9BB51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27F197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10173A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2FBDA934"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5</w:t>
            </w:r>
          </w:p>
        </w:tc>
      </w:tr>
      <w:tr w:rsidR="00F61988" w:rsidRPr="00F61988" w14:paraId="7A1A9897" w14:textId="77777777" w:rsidTr="00675FEE">
        <w:trPr>
          <w:trHeight w:val="304"/>
        </w:trPr>
        <w:tc>
          <w:tcPr>
            <w:tcW w:w="824" w:type="pct"/>
            <w:vMerge w:val="restart"/>
            <w:tcBorders>
              <w:top w:val="nil"/>
              <w:left w:val="single" w:sz="4" w:space="0" w:color="auto"/>
              <w:bottom w:val="nil"/>
              <w:right w:val="single" w:sz="4" w:space="0" w:color="auto"/>
            </w:tcBorders>
            <w:shd w:val="clear" w:color="auto" w:fill="auto"/>
            <w:vAlign w:val="center"/>
            <w:hideMark/>
          </w:tcPr>
          <w:p w14:paraId="16A7368A" w14:textId="77777777" w:rsidR="0065290D" w:rsidRPr="00F61988" w:rsidRDefault="0065290D">
            <w:pPr>
              <w:spacing w:after="0" w:line="240" w:lineRule="auto"/>
              <w:jc w:val="center"/>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Project Management</w:t>
            </w:r>
          </w:p>
        </w:tc>
        <w:tc>
          <w:tcPr>
            <w:tcW w:w="953" w:type="pct"/>
            <w:tcBorders>
              <w:top w:val="nil"/>
              <w:left w:val="nil"/>
              <w:bottom w:val="nil"/>
              <w:right w:val="single" w:sz="4" w:space="0" w:color="auto"/>
            </w:tcBorders>
            <w:shd w:val="clear" w:color="auto" w:fill="auto"/>
            <w:noWrap/>
            <w:vAlign w:val="center"/>
            <w:hideMark/>
          </w:tcPr>
          <w:p w14:paraId="27E3FD1A"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Agile Methodology Knowledge</w:t>
            </w:r>
          </w:p>
        </w:tc>
        <w:tc>
          <w:tcPr>
            <w:tcW w:w="193" w:type="pct"/>
            <w:tcBorders>
              <w:top w:val="nil"/>
              <w:left w:val="nil"/>
              <w:bottom w:val="nil"/>
              <w:right w:val="nil"/>
            </w:tcBorders>
            <w:shd w:val="clear" w:color="auto" w:fill="auto"/>
            <w:noWrap/>
            <w:vAlign w:val="center"/>
            <w:hideMark/>
          </w:tcPr>
          <w:p w14:paraId="707189AC"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4EBB8F0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000000" w:fill="FFEB84"/>
            <w:noWrap/>
            <w:vAlign w:val="center"/>
            <w:hideMark/>
          </w:tcPr>
          <w:p w14:paraId="0C6A9AE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6" w:type="pct"/>
            <w:tcBorders>
              <w:top w:val="nil"/>
              <w:left w:val="nil"/>
              <w:bottom w:val="nil"/>
              <w:right w:val="nil"/>
            </w:tcBorders>
            <w:shd w:val="clear" w:color="auto" w:fill="auto"/>
            <w:noWrap/>
            <w:vAlign w:val="center"/>
            <w:hideMark/>
          </w:tcPr>
          <w:p w14:paraId="70C5022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50EF9C0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1340C17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64B73D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07A79EA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447E323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3858BDF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3F7BCA9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B17453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16C62FD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4C25DFB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6404211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0D7605E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3CD88F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7F0C7D5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1D30637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6465B54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2CE97E0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495973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49D6A7F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4AF6952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0C504F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515D0F23"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15</w:t>
            </w:r>
          </w:p>
        </w:tc>
      </w:tr>
      <w:tr w:rsidR="00F61988" w:rsidRPr="00F61988" w14:paraId="58D0B086"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695CC1C1"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2681EE58"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Client Management</w:t>
            </w:r>
          </w:p>
        </w:tc>
        <w:tc>
          <w:tcPr>
            <w:tcW w:w="193" w:type="pct"/>
            <w:tcBorders>
              <w:top w:val="nil"/>
              <w:left w:val="nil"/>
              <w:bottom w:val="nil"/>
              <w:right w:val="nil"/>
            </w:tcBorders>
            <w:shd w:val="clear" w:color="auto" w:fill="auto"/>
            <w:noWrap/>
            <w:vAlign w:val="center"/>
            <w:hideMark/>
          </w:tcPr>
          <w:p w14:paraId="61A168A7"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000000" w:fill="FBAA77"/>
            <w:noWrap/>
            <w:vAlign w:val="center"/>
            <w:hideMark/>
          </w:tcPr>
          <w:p w14:paraId="0838C1D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6" w:type="pct"/>
            <w:tcBorders>
              <w:top w:val="nil"/>
              <w:left w:val="nil"/>
              <w:bottom w:val="nil"/>
              <w:right w:val="nil"/>
            </w:tcBorders>
            <w:shd w:val="clear" w:color="auto" w:fill="auto"/>
            <w:noWrap/>
            <w:vAlign w:val="center"/>
            <w:hideMark/>
          </w:tcPr>
          <w:p w14:paraId="0470E93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7AAEA3F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18D5FAAD"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63FE89B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6F5837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03C1A4E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36E10E7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72F5849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4FEC4AA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14:paraId="36F8D2B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14:paraId="02B7AAF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B26975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728843F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70A3378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0966B9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5AA848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14:paraId="59AC095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nil"/>
              <w:right w:val="single" w:sz="4" w:space="0" w:color="auto"/>
            </w:tcBorders>
            <w:shd w:val="clear" w:color="auto" w:fill="auto"/>
            <w:noWrap/>
            <w:vAlign w:val="center"/>
            <w:hideMark/>
          </w:tcPr>
          <w:p w14:paraId="37EFFD1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0CCD401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91F5E1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0369354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762DC2F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49DD70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464ED1BA"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14</w:t>
            </w:r>
          </w:p>
        </w:tc>
      </w:tr>
      <w:tr w:rsidR="00F61988" w:rsidRPr="00F61988" w14:paraId="40051989" w14:textId="77777777" w:rsidTr="00675FEE">
        <w:trPr>
          <w:trHeight w:val="304"/>
        </w:trPr>
        <w:tc>
          <w:tcPr>
            <w:tcW w:w="824" w:type="pct"/>
            <w:vMerge w:val="restart"/>
            <w:tcBorders>
              <w:top w:val="nil"/>
              <w:left w:val="single" w:sz="4" w:space="0" w:color="auto"/>
              <w:bottom w:val="nil"/>
              <w:right w:val="single" w:sz="4" w:space="0" w:color="auto"/>
            </w:tcBorders>
            <w:shd w:val="clear" w:color="auto" w:fill="auto"/>
            <w:vAlign w:val="center"/>
            <w:hideMark/>
          </w:tcPr>
          <w:p w14:paraId="5910EA5B" w14:textId="77777777" w:rsidR="0065290D" w:rsidRPr="00F61988" w:rsidRDefault="0065290D">
            <w:pPr>
              <w:spacing w:after="0" w:line="240" w:lineRule="auto"/>
              <w:jc w:val="center"/>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Project Management Tools</w:t>
            </w:r>
          </w:p>
        </w:tc>
        <w:tc>
          <w:tcPr>
            <w:tcW w:w="953" w:type="pct"/>
            <w:tcBorders>
              <w:top w:val="nil"/>
              <w:left w:val="nil"/>
              <w:bottom w:val="nil"/>
              <w:right w:val="single" w:sz="4" w:space="0" w:color="auto"/>
            </w:tcBorders>
            <w:shd w:val="clear" w:color="auto" w:fill="auto"/>
            <w:noWrap/>
            <w:vAlign w:val="center"/>
            <w:hideMark/>
          </w:tcPr>
          <w:p w14:paraId="78FB918D"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Github</w:t>
            </w:r>
          </w:p>
        </w:tc>
        <w:tc>
          <w:tcPr>
            <w:tcW w:w="193" w:type="pct"/>
            <w:tcBorders>
              <w:top w:val="nil"/>
              <w:left w:val="nil"/>
              <w:bottom w:val="nil"/>
              <w:right w:val="nil"/>
            </w:tcBorders>
            <w:shd w:val="clear" w:color="auto" w:fill="auto"/>
            <w:noWrap/>
            <w:vAlign w:val="center"/>
            <w:hideMark/>
          </w:tcPr>
          <w:p w14:paraId="660BCF06"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6E11FC4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4309487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562D576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247E7B9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2357DE5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CF8A56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9EF959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14:paraId="274BF02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nil"/>
              <w:right w:val="single" w:sz="4" w:space="0" w:color="auto"/>
            </w:tcBorders>
            <w:shd w:val="clear" w:color="auto" w:fill="auto"/>
            <w:noWrap/>
            <w:vAlign w:val="center"/>
            <w:hideMark/>
          </w:tcPr>
          <w:p w14:paraId="274981A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4A00C4C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A8AEF7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F10D5B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3E467A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0C699A7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4A58439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725C8B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F917AD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B22F8C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17ADCBB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016E2AB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A6A720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0A5101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14:paraId="37674BD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nil"/>
              <w:right w:val="nil"/>
            </w:tcBorders>
            <w:shd w:val="clear" w:color="auto" w:fill="auto"/>
            <w:noWrap/>
            <w:vAlign w:val="center"/>
            <w:hideMark/>
          </w:tcPr>
          <w:p w14:paraId="10D5A99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6FD7AC97"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8</w:t>
            </w:r>
          </w:p>
        </w:tc>
      </w:tr>
      <w:tr w:rsidR="00F61988" w:rsidRPr="00F61988" w14:paraId="5CD4BFB0"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1EB18034"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1A8FFFCB"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Teams</w:t>
            </w:r>
          </w:p>
        </w:tc>
        <w:tc>
          <w:tcPr>
            <w:tcW w:w="193" w:type="pct"/>
            <w:tcBorders>
              <w:top w:val="nil"/>
              <w:left w:val="nil"/>
              <w:bottom w:val="nil"/>
              <w:right w:val="nil"/>
            </w:tcBorders>
            <w:shd w:val="clear" w:color="auto" w:fill="auto"/>
            <w:noWrap/>
            <w:vAlign w:val="center"/>
            <w:hideMark/>
          </w:tcPr>
          <w:p w14:paraId="2154CB5E"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4D0A869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27DA974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07EAC77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54F2714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73EF825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668E2A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0CC1BC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152657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000000" w:fill="63BE7B"/>
            <w:noWrap/>
            <w:vAlign w:val="center"/>
            <w:hideMark/>
          </w:tcPr>
          <w:p w14:paraId="010BDE6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5</w:t>
            </w:r>
          </w:p>
        </w:tc>
        <w:tc>
          <w:tcPr>
            <w:tcW w:w="117" w:type="pct"/>
            <w:tcBorders>
              <w:top w:val="nil"/>
              <w:left w:val="nil"/>
              <w:bottom w:val="nil"/>
              <w:right w:val="nil"/>
            </w:tcBorders>
            <w:shd w:val="clear" w:color="auto" w:fill="auto"/>
            <w:noWrap/>
            <w:vAlign w:val="center"/>
            <w:hideMark/>
          </w:tcPr>
          <w:p w14:paraId="3F5FCA3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8DE888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C28D72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5D37FEF"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4DDFE2A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2106A04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6403A9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915329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D427C0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7A9C388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5632AC1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14:paraId="710044E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14:paraId="3260DA6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8A7F5D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E8F1112"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018EC2D3"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7</w:t>
            </w:r>
          </w:p>
        </w:tc>
      </w:tr>
      <w:tr w:rsidR="00F61988" w:rsidRPr="00F61988" w14:paraId="485FDA1E"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68CAB521"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43939166"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Trello</w:t>
            </w:r>
          </w:p>
        </w:tc>
        <w:tc>
          <w:tcPr>
            <w:tcW w:w="193" w:type="pct"/>
            <w:tcBorders>
              <w:top w:val="nil"/>
              <w:left w:val="nil"/>
              <w:bottom w:val="nil"/>
              <w:right w:val="nil"/>
            </w:tcBorders>
            <w:shd w:val="clear" w:color="auto" w:fill="auto"/>
            <w:noWrap/>
            <w:vAlign w:val="center"/>
            <w:hideMark/>
          </w:tcPr>
          <w:p w14:paraId="0F3DCACD"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5099DEA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39FFB81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2246E54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14D6F69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15BDD26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E3C5B1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C7FF76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443B13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000000" w:fill="63BE7B"/>
            <w:noWrap/>
            <w:vAlign w:val="center"/>
            <w:hideMark/>
          </w:tcPr>
          <w:p w14:paraId="23F17F2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5</w:t>
            </w:r>
          </w:p>
        </w:tc>
        <w:tc>
          <w:tcPr>
            <w:tcW w:w="117" w:type="pct"/>
            <w:tcBorders>
              <w:top w:val="nil"/>
              <w:left w:val="nil"/>
              <w:bottom w:val="nil"/>
              <w:right w:val="nil"/>
            </w:tcBorders>
            <w:shd w:val="clear" w:color="auto" w:fill="auto"/>
            <w:noWrap/>
            <w:vAlign w:val="center"/>
            <w:hideMark/>
          </w:tcPr>
          <w:p w14:paraId="02A84A5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0D38F4E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D17063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756A92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32A4937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6EBA029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10223D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A259F9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068050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0196892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0719922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B0910A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25D1A3C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7684491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BF46AEB"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7AB68D83"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8</w:t>
            </w:r>
          </w:p>
        </w:tc>
      </w:tr>
      <w:tr w:rsidR="00F61988" w:rsidRPr="00F61988" w14:paraId="0DF7A2C3" w14:textId="77777777" w:rsidTr="00675FEE">
        <w:trPr>
          <w:trHeight w:val="304"/>
        </w:trPr>
        <w:tc>
          <w:tcPr>
            <w:tcW w:w="824" w:type="pct"/>
            <w:tcBorders>
              <w:top w:val="nil"/>
              <w:left w:val="single" w:sz="4" w:space="0" w:color="auto"/>
              <w:bottom w:val="nil"/>
              <w:right w:val="single" w:sz="4" w:space="0" w:color="auto"/>
            </w:tcBorders>
            <w:shd w:val="clear" w:color="auto" w:fill="auto"/>
            <w:vAlign w:val="center"/>
            <w:hideMark/>
          </w:tcPr>
          <w:p w14:paraId="203F90BC" w14:textId="77777777" w:rsidR="0065290D" w:rsidRPr="00F61988" w:rsidRDefault="0065290D">
            <w:pPr>
              <w:spacing w:after="0" w:line="240" w:lineRule="auto"/>
              <w:jc w:val="center"/>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QA Expertise</w:t>
            </w:r>
          </w:p>
        </w:tc>
        <w:tc>
          <w:tcPr>
            <w:tcW w:w="953" w:type="pct"/>
            <w:tcBorders>
              <w:top w:val="nil"/>
              <w:left w:val="nil"/>
              <w:bottom w:val="nil"/>
              <w:right w:val="single" w:sz="4" w:space="0" w:color="auto"/>
            </w:tcBorders>
            <w:shd w:val="clear" w:color="auto" w:fill="auto"/>
            <w:noWrap/>
            <w:vAlign w:val="center"/>
            <w:hideMark/>
          </w:tcPr>
          <w:p w14:paraId="41A03BFC"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QA Tools</w:t>
            </w:r>
          </w:p>
        </w:tc>
        <w:tc>
          <w:tcPr>
            <w:tcW w:w="193" w:type="pct"/>
            <w:tcBorders>
              <w:top w:val="nil"/>
              <w:left w:val="nil"/>
              <w:bottom w:val="nil"/>
              <w:right w:val="nil"/>
            </w:tcBorders>
            <w:shd w:val="clear" w:color="auto" w:fill="auto"/>
            <w:noWrap/>
            <w:vAlign w:val="center"/>
            <w:hideMark/>
          </w:tcPr>
          <w:p w14:paraId="3B2A1B86"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596EA98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0569EB8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4B7D1A7E"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196E311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14:paraId="335CEBC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14:paraId="0ECD4D1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51430FE"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2A869D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31F1812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18F3738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EA4DAA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564871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C9E679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03F8486D"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66FF1EC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44D172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C7D2E7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96C977E"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05FCBE2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4C18926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14:paraId="65B61D6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14:paraId="16933FB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A00A2B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56EAEF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323A9F22"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3</w:t>
            </w:r>
          </w:p>
        </w:tc>
      </w:tr>
      <w:tr w:rsidR="00F61988" w:rsidRPr="00F61988" w14:paraId="173F2408" w14:textId="77777777" w:rsidTr="00675FEE">
        <w:trPr>
          <w:trHeight w:val="304"/>
        </w:trPr>
        <w:tc>
          <w:tcPr>
            <w:tcW w:w="824" w:type="pct"/>
            <w:vMerge w:val="restart"/>
            <w:tcBorders>
              <w:top w:val="nil"/>
              <w:left w:val="single" w:sz="4" w:space="0" w:color="auto"/>
              <w:bottom w:val="nil"/>
              <w:right w:val="single" w:sz="4" w:space="0" w:color="auto"/>
            </w:tcBorders>
            <w:shd w:val="clear" w:color="auto" w:fill="auto"/>
            <w:vAlign w:val="center"/>
            <w:hideMark/>
          </w:tcPr>
          <w:p w14:paraId="702BCA49" w14:textId="77777777" w:rsidR="0065290D" w:rsidRPr="00F61988" w:rsidRDefault="0065290D">
            <w:pPr>
              <w:spacing w:after="0" w:line="240" w:lineRule="auto"/>
              <w:jc w:val="center"/>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Web Technology</w:t>
            </w:r>
          </w:p>
        </w:tc>
        <w:tc>
          <w:tcPr>
            <w:tcW w:w="953" w:type="pct"/>
            <w:tcBorders>
              <w:top w:val="nil"/>
              <w:left w:val="nil"/>
              <w:bottom w:val="nil"/>
              <w:right w:val="single" w:sz="4" w:space="0" w:color="auto"/>
            </w:tcBorders>
            <w:shd w:val="clear" w:color="auto" w:fill="auto"/>
            <w:noWrap/>
            <w:vAlign w:val="center"/>
            <w:hideMark/>
          </w:tcPr>
          <w:p w14:paraId="5AFC3C3E"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JavaScript</w:t>
            </w:r>
          </w:p>
        </w:tc>
        <w:tc>
          <w:tcPr>
            <w:tcW w:w="193" w:type="pct"/>
            <w:tcBorders>
              <w:top w:val="nil"/>
              <w:left w:val="nil"/>
              <w:bottom w:val="nil"/>
              <w:right w:val="nil"/>
            </w:tcBorders>
            <w:shd w:val="clear" w:color="auto" w:fill="auto"/>
            <w:noWrap/>
            <w:vAlign w:val="center"/>
            <w:hideMark/>
          </w:tcPr>
          <w:p w14:paraId="199FFBC1"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2989DDC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000000" w:fill="FFEB84"/>
            <w:noWrap/>
            <w:vAlign w:val="center"/>
            <w:hideMark/>
          </w:tcPr>
          <w:p w14:paraId="290ECE4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6" w:type="pct"/>
            <w:tcBorders>
              <w:top w:val="nil"/>
              <w:left w:val="nil"/>
              <w:bottom w:val="nil"/>
              <w:right w:val="nil"/>
            </w:tcBorders>
            <w:shd w:val="clear" w:color="auto" w:fill="auto"/>
            <w:noWrap/>
            <w:vAlign w:val="center"/>
            <w:hideMark/>
          </w:tcPr>
          <w:p w14:paraId="380C343D"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473CD5B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03DF80E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06028CE"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40A445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14:paraId="48ECD82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nil"/>
              <w:right w:val="single" w:sz="4" w:space="0" w:color="auto"/>
            </w:tcBorders>
            <w:shd w:val="clear" w:color="auto" w:fill="auto"/>
            <w:noWrap/>
            <w:vAlign w:val="center"/>
            <w:hideMark/>
          </w:tcPr>
          <w:p w14:paraId="412E526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291CE0C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14:paraId="53E859E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14:paraId="13CDFFC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0DA881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3AA33ABD"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2311257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3D7715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5B24F7E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3446D06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1BB4D7F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03CD86C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EB76F2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5E30319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14:paraId="79EB429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nil"/>
              <w:right w:val="nil"/>
            </w:tcBorders>
            <w:shd w:val="clear" w:color="auto" w:fill="auto"/>
            <w:noWrap/>
            <w:vAlign w:val="center"/>
            <w:hideMark/>
          </w:tcPr>
          <w:p w14:paraId="5166D22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70982137"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16</w:t>
            </w:r>
          </w:p>
        </w:tc>
      </w:tr>
      <w:tr w:rsidR="00F61988" w:rsidRPr="00F61988" w14:paraId="099225BF"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6C5613DB"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3D44A74E"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Node.Js</w:t>
            </w:r>
          </w:p>
        </w:tc>
        <w:tc>
          <w:tcPr>
            <w:tcW w:w="193" w:type="pct"/>
            <w:tcBorders>
              <w:top w:val="nil"/>
              <w:left w:val="nil"/>
              <w:bottom w:val="nil"/>
              <w:right w:val="nil"/>
            </w:tcBorders>
            <w:shd w:val="clear" w:color="auto" w:fill="auto"/>
            <w:noWrap/>
            <w:vAlign w:val="center"/>
            <w:hideMark/>
          </w:tcPr>
          <w:p w14:paraId="0DD320CC"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nil"/>
              <w:right w:val="nil"/>
            </w:tcBorders>
            <w:shd w:val="clear" w:color="000000" w:fill="FBAA77"/>
            <w:noWrap/>
            <w:vAlign w:val="center"/>
            <w:hideMark/>
          </w:tcPr>
          <w:p w14:paraId="779DF43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6" w:type="pct"/>
            <w:tcBorders>
              <w:top w:val="nil"/>
              <w:left w:val="nil"/>
              <w:bottom w:val="nil"/>
              <w:right w:val="nil"/>
            </w:tcBorders>
            <w:shd w:val="clear" w:color="auto" w:fill="auto"/>
            <w:noWrap/>
            <w:vAlign w:val="center"/>
            <w:hideMark/>
          </w:tcPr>
          <w:p w14:paraId="01AE03F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0BDA366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4D65DEF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14:paraId="5826A5F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14:paraId="5DBB0C1D"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BCCA4A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4D4842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07DE0FD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6D12EF9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14:paraId="0A7D718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14:paraId="097A336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01194B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2D83C63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3358F91D"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14:paraId="77599709"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14:paraId="43043BBD"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1474AB16"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5AD4344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19E62DA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E716F4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14:paraId="50C6BEF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14:paraId="7398470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3EA57E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4039EEFD"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10</w:t>
            </w:r>
          </w:p>
        </w:tc>
      </w:tr>
      <w:tr w:rsidR="00F61988" w:rsidRPr="00F61988" w14:paraId="0822BFB6"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46BECEF4"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nil"/>
              <w:right w:val="single" w:sz="4" w:space="0" w:color="auto"/>
            </w:tcBorders>
            <w:shd w:val="clear" w:color="auto" w:fill="auto"/>
            <w:noWrap/>
            <w:vAlign w:val="center"/>
            <w:hideMark/>
          </w:tcPr>
          <w:p w14:paraId="211633D2"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PHP</w:t>
            </w:r>
          </w:p>
        </w:tc>
        <w:tc>
          <w:tcPr>
            <w:tcW w:w="193" w:type="pct"/>
            <w:tcBorders>
              <w:top w:val="nil"/>
              <w:left w:val="nil"/>
              <w:bottom w:val="nil"/>
              <w:right w:val="nil"/>
            </w:tcBorders>
            <w:shd w:val="clear" w:color="000000" w:fill="F8696B"/>
            <w:noWrap/>
            <w:vAlign w:val="center"/>
            <w:hideMark/>
          </w:tcPr>
          <w:p w14:paraId="6BCEB63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6" w:type="pct"/>
            <w:tcBorders>
              <w:top w:val="nil"/>
              <w:left w:val="nil"/>
              <w:bottom w:val="nil"/>
              <w:right w:val="nil"/>
            </w:tcBorders>
            <w:shd w:val="clear" w:color="auto" w:fill="auto"/>
            <w:noWrap/>
            <w:vAlign w:val="center"/>
            <w:hideMark/>
          </w:tcPr>
          <w:p w14:paraId="743114E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19FCA3BD"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14:paraId="0C2242D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196AAF9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2CDDD40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14:paraId="551C94B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14:paraId="44813D5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2D1A1F4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5E2F7C6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5EC4546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14:paraId="2CE7F81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14:paraId="5A24AAE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BBD03A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2D42368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14:paraId="60327B22"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14:paraId="0BAAB9F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14:paraId="2FAE1BA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4568332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single" w:sz="4" w:space="0" w:color="auto"/>
            </w:tcBorders>
            <w:shd w:val="clear" w:color="auto" w:fill="auto"/>
            <w:noWrap/>
            <w:vAlign w:val="center"/>
            <w:hideMark/>
          </w:tcPr>
          <w:p w14:paraId="497F5CA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14:paraId="361315D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14:paraId="1539AD6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60BE092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75721AF8"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14:paraId="35819B5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bottom w:val="nil"/>
              <w:right w:val="single" w:sz="4" w:space="0" w:color="auto"/>
            </w:tcBorders>
            <w:shd w:val="clear" w:color="auto" w:fill="auto"/>
            <w:noWrap/>
            <w:vAlign w:val="bottom"/>
            <w:hideMark/>
          </w:tcPr>
          <w:p w14:paraId="4830831D"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8</w:t>
            </w:r>
          </w:p>
        </w:tc>
      </w:tr>
      <w:tr w:rsidR="00F61988" w:rsidRPr="00F61988" w14:paraId="13BF4752" w14:textId="77777777" w:rsidTr="00675FEE">
        <w:trPr>
          <w:trHeight w:val="304"/>
        </w:trPr>
        <w:tc>
          <w:tcPr>
            <w:tcW w:w="824" w:type="pct"/>
            <w:vMerge/>
            <w:tcBorders>
              <w:top w:val="nil"/>
              <w:left w:val="single" w:sz="4" w:space="0" w:color="auto"/>
              <w:bottom w:val="nil"/>
              <w:right w:val="single" w:sz="4" w:space="0" w:color="auto"/>
            </w:tcBorders>
            <w:vAlign w:val="center"/>
            <w:hideMark/>
          </w:tcPr>
          <w:p w14:paraId="38216A3B"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right w:val="single" w:sz="4" w:space="0" w:color="auto"/>
            </w:tcBorders>
            <w:shd w:val="clear" w:color="auto" w:fill="auto"/>
            <w:noWrap/>
            <w:vAlign w:val="center"/>
            <w:hideMark/>
          </w:tcPr>
          <w:p w14:paraId="74F52D5A"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React</w:t>
            </w:r>
          </w:p>
        </w:tc>
        <w:tc>
          <w:tcPr>
            <w:tcW w:w="193" w:type="pct"/>
            <w:tcBorders>
              <w:top w:val="nil"/>
              <w:left w:val="nil"/>
              <w:right w:val="nil"/>
            </w:tcBorders>
            <w:shd w:val="clear" w:color="000000" w:fill="F8696B"/>
            <w:noWrap/>
            <w:vAlign w:val="center"/>
            <w:hideMark/>
          </w:tcPr>
          <w:p w14:paraId="7CD9C05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6" w:type="pct"/>
            <w:tcBorders>
              <w:top w:val="nil"/>
              <w:left w:val="nil"/>
              <w:right w:val="nil"/>
            </w:tcBorders>
            <w:shd w:val="clear" w:color="auto" w:fill="auto"/>
            <w:noWrap/>
            <w:vAlign w:val="center"/>
            <w:hideMark/>
          </w:tcPr>
          <w:p w14:paraId="48B3CF8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6" w:type="pct"/>
            <w:tcBorders>
              <w:top w:val="nil"/>
              <w:left w:val="nil"/>
              <w:right w:val="nil"/>
            </w:tcBorders>
            <w:shd w:val="clear" w:color="auto" w:fill="auto"/>
            <w:noWrap/>
            <w:vAlign w:val="center"/>
            <w:hideMark/>
          </w:tcPr>
          <w:p w14:paraId="352E0BE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right w:val="nil"/>
            </w:tcBorders>
            <w:shd w:val="clear" w:color="auto" w:fill="auto"/>
            <w:noWrap/>
            <w:vAlign w:val="center"/>
            <w:hideMark/>
          </w:tcPr>
          <w:p w14:paraId="428B2875"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right w:val="single" w:sz="4" w:space="0" w:color="auto"/>
            </w:tcBorders>
            <w:shd w:val="clear" w:color="auto" w:fill="auto"/>
            <w:noWrap/>
            <w:vAlign w:val="center"/>
            <w:hideMark/>
          </w:tcPr>
          <w:p w14:paraId="6F9BE94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right w:val="nil"/>
            </w:tcBorders>
            <w:shd w:val="clear" w:color="auto" w:fill="auto"/>
            <w:noWrap/>
            <w:vAlign w:val="center"/>
            <w:hideMark/>
          </w:tcPr>
          <w:p w14:paraId="4B51C57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right w:val="nil"/>
            </w:tcBorders>
            <w:shd w:val="clear" w:color="000000" w:fill="FBAA77"/>
            <w:noWrap/>
            <w:vAlign w:val="center"/>
            <w:hideMark/>
          </w:tcPr>
          <w:p w14:paraId="1B10B98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right w:val="nil"/>
            </w:tcBorders>
            <w:shd w:val="clear" w:color="auto" w:fill="auto"/>
            <w:noWrap/>
            <w:vAlign w:val="center"/>
            <w:hideMark/>
          </w:tcPr>
          <w:p w14:paraId="6BA92C7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right w:val="nil"/>
            </w:tcBorders>
            <w:shd w:val="clear" w:color="auto" w:fill="auto"/>
            <w:noWrap/>
            <w:vAlign w:val="center"/>
            <w:hideMark/>
          </w:tcPr>
          <w:p w14:paraId="541C416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right w:val="single" w:sz="4" w:space="0" w:color="auto"/>
            </w:tcBorders>
            <w:shd w:val="clear" w:color="auto" w:fill="auto"/>
            <w:noWrap/>
            <w:vAlign w:val="center"/>
            <w:hideMark/>
          </w:tcPr>
          <w:p w14:paraId="5B04DFD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right w:val="nil"/>
            </w:tcBorders>
            <w:shd w:val="clear" w:color="000000" w:fill="F8696B"/>
            <w:noWrap/>
            <w:vAlign w:val="center"/>
            <w:hideMark/>
          </w:tcPr>
          <w:p w14:paraId="650CC88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1</w:t>
            </w:r>
          </w:p>
        </w:tc>
        <w:tc>
          <w:tcPr>
            <w:tcW w:w="117" w:type="pct"/>
            <w:tcBorders>
              <w:top w:val="nil"/>
              <w:left w:val="nil"/>
              <w:right w:val="nil"/>
            </w:tcBorders>
            <w:shd w:val="clear" w:color="auto" w:fill="auto"/>
            <w:noWrap/>
            <w:vAlign w:val="center"/>
            <w:hideMark/>
          </w:tcPr>
          <w:p w14:paraId="3676839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right w:val="nil"/>
            </w:tcBorders>
            <w:shd w:val="clear" w:color="auto" w:fill="auto"/>
            <w:noWrap/>
            <w:vAlign w:val="center"/>
            <w:hideMark/>
          </w:tcPr>
          <w:p w14:paraId="7BA324C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right w:val="nil"/>
            </w:tcBorders>
            <w:shd w:val="clear" w:color="auto" w:fill="auto"/>
            <w:noWrap/>
            <w:vAlign w:val="center"/>
            <w:hideMark/>
          </w:tcPr>
          <w:p w14:paraId="3CC7AA5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right w:val="single" w:sz="4" w:space="0" w:color="auto"/>
            </w:tcBorders>
            <w:shd w:val="clear" w:color="auto" w:fill="auto"/>
            <w:noWrap/>
            <w:vAlign w:val="center"/>
            <w:hideMark/>
          </w:tcPr>
          <w:p w14:paraId="52DF55D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right w:val="nil"/>
            </w:tcBorders>
            <w:shd w:val="clear" w:color="auto" w:fill="auto"/>
            <w:noWrap/>
            <w:vAlign w:val="center"/>
            <w:hideMark/>
          </w:tcPr>
          <w:p w14:paraId="5CEC67A7"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right w:val="nil"/>
            </w:tcBorders>
            <w:shd w:val="clear" w:color="auto" w:fill="auto"/>
            <w:noWrap/>
            <w:vAlign w:val="center"/>
            <w:hideMark/>
          </w:tcPr>
          <w:p w14:paraId="74515000"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right w:val="nil"/>
            </w:tcBorders>
            <w:shd w:val="clear" w:color="000000" w:fill="FFEB84"/>
            <w:noWrap/>
            <w:vAlign w:val="center"/>
            <w:hideMark/>
          </w:tcPr>
          <w:p w14:paraId="6E77042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right w:val="nil"/>
            </w:tcBorders>
            <w:shd w:val="clear" w:color="auto" w:fill="auto"/>
            <w:noWrap/>
            <w:vAlign w:val="center"/>
            <w:hideMark/>
          </w:tcPr>
          <w:p w14:paraId="66E6A188"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right w:val="single" w:sz="4" w:space="0" w:color="auto"/>
            </w:tcBorders>
            <w:shd w:val="clear" w:color="auto" w:fill="auto"/>
            <w:noWrap/>
            <w:vAlign w:val="center"/>
            <w:hideMark/>
          </w:tcPr>
          <w:p w14:paraId="38CFD11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right w:val="nil"/>
            </w:tcBorders>
            <w:shd w:val="clear" w:color="auto" w:fill="auto"/>
            <w:noWrap/>
            <w:vAlign w:val="center"/>
            <w:hideMark/>
          </w:tcPr>
          <w:p w14:paraId="17966FA0"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right w:val="nil"/>
            </w:tcBorders>
            <w:shd w:val="clear" w:color="000000" w:fill="FBAA77"/>
            <w:noWrap/>
            <w:vAlign w:val="center"/>
            <w:hideMark/>
          </w:tcPr>
          <w:p w14:paraId="01450D0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2</w:t>
            </w:r>
          </w:p>
        </w:tc>
        <w:tc>
          <w:tcPr>
            <w:tcW w:w="117" w:type="pct"/>
            <w:tcBorders>
              <w:top w:val="nil"/>
              <w:left w:val="nil"/>
              <w:right w:val="nil"/>
            </w:tcBorders>
            <w:shd w:val="clear" w:color="auto" w:fill="auto"/>
            <w:noWrap/>
            <w:vAlign w:val="center"/>
            <w:hideMark/>
          </w:tcPr>
          <w:p w14:paraId="51121026"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right w:val="nil"/>
            </w:tcBorders>
            <w:shd w:val="clear" w:color="auto" w:fill="auto"/>
            <w:noWrap/>
            <w:vAlign w:val="center"/>
            <w:hideMark/>
          </w:tcPr>
          <w:p w14:paraId="3D0261A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right w:val="nil"/>
            </w:tcBorders>
            <w:shd w:val="clear" w:color="auto" w:fill="auto"/>
            <w:noWrap/>
            <w:vAlign w:val="center"/>
            <w:hideMark/>
          </w:tcPr>
          <w:p w14:paraId="1F689BB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235" w:type="pct"/>
            <w:tcBorders>
              <w:top w:val="nil"/>
              <w:left w:val="single" w:sz="4" w:space="0" w:color="000000"/>
              <w:right w:val="single" w:sz="4" w:space="0" w:color="auto"/>
            </w:tcBorders>
            <w:shd w:val="clear" w:color="auto" w:fill="auto"/>
            <w:noWrap/>
            <w:vAlign w:val="bottom"/>
            <w:hideMark/>
          </w:tcPr>
          <w:p w14:paraId="0B2B35E5"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9</w:t>
            </w:r>
          </w:p>
        </w:tc>
      </w:tr>
      <w:tr w:rsidR="00F61988" w:rsidRPr="00F61988" w14:paraId="73A9DED5" w14:textId="77777777" w:rsidTr="00675FEE">
        <w:trPr>
          <w:trHeight w:val="304"/>
        </w:trPr>
        <w:tc>
          <w:tcPr>
            <w:tcW w:w="824" w:type="pct"/>
            <w:vMerge/>
            <w:tcBorders>
              <w:top w:val="nil"/>
              <w:left w:val="single" w:sz="4" w:space="0" w:color="auto"/>
              <w:bottom w:val="single" w:sz="4" w:space="0" w:color="auto"/>
              <w:right w:val="single" w:sz="4" w:space="0" w:color="auto"/>
            </w:tcBorders>
            <w:vAlign w:val="center"/>
            <w:hideMark/>
          </w:tcPr>
          <w:p w14:paraId="2C1FBFF3"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953" w:type="pct"/>
            <w:tcBorders>
              <w:top w:val="nil"/>
              <w:left w:val="nil"/>
              <w:bottom w:val="single" w:sz="4" w:space="0" w:color="auto"/>
              <w:right w:val="single" w:sz="4" w:space="0" w:color="auto"/>
            </w:tcBorders>
            <w:shd w:val="clear" w:color="auto" w:fill="auto"/>
            <w:noWrap/>
            <w:vAlign w:val="center"/>
            <w:hideMark/>
          </w:tcPr>
          <w:p w14:paraId="591398BB"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Web APIs</w:t>
            </w:r>
          </w:p>
        </w:tc>
        <w:tc>
          <w:tcPr>
            <w:tcW w:w="193" w:type="pct"/>
            <w:tcBorders>
              <w:top w:val="nil"/>
              <w:left w:val="nil"/>
              <w:bottom w:val="single" w:sz="4" w:space="0" w:color="auto"/>
              <w:right w:val="nil"/>
            </w:tcBorders>
            <w:shd w:val="clear" w:color="auto" w:fill="auto"/>
            <w:noWrap/>
            <w:vAlign w:val="center"/>
            <w:hideMark/>
          </w:tcPr>
          <w:p w14:paraId="5FD71466" w14:textId="77777777" w:rsidR="0065290D" w:rsidRPr="00F61988" w:rsidRDefault="0065290D">
            <w:pPr>
              <w:spacing w:after="0" w:line="240" w:lineRule="auto"/>
              <w:rPr>
                <w:rFonts w:ascii="Calibri" w:eastAsia="Times New Roman" w:hAnsi="Calibri" w:cs="Calibri"/>
                <w:color w:val="000000"/>
                <w:kern w:val="0"/>
                <w:lang w:val="en-US" w:eastAsia="ko-KR"/>
                <w14:ligatures w14:val="none"/>
              </w:rPr>
            </w:pPr>
          </w:p>
        </w:tc>
        <w:tc>
          <w:tcPr>
            <w:tcW w:w="116" w:type="pct"/>
            <w:tcBorders>
              <w:top w:val="nil"/>
              <w:left w:val="nil"/>
              <w:bottom w:val="single" w:sz="4" w:space="0" w:color="auto"/>
              <w:right w:val="nil"/>
            </w:tcBorders>
            <w:shd w:val="clear" w:color="auto" w:fill="auto"/>
            <w:noWrap/>
            <w:vAlign w:val="center"/>
            <w:hideMark/>
          </w:tcPr>
          <w:p w14:paraId="59367E6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single" w:sz="4" w:space="0" w:color="auto"/>
              <w:right w:val="nil"/>
            </w:tcBorders>
            <w:shd w:val="clear" w:color="auto" w:fill="auto"/>
            <w:noWrap/>
            <w:vAlign w:val="center"/>
            <w:hideMark/>
          </w:tcPr>
          <w:p w14:paraId="1A9CC842"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6" w:type="pct"/>
            <w:tcBorders>
              <w:top w:val="nil"/>
              <w:left w:val="nil"/>
              <w:bottom w:val="single" w:sz="4" w:space="0" w:color="auto"/>
              <w:right w:val="nil"/>
            </w:tcBorders>
            <w:shd w:val="clear" w:color="auto" w:fill="auto"/>
            <w:noWrap/>
            <w:vAlign w:val="center"/>
            <w:hideMark/>
          </w:tcPr>
          <w:p w14:paraId="0BBB495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single" w:sz="4" w:space="0" w:color="auto"/>
              <w:right w:val="single" w:sz="4" w:space="0" w:color="auto"/>
            </w:tcBorders>
            <w:shd w:val="clear" w:color="auto" w:fill="auto"/>
            <w:noWrap/>
            <w:vAlign w:val="center"/>
            <w:hideMark/>
          </w:tcPr>
          <w:p w14:paraId="2AF985BE"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single" w:sz="4" w:space="0" w:color="auto"/>
              <w:right w:val="nil"/>
            </w:tcBorders>
            <w:shd w:val="clear" w:color="auto" w:fill="auto"/>
            <w:noWrap/>
            <w:vAlign w:val="center"/>
            <w:hideMark/>
          </w:tcPr>
          <w:p w14:paraId="418C9C8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single" w:sz="4" w:space="0" w:color="auto"/>
              <w:right w:val="nil"/>
            </w:tcBorders>
            <w:shd w:val="clear" w:color="auto" w:fill="auto"/>
            <w:noWrap/>
            <w:vAlign w:val="center"/>
            <w:hideMark/>
          </w:tcPr>
          <w:p w14:paraId="4A5D73A1"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single" w:sz="4" w:space="0" w:color="auto"/>
              <w:right w:val="nil"/>
            </w:tcBorders>
            <w:shd w:val="clear" w:color="000000" w:fill="FFEB84"/>
            <w:noWrap/>
            <w:vAlign w:val="center"/>
            <w:hideMark/>
          </w:tcPr>
          <w:p w14:paraId="7E29D51B"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3</w:t>
            </w:r>
          </w:p>
        </w:tc>
        <w:tc>
          <w:tcPr>
            <w:tcW w:w="117" w:type="pct"/>
            <w:tcBorders>
              <w:top w:val="nil"/>
              <w:left w:val="nil"/>
              <w:bottom w:val="single" w:sz="4" w:space="0" w:color="auto"/>
              <w:right w:val="nil"/>
            </w:tcBorders>
            <w:shd w:val="clear" w:color="auto" w:fill="auto"/>
            <w:noWrap/>
            <w:vAlign w:val="center"/>
            <w:hideMark/>
          </w:tcPr>
          <w:p w14:paraId="25E1630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single" w:sz="4" w:space="0" w:color="auto"/>
              <w:right w:val="single" w:sz="4" w:space="0" w:color="auto"/>
            </w:tcBorders>
            <w:shd w:val="clear" w:color="auto" w:fill="auto"/>
            <w:noWrap/>
            <w:vAlign w:val="center"/>
            <w:hideMark/>
          </w:tcPr>
          <w:p w14:paraId="52A18F1C"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single" w:sz="4" w:space="0" w:color="auto"/>
              <w:right w:val="nil"/>
            </w:tcBorders>
            <w:shd w:val="clear" w:color="auto" w:fill="auto"/>
            <w:noWrap/>
            <w:vAlign w:val="center"/>
            <w:hideMark/>
          </w:tcPr>
          <w:p w14:paraId="1AFC1784"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single" w:sz="4" w:space="0" w:color="auto"/>
              <w:right w:val="nil"/>
            </w:tcBorders>
            <w:shd w:val="clear" w:color="auto" w:fill="auto"/>
            <w:noWrap/>
            <w:vAlign w:val="center"/>
            <w:hideMark/>
          </w:tcPr>
          <w:p w14:paraId="541EDD79"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single" w:sz="4" w:space="0" w:color="auto"/>
              <w:right w:val="nil"/>
            </w:tcBorders>
            <w:shd w:val="clear" w:color="auto" w:fill="auto"/>
            <w:noWrap/>
            <w:vAlign w:val="center"/>
            <w:hideMark/>
          </w:tcPr>
          <w:p w14:paraId="3F233F7A"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single" w:sz="4" w:space="0" w:color="auto"/>
              <w:right w:val="nil"/>
            </w:tcBorders>
            <w:shd w:val="clear" w:color="auto" w:fill="auto"/>
            <w:noWrap/>
            <w:vAlign w:val="center"/>
            <w:hideMark/>
          </w:tcPr>
          <w:p w14:paraId="464700F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single" w:sz="4" w:space="0" w:color="auto"/>
              <w:right w:val="single" w:sz="4" w:space="0" w:color="auto"/>
            </w:tcBorders>
            <w:shd w:val="clear" w:color="auto" w:fill="auto"/>
            <w:noWrap/>
            <w:vAlign w:val="center"/>
            <w:hideMark/>
          </w:tcPr>
          <w:p w14:paraId="2CFCCEC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single" w:sz="4" w:space="0" w:color="auto"/>
              <w:right w:val="nil"/>
            </w:tcBorders>
            <w:shd w:val="clear" w:color="auto" w:fill="auto"/>
            <w:noWrap/>
            <w:vAlign w:val="center"/>
            <w:hideMark/>
          </w:tcPr>
          <w:p w14:paraId="7996B52F"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single" w:sz="4" w:space="0" w:color="auto"/>
              <w:right w:val="nil"/>
            </w:tcBorders>
            <w:shd w:val="clear" w:color="auto" w:fill="auto"/>
            <w:noWrap/>
            <w:vAlign w:val="center"/>
            <w:hideMark/>
          </w:tcPr>
          <w:p w14:paraId="25B1D20C"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single" w:sz="4" w:space="0" w:color="auto"/>
              <w:right w:val="nil"/>
            </w:tcBorders>
            <w:shd w:val="clear" w:color="auto" w:fill="auto"/>
            <w:noWrap/>
            <w:vAlign w:val="center"/>
            <w:hideMark/>
          </w:tcPr>
          <w:p w14:paraId="31D3E782"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single" w:sz="4" w:space="0" w:color="auto"/>
              <w:right w:val="nil"/>
            </w:tcBorders>
            <w:shd w:val="clear" w:color="auto" w:fill="auto"/>
            <w:noWrap/>
            <w:vAlign w:val="center"/>
            <w:hideMark/>
          </w:tcPr>
          <w:p w14:paraId="29653534"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single" w:sz="4" w:space="0" w:color="auto"/>
              <w:right w:val="single" w:sz="4" w:space="0" w:color="auto"/>
            </w:tcBorders>
            <w:shd w:val="clear" w:color="auto" w:fill="auto"/>
            <w:noWrap/>
            <w:vAlign w:val="center"/>
            <w:hideMark/>
          </w:tcPr>
          <w:p w14:paraId="2AB6D09A"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 </w:t>
            </w:r>
          </w:p>
        </w:tc>
        <w:tc>
          <w:tcPr>
            <w:tcW w:w="117" w:type="pct"/>
            <w:tcBorders>
              <w:top w:val="nil"/>
              <w:left w:val="nil"/>
              <w:bottom w:val="single" w:sz="4" w:space="0" w:color="auto"/>
              <w:right w:val="nil"/>
            </w:tcBorders>
            <w:shd w:val="clear" w:color="auto" w:fill="auto"/>
            <w:noWrap/>
            <w:vAlign w:val="center"/>
            <w:hideMark/>
          </w:tcPr>
          <w:p w14:paraId="426D6D13"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117" w:type="pct"/>
            <w:tcBorders>
              <w:top w:val="nil"/>
              <w:left w:val="nil"/>
              <w:bottom w:val="single" w:sz="4" w:space="0" w:color="auto"/>
              <w:right w:val="nil"/>
            </w:tcBorders>
            <w:shd w:val="clear" w:color="auto" w:fill="auto"/>
            <w:noWrap/>
            <w:vAlign w:val="center"/>
            <w:hideMark/>
          </w:tcPr>
          <w:p w14:paraId="7AFE5687"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single" w:sz="4" w:space="0" w:color="auto"/>
              <w:right w:val="nil"/>
            </w:tcBorders>
            <w:shd w:val="clear" w:color="auto" w:fill="auto"/>
            <w:noWrap/>
            <w:vAlign w:val="center"/>
            <w:hideMark/>
          </w:tcPr>
          <w:p w14:paraId="0A4A7713" w14:textId="77777777" w:rsidR="0065290D" w:rsidRPr="00F61988" w:rsidRDefault="0065290D">
            <w:pPr>
              <w:spacing w:after="0" w:line="240" w:lineRule="auto"/>
              <w:jc w:val="center"/>
              <w:rPr>
                <w:rFonts w:ascii="Times New Roman" w:eastAsia="Times New Roman" w:hAnsi="Times New Roman" w:cs="Times New Roman"/>
                <w:kern w:val="0"/>
                <w:lang w:val="en-US" w:eastAsia="ko-KR"/>
                <w14:ligatures w14:val="none"/>
              </w:rPr>
            </w:pPr>
          </w:p>
        </w:tc>
        <w:tc>
          <w:tcPr>
            <w:tcW w:w="117" w:type="pct"/>
            <w:tcBorders>
              <w:top w:val="nil"/>
              <w:left w:val="nil"/>
              <w:bottom w:val="single" w:sz="4" w:space="0" w:color="auto"/>
              <w:right w:val="nil"/>
            </w:tcBorders>
            <w:shd w:val="clear" w:color="000000" w:fill="B1D580"/>
            <w:noWrap/>
            <w:vAlign w:val="center"/>
            <w:hideMark/>
          </w:tcPr>
          <w:p w14:paraId="65C6DB75"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r w:rsidRPr="00F61988">
              <w:rPr>
                <w:rFonts w:ascii="Calibri" w:eastAsia="Times New Roman" w:hAnsi="Calibri" w:cs="Calibri"/>
                <w:kern w:val="0"/>
                <w:lang w:val="en-US" w:eastAsia="ko-KR"/>
                <w14:ligatures w14:val="none"/>
              </w:rPr>
              <w:t>4</w:t>
            </w:r>
          </w:p>
        </w:tc>
        <w:tc>
          <w:tcPr>
            <w:tcW w:w="117" w:type="pct"/>
            <w:tcBorders>
              <w:top w:val="nil"/>
              <w:left w:val="nil"/>
              <w:bottom w:val="single" w:sz="4" w:space="0" w:color="auto"/>
              <w:right w:val="nil"/>
            </w:tcBorders>
            <w:shd w:val="clear" w:color="auto" w:fill="auto"/>
            <w:noWrap/>
            <w:vAlign w:val="center"/>
            <w:hideMark/>
          </w:tcPr>
          <w:p w14:paraId="18DE0341" w14:textId="77777777" w:rsidR="0065290D" w:rsidRPr="00F61988" w:rsidRDefault="0065290D">
            <w:pPr>
              <w:spacing w:after="0" w:line="240" w:lineRule="auto"/>
              <w:jc w:val="center"/>
              <w:rPr>
                <w:rFonts w:ascii="Calibri" w:eastAsia="Times New Roman" w:hAnsi="Calibri" w:cs="Calibri"/>
                <w:kern w:val="0"/>
                <w:lang w:val="en-US" w:eastAsia="ko-KR"/>
                <w14:ligatures w14:val="none"/>
              </w:rPr>
            </w:pPr>
          </w:p>
        </w:tc>
        <w:tc>
          <w:tcPr>
            <w:tcW w:w="235" w:type="pct"/>
            <w:tcBorders>
              <w:top w:val="nil"/>
              <w:left w:val="single" w:sz="4" w:space="0" w:color="000000"/>
              <w:bottom w:val="single" w:sz="4" w:space="0" w:color="auto"/>
              <w:right w:val="single" w:sz="4" w:space="0" w:color="auto"/>
            </w:tcBorders>
            <w:shd w:val="clear" w:color="auto" w:fill="auto"/>
            <w:noWrap/>
            <w:vAlign w:val="bottom"/>
            <w:hideMark/>
          </w:tcPr>
          <w:p w14:paraId="182F8FBC" w14:textId="77777777" w:rsidR="0065290D" w:rsidRPr="00F61988" w:rsidRDefault="0065290D">
            <w:pPr>
              <w:spacing w:after="0" w:line="240" w:lineRule="auto"/>
              <w:jc w:val="right"/>
              <w:rPr>
                <w:rFonts w:ascii="Calibri" w:eastAsia="Times New Roman" w:hAnsi="Calibri" w:cs="Calibri"/>
                <w:color w:val="000000"/>
                <w:kern w:val="0"/>
                <w:lang w:val="en-US" w:eastAsia="ko-KR"/>
                <w14:ligatures w14:val="none"/>
              </w:rPr>
            </w:pPr>
            <w:r w:rsidRPr="00F61988">
              <w:rPr>
                <w:rFonts w:ascii="Calibri" w:eastAsia="Times New Roman" w:hAnsi="Calibri" w:cs="Calibri"/>
                <w:color w:val="000000"/>
                <w:kern w:val="0"/>
                <w:lang w:val="en-US" w:eastAsia="ko-KR"/>
                <w14:ligatures w14:val="none"/>
              </w:rPr>
              <w:t>7</w:t>
            </w:r>
          </w:p>
        </w:tc>
      </w:tr>
    </w:tbl>
    <w:p w14:paraId="56D692C7" w14:textId="77777777" w:rsidR="0065290D" w:rsidRPr="006A4D35" w:rsidRDefault="0065290D" w:rsidP="0065290D"/>
    <w:p w14:paraId="00C9D0D0" w14:textId="77777777" w:rsidR="00F61988" w:rsidRDefault="00F61988" w:rsidP="0065290D">
      <w:pPr>
        <w:pStyle w:val="Heading2"/>
        <w:sectPr w:rsidR="00F61988" w:rsidSect="00F61988">
          <w:pgSz w:w="16838" w:h="11906" w:orient="landscape"/>
          <w:pgMar w:top="1440" w:right="1440" w:bottom="1440" w:left="1440" w:header="720" w:footer="720" w:gutter="0"/>
          <w:cols w:space="720"/>
          <w:docGrid w:linePitch="360"/>
        </w:sectPr>
      </w:pPr>
    </w:p>
    <w:p w14:paraId="2AD4ADBD" w14:textId="003AD8F6" w:rsidR="00760085" w:rsidRDefault="00760085" w:rsidP="00760085">
      <w:pPr>
        <w:pStyle w:val="Heading2"/>
      </w:pPr>
      <w:r>
        <w:lastRenderedPageBreak/>
        <w:t>4.</w:t>
      </w:r>
      <w:r w:rsidR="00E66DAD">
        <w:t>2</w:t>
      </w:r>
      <w:r>
        <w:t xml:space="preserve"> Upskilling Schedule</w:t>
      </w:r>
    </w:p>
    <w:p w14:paraId="447652C6" w14:textId="31661523" w:rsidR="00555BB1" w:rsidRDefault="00574CB6" w:rsidP="00760085">
      <w:r w:rsidRPr="00574CB6">
        <w:rPr>
          <w:b/>
          <w:bCs/>
        </w:rPr>
        <w:t>Prepared by:</w:t>
      </w:r>
      <w:r>
        <w:t xml:space="preserve"> Jane Jung</w:t>
      </w:r>
    </w:p>
    <w:p w14:paraId="3C0AC681" w14:textId="77777777" w:rsidR="00117643" w:rsidRDefault="00117643" w:rsidP="00406D0D">
      <w:pPr>
        <w:rPr>
          <w:noProof/>
        </w:rPr>
      </w:pPr>
      <w:r>
        <w:rPr>
          <w:noProof/>
        </w:rPr>
        <w:drawing>
          <wp:inline distT="0" distB="0" distL="0" distR="0" wp14:anchorId="23C5266F" wp14:editId="399C88A1">
            <wp:extent cx="5698524" cy="38862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6"/>
                    <a:srcRect l="3595" t="5243" r="3595" b="5243"/>
                    <a:stretch/>
                  </pic:blipFill>
                  <pic:spPr bwMode="auto">
                    <a:xfrm>
                      <a:off x="0" y="0"/>
                      <a:ext cx="5726597" cy="3905345"/>
                    </a:xfrm>
                    <a:prstGeom prst="rect">
                      <a:avLst/>
                    </a:prstGeom>
                    <a:ln>
                      <a:noFill/>
                    </a:ln>
                    <a:extLst>
                      <a:ext uri="{53640926-AAD7-44D8-BBD7-CCE9431645EC}">
                        <a14:shadowObscured xmlns:a14="http://schemas.microsoft.com/office/drawing/2010/main"/>
                      </a:ext>
                    </a:extLst>
                  </pic:spPr>
                </pic:pic>
              </a:graphicData>
            </a:graphic>
          </wp:inline>
        </w:drawing>
      </w:r>
      <w:r w:rsidRPr="00117643">
        <w:rPr>
          <w:noProof/>
        </w:rPr>
        <w:t xml:space="preserve"> </w:t>
      </w:r>
      <w:r>
        <w:rPr>
          <w:noProof/>
        </w:rPr>
        <w:drawing>
          <wp:inline distT="0" distB="0" distL="0" distR="0" wp14:anchorId="2FF67AAB" wp14:editId="617E9ECC">
            <wp:extent cx="5698490" cy="3861504"/>
            <wp:effectExtent l="0" t="0" r="0" b="5715"/>
            <wp:docPr id="5" name="Picture 5"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terfall chart&#10;&#10;Description automatically generated"/>
                    <pic:cNvPicPr/>
                  </pic:nvPicPr>
                  <pic:blipFill rotWithShape="1">
                    <a:blip r:embed="rId17"/>
                    <a:srcRect l="3878" t="5798" r="3878" b="5798"/>
                    <a:stretch/>
                  </pic:blipFill>
                  <pic:spPr bwMode="auto">
                    <a:xfrm>
                      <a:off x="0" y="0"/>
                      <a:ext cx="5707374" cy="3867524"/>
                    </a:xfrm>
                    <a:prstGeom prst="rect">
                      <a:avLst/>
                    </a:prstGeom>
                    <a:ln>
                      <a:noFill/>
                    </a:ln>
                    <a:extLst>
                      <a:ext uri="{53640926-AAD7-44D8-BBD7-CCE9431645EC}">
                        <a14:shadowObscured xmlns:a14="http://schemas.microsoft.com/office/drawing/2010/main"/>
                      </a:ext>
                    </a:extLst>
                  </pic:spPr>
                </pic:pic>
              </a:graphicData>
            </a:graphic>
          </wp:inline>
        </w:drawing>
      </w:r>
    </w:p>
    <w:p w14:paraId="5AD351EE" w14:textId="06AE1C62" w:rsidR="00117643" w:rsidRPr="00406D0D" w:rsidRDefault="00117643" w:rsidP="00406D0D">
      <w:pPr>
        <w:sectPr w:rsidR="00117643" w:rsidRPr="00406D0D" w:rsidSect="00117643">
          <w:pgSz w:w="11906" w:h="16838"/>
          <w:pgMar w:top="1440" w:right="1440" w:bottom="1440" w:left="1440" w:header="720" w:footer="720" w:gutter="0"/>
          <w:cols w:space="720"/>
          <w:docGrid w:linePitch="360"/>
        </w:sectPr>
      </w:pPr>
      <w:r>
        <w:t>Note: Upskilling phase 1 is individual upskilling in different fields depending on responsible task, Upskilling phase 2 prioritizes skills lacking which are required by all team members.</w:t>
      </w:r>
    </w:p>
    <w:p w14:paraId="595C59FB" w14:textId="1E45C323" w:rsidR="0065290D" w:rsidRDefault="0065290D" w:rsidP="0065290D">
      <w:pPr>
        <w:pStyle w:val="Heading2"/>
      </w:pPr>
      <w:r>
        <w:lastRenderedPageBreak/>
        <w:t>4.</w:t>
      </w:r>
      <w:r w:rsidR="00E66DAD">
        <w:t>3</w:t>
      </w:r>
      <w:r>
        <w:t xml:space="preserve"> Training Plan</w:t>
      </w:r>
    </w:p>
    <w:p w14:paraId="46F4E8A5" w14:textId="77777777" w:rsidR="0065290D" w:rsidRDefault="0065290D" w:rsidP="0065290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 below is a training plan targeted towards industrial automation in conjunction with a web dashboard. The identified skills are generalized as some members skills are higher in some areas than others.</w:t>
      </w:r>
      <w:r>
        <w:rPr>
          <w:rStyle w:val="eop"/>
          <w:rFonts w:ascii="Calibri" w:hAnsi="Calibri" w:cs="Calibri"/>
          <w:sz w:val="22"/>
          <w:szCs w:val="22"/>
        </w:rPr>
        <w:t> </w:t>
      </w:r>
    </w:p>
    <w:p w14:paraId="3C8DEDEA" w14:textId="77777777" w:rsidR="0065290D" w:rsidRDefault="0065290D" w:rsidP="0065290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BECFA08" w14:textId="77777777" w:rsidR="0065290D" w:rsidRDefault="0065290D" w:rsidP="00015C9A">
      <w:pPr>
        <w:pStyle w:val="paragraph"/>
        <w:numPr>
          <w:ilvl w:val="0"/>
          <w:numId w:val="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sz w:val="22"/>
          <w:szCs w:val="22"/>
        </w:rPr>
        <w:t>Kanban Methodology</w:t>
      </w:r>
      <w:r>
        <w:rPr>
          <w:rStyle w:val="normaltextrun"/>
          <w:rFonts w:ascii="Calibri" w:hAnsi="Calibri" w:cs="Calibri"/>
          <w:sz w:val="22"/>
          <w:szCs w:val="22"/>
        </w:rPr>
        <w:t>. Kanban is the chosen methodology for the project members will need to be familiar and up to date with:</w:t>
      </w:r>
      <w:r>
        <w:rPr>
          <w:rStyle w:val="eop"/>
          <w:rFonts w:ascii="Calibri" w:hAnsi="Calibri" w:cs="Calibri"/>
          <w:sz w:val="22"/>
          <w:szCs w:val="22"/>
        </w:rPr>
        <w:t> </w:t>
      </w:r>
    </w:p>
    <w:p w14:paraId="3D40DE72" w14:textId="77777777" w:rsidR="0065290D" w:rsidRDefault="0065290D" w:rsidP="00015C9A">
      <w:pPr>
        <w:pStyle w:val="paragraph"/>
        <w:numPr>
          <w:ilvl w:val="0"/>
          <w:numId w:val="9"/>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The principles of Kanban. Workflow, visualization, learning how to prioritize and limit work in progress (WIP).</w:t>
      </w:r>
      <w:r>
        <w:rPr>
          <w:rStyle w:val="eop"/>
          <w:rFonts w:ascii="Calibri" w:hAnsi="Calibri" w:cs="Calibri"/>
          <w:sz w:val="22"/>
          <w:szCs w:val="22"/>
        </w:rPr>
        <w:t> </w:t>
      </w:r>
    </w:p>
    <w:p w14:paraId="7CA29793" w14:textId="77777777" w:rsidR="0065290D" w:rsidRDefault="0065290D" w:rsidP="00015C9A">
      <w:pPr>
        <w:pStyle w:val="paragraph"/>
        <w:numPr>
          <w:ilvl w:val="0"/>
          <w:numId w:val="9"/>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Understanding of the Kanban board.</w:t>
      </w:r>
      <w:r>
        <w:rPr>
          <w:rStyle w:val="eop"/>
          <w:rFonts w:ascii="Calibri" w:hAnsi="Calibri" w:cs="Calibri"/>
          <w:sz w:val="22"/>
          <w:szCs w:val="22"/>
        </w:rPr>
        <w:t> </w:t>
      </w:r>
    </w:p>
    <w:p w14:paraId="049DCC48" w14:textId="77777777" w:rsidR="0065290D" w:rsidRDefault="0065290D" w:rsidP="00015C9A">
      <w:pPr>
        <w:pStyle w:val="paragraph"/>
        <w:numPr>
          <w:ilvl w:val="0"/>
          <w:numId w:val="9"/>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Introducing Kanban into the project.</w:t>
      </w:r>
      <w:r>
        <w:rPr>
          <w:rStyle w:val="eop"/>
          <w:rFonts w:ascii="Calibri" w:hAnsi="Calibri" w:cs="Calibri"/>
          <w:sz w:val="22"/>
          <w:szCs w:val="22"/>
        </w:rPr>
        <w:t> </w:t>
      </w:r>
    </w:p>
    <w:p w14:paraId="34B28C98" w14:textId="77777777" w:rsidR="0065290D" w:rsidRDefault="0065290D" w:rsidP="00015C9A">
      <w:pPr>
        <w:pStyle w:val="paragraph"/>
        <w:numPr>
          <w:ilvl w:val="0"/>
          <w:numId w:val="9"/>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Utilizing Kanban alongside a visual board such as Jira or Trello.</w:t>
      </w:r>
      <w:r>
        <w:rPr>
          <w:rStyle w:val="scxw37430628"/>
          <w:rFonts w:ascii="Calibri" w:hAnsi="Calibri" w:cs="Calibri"/>
          <w:sz w:val="22"/>
          <w:szCs w:val="22"/>
        </w:rPr>
        <w:t> </w:t>
      </w:r>
      <w:r>
        <w:rPr>
          <w:rFonts w:ascii="Calibri" w:hAnsi="Calibri" w:cs="Calibri"/>
          <w:sz w:val="22"/>
          <w:szCs w:val="22"/>
        </w:rPr>
        <w:br/>
      </w:r>
      <w:r>
        <w:rPr>
          <w:rStyle w:val="eop"/>
          <w:rFonts w:ascii="Calibri" w:hAnsi="Calibri" w:cs="Calibri"/>
          <w:sz w:val="22"/>
          <w:szCs w:val="22"/>
        </w:rPr>
        <w:t> </w:t>
      </w:r>
    </w:p>
    <w:p w14:paraId="40C88407" w14:textId="77777777" w:rsidR="0065290D" w:rsidRDefault="0065290D" w:rsidP="00015C9A">
      <w:pPr>
        <w:pStyle w:val="paragraph"/>
        <w:numPr>
          <w:ilvl w:val="0"/>
          <w:numId w:val="10"/>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sz w:val="22"/>
          <w:szCs w:val="22"/>
        </w:rPr>
        <w:t>JavaScript / React</w:t>
      </w:r>
      <w:r>
        <w:rPr>
          <w:rStyle w:val="normaltextrun"/>
          <w:rFonts w:ascii="Calibri" w:hAnsi="Calibri" w:cs="Calibri"/>
          <w:sz w:val="22"/>
          <w:szCs w:val="22"/>
        </w:rPr>
        <w:t>. As the main deliverable is a web dashboard that is responsible for reading and controlling Programmable Logic Controllers, we have identified that JavaScript / React will be a suitable language for this.</w:t>
      </w:r>
      <w:r>
        <w:rPr>
          <w:rStyle w:val="eop"/>
          <w:rFonts w:ascii="Calibri" w:hAnsi="Calibri" w:cs="Calibri"/>
          <w:sz w:val="22"/>
          <w:szCs w:val="22"/>
        </w:rPr>
        <w:t> </w:t>
      </w:r>
    </w:p>
    <w:p w14:paraId="677DCE17" w14:textId="77777777" w:rsidR="0065290D" w:rsidRDefault="0065290D" w:rsidP="00015C9A">
      <w:pPr>
        <w:pStyle w:val="paragraph"/>
        <w:numPr>
          <w:ilvl w:val="0"/>
          <w:numId w:val="11"/>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Transferring existing programming knowledge into JavaScript. Basics and advanced programming techniques.</w:t>
      </w:r>
      <w:r>
        <w:rPr>
          <w:rStyle w:val="eop"/>
          <w:rFonts w:ascii="Calibri" w:hAnsi="Calibri" w:cs="Calibri"/>
          <w:sz w:val="22"/>
          <w:szCs w:val="22"/>
        </w:rPr>
        <w:t> </w:t>
      </w:r>
    </w:p>
    <w:p w14:paraId="6058487B" w14:textId="77777777" w:rsidR="0065290D" w:rsidRDefault="0065290D" w:rsidP="00015C9A">
      <w:pPr>
        <w:pStyle w:val="paragraph"/>
        <w:numPr>
          <w:ilvl w:val="0"/>
          <w:numId w:val="11"/>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If react is needed, then understanding react architecture, react components, events, built-in hooks, and using in-built libraries.</w:t>
      </w:r>
      <w:r>
        <w:rPr>
          <w:rStyle w:val="eop"/>
          <w:rFonts w:ascii="Calibri" w:hAnsi="Calibri" w:cs="Calibri"/>
          <w:sz w:val="22"/>
          <w:szCs w:val="22"/>
        </w:rPr>
        <w:t> </w:t>
      </w:r>
    </w:p>
    <w:p w14:paraId="35E187C0" w14:textId="77777777" w:rsidR="0065290D" w:rsidRDefault="0065290D" w:rsidP="00015C9A">
      <w:pPr>
        <w:pStyle w:val="paragraph"/>
        <w:numPr>
          <w:ilvl w:val="0"/>
          <w:numId w:val="11"/>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Implementing a simple React application.</w:t>
      </w:r>
      <w:r>
        <w:rPr>
          <w:rStyle w:val="eop"/>
          <w:rFonts w:ascii="Calibri" w:hAnsi="Calibri" w:cs="Calibri"/>
          <w:sz w:val="22"/>
          <w:szCs w:val="22"/>
        </w:rPr>
        <w:t> </w:t>
      </w:r>
    </w:p>
    <w:p w14:paraId="2821AE43" w14:textId="77777777" w:rsidR="0065290D" w:rsidRDefault="0065290D" w:rsidP="0065290D">
      <w:pPr>
        <w:pStyle w:val="paragraph"/>
        <w:spacing w:before="0" w:beforeAutospacing="0" w:after="0" w:afterAutospacing="0"/>
        <w:ind w:left="1080"/>
        <w:textAlignment w:val="baseline"/>
        <w:rPr>
          <w:rFonts w:ascii="Segoe UI" w:hAnsi="Segoe UI" w:cs="Segoe UI"/>
          <w:sz w:val="18"/>
          <w:szCs w:val="18"/>
        </w:rPr>
      </w:pPr>
      <w:r>
        <w:rPr>
          <w:rStyle w:val="eop"/>
          <w:rFonts w:ascii="Calibri" w:hAnsi="Calibri" w:cs="Calibri"/>
          <w:sz w:val="22"/>
          <w:szCs w:val="22"/>
        </w:rPr>
        <w:t> </w:t>
      </w:r>
    </w:p>
    <w:p w14:paraId="2F270E31" w14:textId="77777777" w:rsidR="0065290D" w:rsidRDefault="0065290D" w:rsidP="00015C9A">
      <w:pPr>
        <w:pStyle w:val="paragraph"/>
        <w:numPr>
          <w:ilvl w:val="0"/>
          <w:numId w:val="12"/>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sz w:val="22"/>
          <w:szCs w:val="22"/>
        </w:rPr>
        <w:t xml:space="preserve">Factory I/O. </w:t>
      </w:r>
      <w:r w:rsidR="00EC757E">
        <w:rPr>
          <w:rStyle w:val="normaltextrun"/>
          <w:rFonts w:ascii="Calibri" w:hAnsi="Calibri" w:cs="Calibri"/>
          <w:sz w:val="22"/>
          <w:szCs w:val="22"/>
        </w:rPr>
        <w:t>As professionally suggested, factoryio</w:t>
      </w:r>
      <w:r>
        <w:rPr>
          <w:rStyle w:val="normaltextrun"/>
          <w:rFonts w:ascii="Calibri" w:hAnsi="Calibri" w:cs="Calibri"/>
          <w:sz w:val="22"/>
          <w:szCs w:val="22"/>
        </w:rPr>
        <w:t xml:space="preserve"> has been decided as the 3D simulation tool to replicate a factory.</w:t>
      </w:r>
      <w:r>
        <w:rPr>
          <w:rStyle w:val="eop"/>
          <w:rFonts w:ascii="Calibri" w:hAnsi="Calibri" w:cs="Calibri"/>
          <w:sz w:val="22"/>
          <w:szCs w:val="22"/>
        </w:rPr>
        <w:t> </w:t>
      </w:r>
    </w:p>
    <w:p w14:paraId="08583D14" w14:textId="77777777" w:rsidR="00EC757E" w:rsidRDefault="00EC757E" w:rsidP="00EC757E">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      Familiarity with factoryio and what it is capable of.</w:t>
      </w:r>
      <w:r>
        <w:rPr>
          <w:rStyle w:val="eop"/>
          <w:rFonts w:ascii="Calibri" w:hAnsi="Calibri" w:cs="Calibri"/>
          <w:sz w:val="22"/>
          <w:szCs w:val="22"/>
        </w:rPr>
        <w:t> </w:t>
      </w:r>
    </w:p>
    <w:p w14:paraId="3C2BE27C" w14:textId="77777777" w:rsidR="0065290D" w:rsidRDefault="0065290D" w:rsidP="0065290D">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      Factory simulation and creation as best as can be replicated to the client’s factory.</w:t>
      </w:r>
      <w:r>
        <w:rPr>
          <w:rStyle w:val="eop"/>
          <w:rFonts w:ascii="Calibri" w:hAnsi="Calibri" w:cs="Calibri"/>
          <w:sz w:val="22"/>
          <w:szCs w:val="22"/>
        </w:rPr>
        <w:t> </w:t>
      </w:r>
    </w:p>
    <w:p w14:paraId="7A9C8E0D" w14:textId="77777777" w:rsidR="0065290D" w:rsidRDefault="0065290D" w:rsidP="0065290D">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 xml:space="preserve">-      Connecting </w:t>
      </w:r>
      <w:r w:rsidR="00EC757E">
        <w:rPr>
          <w:rStyle w:val="normaltextrun"/>
          <w:rFonts w:ascii="Calibri" w:hAnsi="Calibri" w:cs="Calibri"/>
          <w:sz w:val="22"/>
          <w:szCs w:val="22"/>
        </w:rPr>
        <w:t>factoryio</w:t>
      </w:r>
      <w:r>
        <w:rPr>
          <w:rStyle w:val="normaltextrun"/>
          <w:rFonts w:ascii="Calibri" w:hAnsi="Calibri" w:cs="Calibri"/>
          <w:sz w:val="22"/>
          <w:szCs w:val="22"/>
        </w:rPr>
        <w:t xml:space="preserve"> to a Programmable Logic Controller (PLC).</w:t>
      </w:r>
      <w:r>
        <w:rPr>
          <w:rStyle w:val="eop"/>
          <w:rFonts w:ascii="Calibri" w:hAnsi="Calibri" w:cs="Calibri"/>
          <w:sz w:val="22"/>
          <w:szCs w:val="22"/>
        </w:rPr>
        <w:t> </w:t>
      </w:r>
    </w:p>
    <w:p w14:paraId="63029536" w14:textId="77777777" w:rsidR="0065290D" w:rsidRDefault="0065290D" w:rsidP="0065290D">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      Simulating a production line according to the client’s requirements.</w:t>
      </w:r>
      <w:r>
        <w:rPr>
          <w:rStyle w:val="eop"/>
          <w:rFonts w:ascii="Calibri" w:hAnsi="Calibri" w:cs="Calibri"/>
          <w:sz w:val="22"/>
          <w:szCs w:val="22"/>
        </w:rPr>
        <w:t> </w:t>
      </w:r>
    </w:p>
    <w:p w14:paraId="752328A2" w14:textId="77777777" w:rsidR="0065290D" w:rsidRDefault="0065290D" w:rsidP="0065290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60DABDE5" w14:textId="77777777" w:rsidR="0065290D" w:rsidRDefault="0065290D" w:rsidP="00015C9A">
      <w:pPr>
        <w:pStyle w:val="paragraph"/>
        <w:numPr>
          <w:ilvl w:val="0"/>
          <w:numId w:val="13"/>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sz w:val="22"/>
          <w:szCs w:val="22"/>
        </w:rPr>
        <w:t xml:space="preserve">Programmable Logic Controllers (PLCs). </w:t>
      </w:r>
      <w:r>
        <w:rPr>
          <w:rStyle w:val="normaltextrun"/>
          <w:rFonts w:ascii="Calibri" w:hAnsi="Calibri" w:cs="Calibri"/>
          <w:sz w:val="22"/>
          <w:szCs w:val="22"/>
        </w:rPr>
        <w:t>PLCs are a new area of upskilling that the team will need to be familiar and capable of working with.</w:t>
      </w:r>
      <w:r>
        <w:rPr>
          <w:rStyle w:val="eop"/>
          <w:rFonts w:ascii="Calibri" w:hAnsi="Calibri" w:cs="Calibri"/>
          <w:sz w:val="22"/>
          <w:szCs w:val="22"/>
        </w:rPr>
        <w:t> </w:t>
      </w:r>
    </w:p>
    <w:p w14:paraId="42B3DB86" w14:textId="77777777" w:rsidR="0065290D" w:rsidRDefault="0065290D" w:rsidP="00015C9A">
      <w:pPr>
        <w:pStyle w:val="paragraph"/>
        <w:numPr>
          <w:ilvl w:val="0"/>
          <w:numId w:val="14"/>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Being familiar with common industrial protocols such as Ethernet/IP, OPC UA and Modbus. </w:t>
      </w:r>
      <w:r>
        <w:rPr>
          <w:rStyle w:val="eop"/>
          <w:rFonts w:ascii="Calibri" w:hAnsi="Calibri" w:cs="Calibri"/>
          <w:sz w:val="22"/>
          <w:szCs w:val="22"/>
        </w:rPr>
        <w:t> </w:t>
      </w:r>
    </w:p>
    <w:p w14:paraId="08F97BA6" w14:textId="77777777" w:rsidR="0065290D" w:rsidRDefault="0065290D" w:rsidP="00015C9A">
      <w:pPr>
        <w:pStyle w:val="paragraph"/>
        <w:numPr>
          <w:ilvl w:val="0"/>
          <w:numId w:val="14"/>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Configuring PLCs to communicate and transfer data with other devices.</w:t>
      </w:r>
      <w:r>
        <w:rPr>
          <w:rStyle w:val="eop"/>
          <w:rFonts w:ascii="Calibri" w:hAnsi="Calibri" w:cs="Calibri"/>
          <w:sz w:val="22"/>
          <w:szCs w:val="22"/>
        </w:rPr>
        <w:t> </w:t>
      </w:r>
    </w:p>
    <w:p w14:paraId="66094C38" w14:textId="77777777" w:rsidR="0065290D" w:rsidRDefault="0065290D" w:rsidP="00015C9A">
      <w:pPr>
        <w:pStyle w:val="paragraph"/>
        <w:numPr>
          <w:ilvl w:val="0"/>
          <w:numId w:val="14"/>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Familiarity with common debugging and troubleshooting techniques and issues.</w:t>
      </w:r>
      <w:r>
        <w:rPr>
          <w:rStyle w:val="eop"/>
          <w:rFonts w:ascii="Calibri" w:hAnsi="Calibri" w:cs="Calibri"/>
          <w:sz w:val="22"/>
          <w:szCs w:val="22"/>
        </w:rPr>
        <w:t> </w:t>
      </w:r>
    </w:p>
    <w:p w14:paraId="0DBDF409" w14:textId="77777777" w:rsidR="0065290D" w:rsidRDefault="0065290D" w:rsidP="00015C9A">
      <w:pPr>
        <w:pStyle w:val="paragraph"/>
        <w:numPr>
          <w:ilvl w:val="0"/>
          <w:numId w:val="14"/>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Coding PLCs to read and write data using a protocol.</w:t>
      </w:r>
      <w:r>
        <w:rPr>
          <w:rStyle w:val="eop"/>
          <w:rFonts w:ascii="Calibri" w:hAnsi="Calibri" w:cs="Calibri"/>
          <w:sz w:val="22"/>
          <w:szCs w:val="22"/>
        </w:rPr>
        <w:t> </w:t>
      </w:r>
    </w:p>
    <w:p w14:paraId="4B47C221" w14:textId="77777777" w:rsidR="0065290D" w:rsidRDefault="0065290D" w:rsidP="0065290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1AEF430F" w14:textId="77777777" w:rsidR="0065290D" w:rsidRDefault="0065290D" w:rsidP="00015C9A">
      <w:pPr>
        <w:pStyle w:val="paragraph"/>
        <w:numPr>
          <w:ilvl w:val="0"/>
          <w:numId w:val="1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sz w:val="22"/>
          <w:szCs w:val="22"/>
        </w:rPr>
        <w:t xml:space="preserve">Factory I/O Web APIs. </w:t>
      </w:r>
      <w:r>
        <w:rPr>
          <w:rStyle w:val="normaltextrun"/>
          <w:rFonts w:ascii="Calibri" w:hAnsi="Calibri" w:cs="Calibri"/>
          <w:sz w:val="22"/>
          <w:szCs w:val="22"/>
        </w:rPr>
        <w:t>Connecting factory I/O with a web dashboard is going to require communication over an API to read and write data. </w:t>
      </w:r>
      <w:r>
        <w:rPr>
          <w:rStyle w:val="eop"/>
          <w:rFonts w:ascii="Calibri" w:hAnsi="Calibri" w:cs="Calibri"/>
          <w:sz w:val="22"/>
          <w:szCs w:val="22"/>
        </w:rPr>
        <w:t> </w:t>
      </w:r>
    </w:p>
    <w:p w14:paraId="67EC4C78" w14:textId="77777777" w:rsidR="0065290D" w:rsidRDefault="0065290D" w:rsidP="00015C9A">
      <w:pPr>
        <w:pStyle w:val="paragraph"/>
        <w:numPr>
          <w:ilvl w:val="0"/>
          <w:numId w:val="16"/>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Understanding how to connect factory I/O with a web socket and web API.</w:t>
      </w:r>
      <w:r>
        <w:rPr>
          <w:rStyle w:val="eop"/>
          <w:rFonts w:ascii="Calibri" w:hAnsi="Calibri" w:cs="Calibri"/>
          <w:sz w:val="22"/>
          <w:szCs w:val="22"/>
        </w:rPr>
        <w:t> </w:t>
      </w:r>
    </w:p>
    <w:p w14:paraId="6F3E965F" w14:textId="77777777" w:rsidR="0065290D" w:rsidRDefault="0065290D" w:rsidP="00015C9A">
      <w:pPr>
        <w:pStyle w:val="paragraph"/>
        <w:numPr>
          <w:ilvl w:val="0"/>
          <w:numId w:val="16"/>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Creating and sending HTTP requests which may read and write data to either Factory I/O and the dashboard.</w:t>
      </w:r>
      <w:r>
        <w:rPr>
          <w:rStyle w:val="eop"/>
          <w:rFonts w:ascii="Calibri" w:hAnsi="Calibri" w:cs="Calibri"/>
          <w:sz w:val="22"/>
          <w:szCs w:val="22"/>
        </w:rPr>
        <w:t> </w:t>
      </w:r>
    </w:p>
    <w:p w14:paraId="4F1BA13D" w14:textId="77777777" w:rsidR="0065290D" w:rsidRDefault="0065290D" w:rsidP="0065290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2057C32" w14:textId="77777777" w:rsidR="0065290D" w:rsidRDefault="0065290D" w:rsidP="0065290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77A7E9A" w14:textId="77777777" w:rsidR="0065290D" w:rsidRDefault="0065290D" w:rsidP="00015C9A">
      <w:pPr>
        <w:pStyle w:val="paragraph"/>
        <w:numPr>
          <w:ilvl w:val="0"/>
          <w:numId w:val="1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sz w:val="22"/>
          <w:szCs w:val="22"/>
        </w:rPr>
        <w:t xml:space="preserve">NodeRed and SCADA. </w:t>
      </w:r>
      <w:r>
        <w:rPr>
          <w:rStyle w:val="normaltextrun"/>
          <w:rFonts w:ascii="Calibri" w:hAnsi="Calibri" w:cs="Calibri"/>
          <w:sz w:val="22"/>
          <w:szCs w:val="22"/>
        </w:rPr>
        <w:t xml:space="preserve">NodeRed and SCADA are common tools used in industrial settings. To simulate a factory alongside PLCs, knowledge for NodeRed and SCADA may need to be investigated. </w:t>
      </w:r>
      <w:r w:rsidR="00EC757E">
        <w:rPr>
          <w:rStyle w:val="normaltextrun"/>
          <w:rFonts w:ascii="Calibri" w:hAnsi="Calibri" w:cs="Calibri"/>
          <w:sz w:val="22"/>
          <w:szCs w:val="22"/>
        </w:rPr>
        <w:t>SCADA systems consist of hardware and soft-ware which analyze and collect data from sensors.</w:t>
      </w:r>
      <w:r>
        <w:rPr>
          <w:rStyle w:val="normaltextrun"/>
          <w:rFonts w:ascii="Calibri" w:hAnsi="Calibri" w:cs="Calibri"/>
          <w:sz w:val="22"/>
          <w:szCs w:val="22"/>
        </w:rPr>
        <w:t xml:space="preserve"> This data is processed and sent to control devices.</w:t>
      </w:r>
      <w:r>
        <w:rPr>
          <w:rStyle w:val="eop"/>
          <w:rFonts w:ascii="Calibri" w:hAnsi="Calibri" w:cs="Calibri"/>
          <w:sz w:val="22"/>
          <w:szCs w:val="22"/>
        </w:rPr>
        <w:t> </w:t>
      </w:r>
    </w:p>
    <w:p w14:paraId="1157BE47" w14:textId="77777777" w:rsidR="0065290D" w:rsidRDefault="0065290D" w:rsidP="00015C9A">
      <w:pPr>
        <w:pStyle w:val="paragraph"/>
        <w:numPr>
          <w:ilvl w:val="0"/>
          <w:numId w:val="18"/>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NodeRed and SCADA familiarity </w:t>
      </w:r>
      <w:r>
        <w:rPr>
          <w:rStyle w:val="eop"/>
          <w:rFonts w:ascii="Calibri" w:hAnsi="Calibri" w:cs="Calibri"/>
          <w:sz w:val="22"/>
          <w:szCs w:val="22"/>
        </w:rPr>
        <w:t> </w:t>
      </w:r>
    </w:p>
    <w:p w14:paraId="6E2B6595" w14:textId="77777777" w:rsidR="0065290D" w:rsidRDefault="00EC757E" w:rsidP="00015C9A">
      <w:pPr>
        <w:pStyle w:val="paragraph"/>
        <w:numPr>
          <w:ilvl w:val="0"/>
          <w:numId w:val="18"/>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lastRenderedPageBreak/>
        <w:t>Understanding, creating and managing flows.</w:t>
      </w:r>
      <w:r w:rsidR="0065290D">
        <w:rPr>
          <w:rStyle w:val="eop"/>
          <w:rFonts w:ascii="Calibri" w:hAnsi="Calibri" w:cs="Calibri"/>
          <w:sz w:val="22"/>
          <w:szCs w:val="22"/>
        </w:rPr>
        <w:t> </w:t>
      </w:r>
    </w:p>
    <w:p w14:paraId="11E50363" w14:textId="77777777" w:rsidR="0065290D" w:rsidRDefault="0065290D" w:rsidP="00015C9A">
      <w:pPr>
        <w:pStyle w:val="paragraph"/>
        <w:numPr>
          <w:ilvl w:val="0"/>
          <w:numId w:val="18"/>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Integration with SCADA and NodeRed.</w:t>
      </w:r>
      <w:r>
        <w:rPr>
          <w:rStyle w:val="eop"/>
          <w:rFonts w:ascii="Calibri" w:hAnsi="Calibri" w:cs="Calibri"/>
          <w:sz w:val="22"/>
          <w:szCs w:val="22"/>
        </w:rPr>
        <w:t> </w:t>
      </w:r>
    </w:p>
    <w:p w14:paraId="19BFA2FE" w14:textId="77777777" w:rsidR="0065290D" w:rsidRDefault="008F3D42" w:rsidP="0065290D">
      <w:pPr>
        <w:pStyle w:val="paragraph"/>
        <w:spacing w:before="0" w:beforeAutospacing="0" w:after="0" w:afterAutospacing="0"/>
        <w:ind w:left="720"/>
        <w:textAlignment w:val="baseline"/>
        <w:rPr>
          <w:rFonts w:ascii="Segoe UI" w:hAnsi="Segoe UI" w:cs="Segoe UI"/>
          <w:sz w:val="18"/>
          <w:szCs w:val="18"/>
        </w:rPr>
      </w:pPr>
      <w:hyperlink r:id="rId18" w:tgtFrame="_blank" w:history="1">
        <w:r w:rsidR="0065290D">
          <w:rPr>
            <w:rStyle w:val="normaltextrun"/>
            <w:rFonts w:ascii="Calibri" w:hAnsi="Calibri" w:cs="Calibri"/>
            <w:i/>
            <w:color w:val="0000FF"/>
            <w:sz w:val="22"/>
            <w:szCs w:val="22"/>
            <w:u w:val="single"/>
          </w:rPr>
          <w:t>https://www.allaboutcircuits.com/technical-articles/an-introduction-to-scada-systems/</w:t>
        </w:r>
      </w:hyperlink>
      <w:r w:rsidR="0065290D">
        <w:rPr>
          <w:rStyle w:val="eop"/>
          <w:rFonts w:ascii="Calibri" w:hAnsi="Calibri" w:cs="Calibri"/>
          <w:sz w:val="22"/>
          <w:szCs w:val="22"/>
        </w:rPr>
        <w:t> </w:t>
      </w:r>
    </w:p>
    <w:p w14:paraId="67DC9C53" w14:textId="77777777" w:rsidR="0065290D" w:rsidRDefault="0065290D" w:rsidP="0065290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156602E2" w14:textId="77777777" w:rsidR="0065290D" w:rsidRDefault="0065290D" w:rsidP="00015C9A">
      <w:pPr>
        <w:pStyle w:val="paragraph"/>
        <w:numPr>
          <w:ilvl w:val="0"/>
          <w:numId w:val="1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sz w:val="22"/>
          <w:szCs w:val="22"/>
        </w:rPr>
        <w:t xml:space="preserve">Databases. </w:t>
      </w:r>
      <w:r>
        <w:rPr>
          <w:rStyle w:val="normaltextrun"/>
          <w:rFonts w:ascii="Calibri" w:hAnsi="Calibri" w:cs="Calibri"/>
          <w:sz w:val="22"/>
          <w:szCs w:val="22"/>
        </w:rPr>
        <w:t>A database may be needed to hold and store machine and user login information. </w:t>
      </w:r>
      <w:r>
        <w:rPr>
          <w:rStyle w:val="eop"/>
          <w:rFonts w:ascii="Calibri" w:hAnsi="Calibri" w:cs="Calibri"/>
          <w:sz w:val="22"/>
          <w:szCs w:val="22"/>
        </w:rPr>
        <w:t> </w:t>
      </w:r>
    </w:p>
    <w:p w14:paraId="05894CB5" w14:textId="77777777" w:rsidR="0065290D" w:rsidRDefault="0065290D" w:rsidP="00015C9A">
      <w:pPr>
        <w:pStyle w:val="paragraph"/>
        <w:numPr>
          <w:ilvl w:val="0"/>
          <w:numId w:val="20"/>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Recap on Database syntax.</w:t>
      </w:r>
      <w:r>
        <w:rPr>
          <w:rStyle w:val="eop"/>
          <w:rFonts w:ascii="Calibri" w:hAnsi="Calibri" w:cs="Calibri"/>
          <w:sz w:val="22"/>
          <w:szCs w:val="22"/>
        </w:rPr>
        <w:t> </w:t>
      </w:r>
    </w:p>
    <w:p w14:paraId="7F505C7E" w14:textId="77777777" w:rsidR="0065290D" w:rsidRDefault="0065290D" w:rsidP="00015C9A">
      <w:pPr>
        <w:pStyle w:val="paragraph"/>
        <w:numPr>
          <w:ilvl w:val="0"/>
          <w:numId w:val="20"/>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Understanding database schemas.</w:t>
      </w:r>
      <w:r>
        <w:rPr>
          <w:rStyle w:val="eop"/>
          <w:rFonts w:ascii="Calibri" w:hAnsi="Calibri" w:cs="Calibri"/>
          <w:sz w:val="22"/>
          <w:szCs w:val="22"/>
        </w:rPr>
        <w:t> </w:t>
      </w:r>
    </w:p>
    <w:p w14:paraId="48F95C70" w14:textId="77777777" w:rsidR="0065290D" w:rsidRDefault="0065290D" w:rsidP="00015C9A">
      <w:pPr>
        <w:pStyle w:val="paragraph"/>
        <w:numPr>
          <w:ilvl w:val="0"/>
          <w:numId w:val="21"/>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Connecting the database to the web dashboard and PLC/computer.</w:t>
      </w:r>
      <w:r>
        <w:rPr>
          <w:rStyle w:val="eop"/>
          <w:rFonts w:ascii="Calibri" w:hAnsi="Calibri" w:cs="Calibri"/>
          <w:sz w:val="22"/>
          <w:szCs w:val="22"/>
        </w:rPr>
        <w:t> </w:t>
      </w:r>
    </w:p>
    <w:p w14:paraId="215C0889" w14:textId="77777777" w:rsidR="0065290D" w:rsidRDefault="0065290D" w:rsidP="00015C9A">
      <w:pPr>
        <w:pStyle w:val="paragraph"/>
        <w:numPr>
          <w:ilvl w:val="0"/>
          <w:numId w:val="21"/>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Hosting a database either locally or cloud based.</w:t>
      </w:r>
      <w:r>
        <w:rPr>
          <w:rStyle w:val="eop"/>
          <w:rFonts w:ascii="Calibri" w:hAnsi="Calibri" w:cs="Calibri"/>
          <w:sz w:val="22"/>
          <w:szCs w:val="22"/>
        </w:rPr>
        <w:t> </w:t>
      </w:r>
    </w:p>
    <w:p w14:paraId="62C02D0F" w14:textId="77777777" w:rsidR="0065290D" w:rsidRDefault="0065290D" w:rsidP="0065290D">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18D889F" w14:textId="77777777" w:rsidR="00877DE7" w:rsidRDefault="0065290D" w:rsidP="00E177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This training plan encompasses a diverse range of topics that are pertinent to a research and development project in industrial automation. It offers a thorough comprehension of crucial areas including Kanban methodology, Javascript / React, PLC protocols, Factory I/O, Factory I/O Web API’s, </w:t>
      </w:r>
      <w:r w:rsidR="00EC757E">
        <w:rPr>
          <w:rStyle w:val="normaltextrun"/>
          <w:rFonts w:ascii="Calibri" w:hAnsi="Calibri" w:cs="Calibri"/>
          <w:sz w:val="22"/>
          <w:szCs w:val="22"/>
        </w:rPr>
        <w:t>NodeRED and SCADA, and databases.</w:t>
      </w:r>
      <w:r>
        <w:rPr>
          <w:rStyle w:val="normaltextrun"/>
          <w:rFonts w:ascii="Calibri" w:hAnsi="Calibri" w:cs="Calibri"/>
          <w:sz w:val="22"/>
          <w:szCs w:val="22"/>
        </w:rPr>
        <w:t xml:space="preserve"> Upon finishing the training, participants will possess the requisite abilities and expertise to build a virtual factory, manipulate it using various software tools, and manage and archive data associated with the factory.</w:t>
      </w:r>
      <w:r>
        <w:rPr>
          <w:rStyle w:val="eop"/>
          <w:rFonts w:ascii="Calibri" w:hAnsi="Calibri" w:cs="Calibri"/>
          <w:sz w:val="22"/>
          <w:szCs w:val="22"/>
        </w:rPr>
        <w:t> </w:t>
      </w:r>
    </w:p>
    <w:p w14:paraId="2DBEEC04" w14:textId="77777777" w:rsidR="00EC757E" w:rsidRDefault="00EC757E" w:rsidP="00EC757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4FE5338" w14:textId="7887BED9" w:rsidR="00D16F94" w:rsidRDefault="00D16F94" w:rsidP="00015C9A">
      <w:pPr>
        <w:pStyle w:val="Heading2"/>
        <w:numPr>
          <w:ilvl w:val="1"/>
          <w:numId w:val="43"/>
        </w:numPr>
      </w:pPr>
      <w:r>
        <w:t>Team Contract</w:t>
      </w:r>
    </w:p>
    <w:p w14:paraId="0BCB7BE4" w14:textId="77777777" w:rsidR="00DA4F80" w:rsidRPr="00BF4B2F" w:rsidRDefault="00DA4F80" w:rsidP="00015C9A">
      <w:pPr>
        <w:pStyle w:val="ListParagraph"/>
        <w:numPr>
          <w:ilvl w:val="0"/>
          <w:numId w:val="33"/>
        </w:numPr>
        <w:spacing w:after="0" w:line="240" w:lineRule="auto"/>
        <w:textAlignment w:val="baseline"/>
        <w:rPr>
          <w:rFonts w:ascii="Calibri" w:eastAsia="Times New Roman" w:hAnsi="Calibri" w:cs="Calibri"/>
          <w:kern w:val="0"/>
          <w:lang w:val="en-US" w:eastAsia="ko-KR"/>
          <w14:ligatures w14:val="none"/>
        </w:rPr>
      </w:pPr>
      <w:r w:rsidRPr="00BF4B2F">
        <w:rPr>
          <w:rFonts w:ascii="Calibri" w:eastAsia="Times New Roman" w:hAnsi="Calibri" w:cs="Calibri"/>
          <w:b/>
          <w:bCs/>
          <w:kern w:val="0"/>
          <w:lang w:eastAsia="ko-KR"/>
          <w14:ligatures w14:val="none"/>
        </w:rPr>
        <w:t>Commitments</w:t>
      </w:r>
      <w:r w:rsidRPr="00BF4B2F">
        <w:rPr>
          <w:rFonts w:ascii="Calibri" w:eastAsia="Times New Roman" w:hAnsi="Calibri" w:cs="Calibri"/>
          <w:kern w:val="0"/>
          <w:lang w:val="en-US" w:eastAsia="ko-KR"/>
          <w14:ligatures w14:val="none"/>
        </w:rPr>
        <w:t> </w:t>
      </w:r>
    </w:p>
    <w:p w14:paraId="185C8690" w14:textId="77777777" w:rsidR="00DA4F80" w:rsidRPr="00DA4F80" w:rsidRDefault="00DA4F80" w:rsidP="00BF4B2F">
      <w:pPr>
        <w:spacing w:after="0" w:line="240" w:lineRule="auto"/>
        <w:ind w:firstLine="360"/>
        <w:textAlignment w:val="baseline"/>
        <w:rPr>
          <w:rFonts w:ascii="Segoe UI" w:eastAsia="Times New Roman" w:hAnsi="Segoe UI" w:cs="Segoe UI"/>
          <w:kern w:val="0"/>
          <w:sz w:val="18"/>
          <w:szCs w:val="18"/>
          <w:lang w:val="en-US" w:eastAsia="ko-KR"/>
          <w14:ligatures w14:val="none"/>
        </w:rPr>
      </w:pPr>
      <w:r w:rsidRPr="00DA4F80">
        <w:rPr>
          <w:rFonts w:ascii="Calibri" w:eastAsia="Times New Roman" w:hAnsi="Calibri" w:cs="Calibri"/>
          <w:kern w:val="0"/>
          <w:lang w:eastAsia="ko-KR"/>
          <w14:ligatures w14:val="none"/>
        </w:rPr>
        <w:t>As a team we will: </w:t>
      </w:r>
      <w:r w:rsidRPr="00DA4F80">
        <w:rPr>
          <w:rFonts w:ascii="Calibri" w:eastAsia="Times New Roman" w:hAnsi="Calibri" w:cs="Calibri"/>
          <w:kern w:val="0"/>
          <w:lang w:val="en-US" w:eastAsia="ko-KR"/>
          <w14:ligatures w14:val="none"/>
        </w:rPr>
        <w:t> </w:t>
      </w:r>
    </w:p>
    <w:p w14:paraId="30A306A6" w14:textId="77777777" w:rsidR="00DA4F80" w:rsidRPr="00DA4F80" w:rsidRDefault="00DA4F80" w:rsidP="00015C9A">
      <w:pPr>
        <w:numPr>
          <w:ilvl w:val="0"/>
          <w:numId w:val="22"/>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Agree to attempt work that we have the ability for.</w:t>
      </w:r>
      <w:r w:rsidRPr="00DA4F80">
        <w:rPr>
          <w:rFonts w:ascii="Calibri" w:eastAsia="Times New Roman" w:hAnsi="Calibri" w:cs="Calibri"/>
          <w:kern w:val="0"/>
          <w:lang w:val="en-US" w:eastAsia="ko-KR"/>
          <w14:ligatures w14:val="none"/>
        </w:rPr>
        <w:t> </w:t>
      </w:r>
    </w:p>
    <w:p w14:paraId="7942DAF4" w14:textId="77777777" w:rsidR="00DA4F80" w:rsidRPr="00DA4F80" w:rsidRDefault="00DA4F80" w:rsidP="00015C9A">
      <w:pPr>
        <w:numPr>
          <w:ilvl w:val="0"/>
          <w:numId w:val="22"/>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Be realistic when planning and making schedules.</w:t>
      </w:r>
      <w:r w:rsidRPr="00DA4F80">
        <w:rPr>
          <w:rFonts w:ascii="Calibri" w:eastAsia="Times New Roman" w:hAnsi="Calibri" w:cs="Calibri"/>
          <w:kern w:val="0"/>
          <w:lang w:val="en-US" w:eastAsia="ko-KR"/>
          <w14:ligatures w14:val="none"/>
        </w:rPr>
        <w:t> </w:t>
      </w:r>
    </w:p>
    <w:p w14:paraId="14D6BBE1" w14:textId="77777777" w:rsidR="00DA4F80" w:rsidRPr="00DA4F80" w:rsidRDefault="00DA4F80" w:rsidP="00015C9A">
      <w:pPr>
        <w:numPr>
          <w:ilvl w:val="0"/>
          <w:numId w:val="22"/>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Highlight any potential problems and work to fix them before they happen.</w:t>
      </w:r>
      <w:r w:rsidRPr="00DA4F80">
        <w:rPr>
          <w:rFonts w:ascii="Calibri" w:eastAsia="Times New Roman" w:hAnsi="Calibri" w:cs="Calibri"/>
          <w:kern w:val="0"/>
          <w:lang w:val="en-US" w:eastAsia="ko-KR"/>
          <w14:ligatures w14:val="none"/>
        </w:rPr>
        <w:t> </w:t>
      </w:r>
    </w:p>
    <w:p w14:paraId="0CF25652" w14:textId="77777777" w:rsidR="00DA4F80" w:rsidRPr="00DA4F80" w:rsidRDefault="00DA4F80" w:rsidP="00015C9A">
      <w:pPr>
        <w:numPr>
          <w:ilvl w:val="0"/>
          <w:numId w:val="23"/>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Keep other team members informed and communicate effectively.</w:t>
      </w:r>
      <w:r w:rsidRPr="00DA4F80">
        <w:rPr>
          <w:rFonts w:ascii="Calibri" w:eastAsia="Times New Roman" w:hAnsi="Calibri" w:cs="Calibri"/>
          <w:kern w:val="0"/>
          <w:lang w:val="en-US" w:eastAsia="ko-KR"/>
          <w14:ligatures w14:val="none"/>
        </w:rPr>
        <w:t> </w:t>
      </w:r>
    </w:p>
    <w:p w14:paraId="47E64861" w14:textId="77777777" w:rsidR="00DA4F80" w:rsidRPr="00DA4F80" w:rsidRDefault="00DA4F80" w:rsidP="00015C9A">
      <w:pPr>
        <w:numPr>
          <w:ilvl w:val="0"/>
          <w:numId w:val="23"/>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Keep information regarding the client confidential.</w:t>
      </w:r>
      <w:r w:rsidRPr="00DA4F80">
        <w:rPr>
          <w:rFonts w:ascii="Calibri" w:eastAsia="Times New Roman" w:hAnsi="Calibri" w:cs="Calibri"/>
          <w:kern w:val="0"/>
          <w:lang w:val="en-US" w:eastAsia="ko-KR"/>
          <w14:ligatures w14:val="none"/>
        </w:rPr>
        <w:t> </w:t>
      </w:r>
    </w:p>
    <w:p w14:paraId="68737ABE" w14:textId="77777777" w:rsidR="00DA4F80" w:rsidRPr="00DA4F80" w:rsidRDefault="00DA4F80" w:rsidP="00015C9A">
      <w:pPr>
        <w:numPr>
          <w:ilvl w:val="0"/>
          <w:numId w:val="23"/>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Focus on the project.</w:t>
      </w:r>
      <w:r w:rsidRPr="00DA4F80">
        <w:rPr>
          <w:rFonts w:ascii="Calibri" w:eastAsia="Times New Roman" w:hAnsi="Calibri" w:cs="Calibri"/>
          <w:kern w:val="0"/>
          <w:lang w:val="en-US" w:eastAsia="ko-KR"/>
          <w14:ligatures w14:val="none"/>
        </w:rPr>
        <w:t> </w:t>
      </w:r>
    </w:p>
    <w:p w14:paraId="3138AC22" w14:textId="77777777" w:rsidR="00BF4B2F" w:rsidRPr="00BF4B2F" w:rsidRDefault="00DA4F80" w:rsidP="00015C9A">
      <w:pPr>
        <w:numPr>
          <w:ilvl w:val="0"/>
          <w:numId w:val="23"/>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Proceed to see the project through to its completion.</w:t>
      </w:r>
    </w:p>
    <w:p w14:paraId="66305769" w14:textId="77777777" w:rsidR="00DA4F80" w:rsidRPr="00DA4F80" w:rsidRDefault="00DA4F80" w:rsidP="00BF4B2F">
      <w:pPr>
        <w:spacing w:after="0" w:line="240" w:lineRule="auto"/>
        <w:ind w:left="36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val="en-US" w:eastAsia="ko-KR"/>
          <w14:ligatures w14:val="none"/>
        </w:rPr>
        <w:t> </w:t>
      </w:r>
    </w:p>
    <w:p w14:paraId="679646C9" w14:textId="77777777" w:rsidR="00DA4F80" w:rsidRPr="00BF4B2F" w:rsidRDefault="00DA4F80" w:rsidP="00015C9A">
      <w:pPr>
        <w:pStyle w:val="ListParagraph"/>
        <w:numPr>
          <w:ilvl w:val="0"/>
          <w:numId w:val="33"/>
        </w:numPr>
        <w:spacing w:after="0" w:line="240" w:lineRule="auto"/>
        <w:textAlignment w:val="baseline"/>
        <w:rPr>
          <w:rFonts w:ascii="Segoe UI" w:eastAsia="Times New Roman" w:hAnsi="Segoe UI" w:cs="Segoe UI"/>
          <w:kern w:val="0"/>
          <w:sz w:val="18"/>
          <w:szCs w:val="18"/>
          <w:lang w:val="en-US" w:eastAsia="ko-KR"/>
          <w14:ligatures w14:val="none"/>
        </w:rPr>
      </w:pPr>
      <w:r w:rsidRPr="00BF4B2F">
        <w:rPr>
          <w:rFonts w:ascii="Calibri" w:eastAsia="Times New Roman" w:hAnsi="Calibri" w:cs="Calibri"/>
          <w:b/>
          <w:bCs/>
          <w:kern w:val="0"/>
          <w:lang w:eastAsia="ko-KR"/>
          <w14:ligatures w14:val="none"/>
        </w:rPr>
        <w:t>Team meetings</w:t>
      </w:r>
      <w:r w:rsidRPr="00BF4B2F">
        <w:rPr>
          <w:rFonts w:ascii="Calibri" w:eastAsia="Times New Roman" w:hAnsi="Calibri" w:cs="Calibri"/>
          <w:kern w:val="0"/>
          <w:lang w:val="en-US" w:eastAsia="ko-KR"/>
          <w14:ligatures w14:val="none"/>
        </w:rPr>
        <w:t> </w:t>
      </w:r>
    </w:p>
    <w:p w14:paraId="0B267F97" w14:textId="77777777" w:rsidR="00DA4F80" w:rsidRPr="00DA4F80" w:rsidRDefault="00DA4F80" w:rsidP="00BF4B2F">
      <w:pPr>
        <w:spacing w:after="0" w:line="240" w:lineRule="auto"/>
        <w:ind w:firstLine="360"/>
        <w:textAlignment w:val="baseline"/>
        <w:rPr>
          <w:rFonts w:ascii="Segoe UI" w:eastAsia="Times New Roman" w:hAnsi="Segoe UI" w:cs="Segoe UI"/>
          <w:kern w:val="0"/>
          <w:sz w:val="18"/>
          <w:szCs w:val="18"/>
          <w:lang w:val="en-US" w:eastAsia="ko-KR"/>
          <w14:ligatures w14:val="none"/>
        </w:rPr>
      </w:pPr>
      <w:r w:rsidRPr="00DA4F80">
        <w:rPr>
          <w:rFonts w:ascii="Calibri" w:eastAsia="Times New Roman" w:hAnsi="Calibri" w:cs="Calibri"/>
          <w:kern w:val="0"/>
          <w:lang w:eastAsia="ko-KR"/>
          <w14:ligatures w14:val="none"/>
        </w:rPr>
        <w:t>As a team we will:</w:t>
      </w:r>
      <w:r w:rsidRPr="00DA4F80">
        <w:rPr>
          <w:rFonts w:ascii="Calibri" w:eastAsia="Times New Roman" w:hAnsi="Calibri" w:cs="Calibri"/>
          <w:kern w:val="0"/>
          <w:lang w:val="en-US" w:eastAsia="ko-KR"/>
          <w14:ligatures w14:val="none"/>
        </w:rPr>
        <w:t> </w:t>
      </w:r>
    </w:p>
    <w:p w14:paraId="5EF96CEA" w14:textId="77777777" w:rsidR="00DA4F80" w:rsidRPr="00DA4F80" w:rsidRDefault="00DA4F80" w:rsidP="00015C9A">
      <w:pPr>
        <w:numPr>
          <w:ilvl w:val="0"/>
          <w:numId w:val="24"/>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Meet at the agreed scheduled time.</w:t>
      </w:r>
      <w:r w:rsidRPr="00DA4F80">
        <w:rPr>
          <w:rFonts w:ascii="Calibri" w:eastAsia="Times New Roman" w:hAnsi="Calibri" w:cs="Calibri"/>
          <w:kern w:val="0"/>
          <w:lang w:val="en-US" w:eastAsia="ko-KR"/>
          <w14:ligatures w14:val="none"/>
        </w:rPr>
        <w:t> </w:t>
      </w:r>
    </w:p>
    <w:p w14:paraId="21D43B87" w14:textId="77777777" w:rsidR="00DA4F80" w:rsidRPr="00DA4F80" w:rsidRDefault="00DA4F80" w:rsidP="00015C9A">
      <w:pPr>
        <w:numPr>
          <w:ilvl w:val="0"/>
          <w:numId w:val="24"/>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Notify team members if you will be absent with adequate notice.</w:t>
      </w:r>
      <w:r w:rsidRPr="00DA4F80">
        <w:rPr>
          <w:rFonts w:ascii="Calibri" w:eastAsia="Times New Roman" w:hAnsi="Calibri" w:cs="Calibri"/>
          <w:kern w:val="0"/>
          <w:lang w:val="en-US" w:eastAsia="ko-KR"/>
          <w14:ligatures w14:val="none"/>
        </w:rPr>
        <w:t> </w:t>
      </w:r>
    </w:p>
    <w:p w14:paraId="65FC80CF" w14:textId="77777777" w:rsidR="00DA4F80" w:rsidRPr="00DA4F80" w:rsidRDefault="00DA4F80" w:rsidP="00015C9A">
      <w:pPr>
        <w:numPr>
          <w:ilvl w:val="0"/>
          <w:numId w:val="24"/>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Give every member the opportunity to contribute.</w:t>
      </w:r>
      <w:r w:rsidRPr="00DA4F80">
        <w:rPr>
          <w:rFonts w:ascii="Calibri" w:eastAsia="Times New Roman" w:hAnsi="Calibri" w:cs="Calibri"/>
          <w:kern w:val="0"/>
          <w:lang w:val="en-US" w:eastAsia="ko-KR"/>
          <w14:ligatures w14:val="none"/>
        </w:rPr>
        <w:t> </w:t>
      </w:r>
    </w:p>
    <w:p w14:paraId="22E66C14" w14:textId="77777777" w:rsidR="00DA4F80" w:rsidRPr="00DA4F80" w:rsidRDefault="00DA4F80" w:rsidP="00015C9A">
      <w:pPr>
        <w:numPr>
          <w:ilvl w:val="0"/>
          <w:numId w:val="25"/>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Be open and listen to all ideas that people present.</w:t>
      </w:r>
      <w:r w:rsidRPr="00DA4F80">
        <w:rPr>
          <w:rFonts w:ascii="Calibri" w:eastAsia="Times New Roman" w:hAnsi="Calibri" w:cs="Calibri"/>
          <w:kern w:val="0"/>
          <w:lang w:val="en-US" w:eastAsia="ko-KR"/>
          <w14:ligatures w14:val="none"/>
        </w:rPr>
        <w:t> </w:t>
      </w:r>
    </w:p>
    <w:p w14:paraId="7CCCFDCC" w14:textId="77777777" w:rsidR="00DA4F80" w:rsidRPr="00DA4F80" w:rsidRDefault="00DA4F80" w:rsidP="00015C9A">
      <w:pPr>
        <w:numPr>
          <w:ilvl w:val="0"/>
          <w:numId w:val="25"/>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Not place blame on any single member of the team.</w:t>
      </w:r>
      <w:r w:rsidRPr="00DA4F80">
        <w:rPr>
          <w:rFonts w:ascii="Calibri" w:eastAsia="Times New Roman" w:hAnsi="Calibri" w:cs="Calibri"/>
          <w:kern w:val="0"/>
          <w:lang w:val="en-US" w:eastAsia="ko-KR"/>
          <w14:ligatures w14:val="none"/>
        </w:rPr>
        <w:t> </w:t>
      </w:r>
    </w:p>
    <w:p w14:paraId="5F3186B3" w14:textId="77777777" w:rsidR="00DA4F80" w:rsidRDefault="00DA4F80" w:rsidP="00015C9A">
      <w:pPr>
        <w:numPr>
          <w:ilvl w:val="0"/>
          <w:numId w:val="25"/>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Keep meeting conversation to the topic at hand, further clarification can be taken offline.</w:t>
      </w:r>
      <w:r w:rsidRPr="00DA4F80">
        <w:rPr>
          <w:rFonts w:ascii="Calibri" w:eastAsia="Times New Roman" w:hAnsi="Calibri" w:cs="Calibri"/>
          <w:kern w:val="0"/>
          <w:lang w:val="en-US" w:eastAsia="ko-KR"/>
          <w14:ligatures w14:val="none"/>
        </w:rPr>
        <w:t> </w:t>
      </w:r>
    </w:p>
    <w:p w14:paraId="0A096A28" w14:textId="77777777" w:rsidR="00BF4B2F" w:rsidRPr="00DA4F80" w:rsidRDefault="00BF4B2F" w:rsidP="00BF4B2F">
      <w:pPr>
        <w:spacing w:after="0" w:line="240" w:lineRule="auto"/>
        <w:ind w:left="360"/>
        <w:textAlignment w:val="baseline"/>
        <w:rPr>
          <w:rFonts w:ascii="Calibri" w:eastAsia="Times New Roman" w:hAnsi="Calibri" w:cs="Calibri"/>
          <w:kern w:val="0"/>
          <w:lang w:val="en-US" w:eastAsia="ko-KR"/>
          <w14:ligatures w14:val="none"/>
        </w:rPr>
      </w:pPr>
    </w:p>
    <w:p w14:paraId="263A2DF1" w14:textId="77777777" w:rsidR="00DA4F80" w:rsidRPr="00BF4B2F" w:rsidRDefault="00DA4F80" w:rsidP="00015C9A">
      <w:pPr>
        <w:pStyle w:val="ListParagraph"/>
        <w:numPr>
          <w:ilvl w:val="0"/>
          <w:numId w:val="33"/>
        </w:numPr>
        <w:spacing w:after="0" w:line="240" w:lineRule="auto"/>
        <w:textAlignment w:val="baseline"/>
        <w:rPr>
          <w:rFonts w:ascii="Segoe UI" w:eastAsia="Times New Roman" w:hAnsi="Segoe UI" w:cs="Segoe UI"/>
          <w:kern w:val="0"/>
          <w:sz w:val="18"/>
          <w:szCs w:val="18"/>
          <w:lang w:val="en-US" w:eastAsia="ko-KR"/>
          <w14:ligatures w14:val="none"/>
        </w:rPr>
      </w:pPr>
      <w:r w:rsidRPr="00BF4B2F">
        <w:rPr>
          <w:rFonts w:ascii="Calibri" w:eastAsia="Times New Roman" w:hAnsi="Calibri" w:cs="Calibri"/>
          <w:b/>
          <w:bCs/>
          <w:kern w:val="0"/>
          <w:lang w:eastAsia="ko-KR"/>
          <w14:ligatures w14:val="none"/>
        </w:rPr>
        <w:t>Problem Solving</w:t>
      </w:r>
      <w:r w:rsidRPr="00BF4B2F">
        <w:rPr>
          <w:rFonts w:ascii="Calibri" w:eastAsia="Times New Roman" w:hAnsi="Calibri" w:cs="Calibri"/>
          <w:kern w:val="0"/>
          <w:lang w:val="en-US" w:eastAsia="ko-KR"/>
          <w14:ligatures w14:val="none"/>
        </w:rPr>
        <w:t> </w:t>
      </w:r>
    </w:p>
    <w:p w14:paraId="21012CE0" w14:textId="77777777" w:rsidR="00DA4F80" w:rsidRPr="00DA4F80" w:rsidRDefault="00DA4F80" w:rsidP="00BF4B2F">
      <w:pPr>
        <w:spacing w:after="0" w:line="240" w:lineRule="auto"/>
        <w:ind w:firstLine="360"/>
        <w:textAlignment w:val="baseline"/>
        <w:rPr>
          <w:rFonts w:ascii="Segoe UI" w:eastAsia="Times New Roman" w:hAnsi="Segoe UI" w:cs="Segoe UI"/>
          <w:kern w:val="0"/>
          <w:sz w:val="18"/>
          <w:szCs w:val="18"/>
          <w:lang w:val="en-US" w:eastAsia="ko-KR"/>
          <w14:ligatures w14:val="none"/>
        </w:rPr>
      </w:pPr>
      <w:r w:rsidRPr="00DA4F80">
        <w:rPr>
          <w:rFonts w:ascii="Calibri" w:eastAsia="Times New Roman" w:hAnsi="Calibri" w:cs="Calibri"/>
          <w:kern w:val="0"/>
          <w:lang w:eastAsia="ko-KR"/>
          <w14:ligatures w14:val="none"/>
        </w:rPr>
        <w:t>As a team we will:</w:t>
      </w:r>
      <w:r w:rsidRPr="00DA4F80">
        <w:rPr>
          <w:rFonts w:ascii="Calibri" w:eastAsia="Times New Roman" w:hAnsi="Calibri" w:cs="Calibri"/>
          <w:kern w:val="0"/>
          <w:lang w:val="en-US" w:eastAsia="ko-KR"/>
          <w14:ligatures w14:val="none"/>
        </w:rPr>
        <w:t> </w:t>
      </w:r>
    </w:p>
    <w:p w14:paraId="45235B4D" w14:textId="77777777" w:rsidR="00DA4F80" w:rsidRPr="00DA4F80" w:rsidRDefault="00DA4F80" w:rsidP="00015C9A">
      <w:pPr>
        <w:numPr>
          <w:ilvl w:val="0"/>
          <w:numId w:val="26"/>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Encourage all team member’s input.</w:t>
      </w:r>
      <w:r w:rsidRPr="00DA4F80">
        <w:rPr>
          <w:rFonts w:ascii="Calibri" w:eastAsia="Times New Roman" w:hAnsi="Calibri" w:cs="Calibri"/>
          <w:kern w:val="0"/>
          <w:lang w:val="en-US" w:eastAsia="ko-KR"/>
          <w14:ligatures w14:val="none"/>
        </w:rPr>
        <w:t> </w:t>
      </w:r>
    </w:p>
    <w:p w14:paraId="78726F36" w14:textId="77777777" w:rsidR="00DA4F80" w:rsidRDefault="00DA4F80" w:rsidP="00015C9A">
      <w:pPr>
        <w:numPr>
          <w:ilvl w:val="0"/>
          <w:numId w:val="26"/>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Use each other’s ideas and build off them.</w:t>
      </w:r>
      <w:r w:rsidRPr="00DA4F80">
        <w:rPr>
          <w:rFonts w:ascii="Calibri" w:eastAsia="Times New Roman" w:hAnsi="Calibri" w:cs="Calibri"/>
          <w:kern w:val="0"/>
          <w:lang w:val="en-US" w:eastAsia="ko-KR"/>
          <w14:ligatures w14:val="none"/>
        </w:rPr>
        <w:t> </w:t>
      </w:r>
    </w:p>
    <w:p w14:paraId="59216D71" w14:textId="77777777" w:rsidR="00BF4B2F" w:rsidRPr="00DA4F80" w:rsidRDefault="00BF4B2F" w:rsidP="00BF4B2F">
      <w:pPr>
        <w:spacing w:after="0" w:line="240" w:lineRule="auto"/>
        <w:ind w:left="360"/>
        <w:textAlignment w:val="baseline"/>
        <w:rPr>
          <w:rFonts w:ascii="Calibri" w:eastAsia="Times New Roman" w:hAnsi="Calibri" w:cs="Calibri"/>
          <w:kern w:val="0"/>
          <w:lang w:val="en-US" w:eastAsia="ko-KR"/>
          <w14:ligatures w14:val="none"/>
        </w:rPr>
      </w:pPr>
    </w:p>
    <w:p w14:paraId="72706795" w14:textId="77777777" w:rsidR="00DA4F80" w:rsidRPr="00BF4B2F" w:rsidRDefault="00DA4F80" w:rsidP="00015C9A">
      <w:pPr>
        <w:pStyle w:val="ListParagraph"/>
        <w:numPr>
          <w:ilvl w:val="0"/>
          <w:numId w:val="33"/>
        </w:numPr>
        <w:spacing w:after="0" w:line="240" w:lineRule="auto"/>
        <w:textAlignment w:val="baseline"/>
        <w:rPr>
          <w:rFonts w:ascii="Segoe UI" w:eastAsia="Times New Roman" w:hAnsi="Segoe UI" w:cs="Segoe UI"/>
          <w:kern w:val="0"/>
          <w:sz w:val="18"/>
          <w:szCs w:val="18"/>
          <w:lang w:val="en-US" w:eastAsia="ko-KR"/>
          <w14:ligatures w14:val="none"/>
        </w:rPr>
      </w:pPr>
      <w:r w:rsidRPr="00BF4B2F">
        <w:rPr>
          <w:rFonts w:ascii="Calibri" w:eastAsia="Times New Roman" w:hAnsi="Calibri" w:cs="Calibri"/>
          <w:b/>
          <w:bCs/>
          <w:kern w:val="0"/>
          <w:lang w:eastAsia="ko-KR"/>
          <w14:ligatures w14:val="none"/>
        </w:rPr>
        <w:t>Conflicts</w:t>
      </w:r>
      <w:r w:rsidRPr="00BF4B2F">
        <w:rPr>
          <w:rFonts w:ascii="Calibri" w:eastAsia="Times New Roman" w:hAnsi="Calibri" w:cs="Calibri"/>
          <w:kern w:val="0"/>
          <w:lang w:val="en-US" w:eastAsia="ko-KR"/>
          <w14:ligatures w14:val="none"/>
        </w:rPr>
        <w:t> </w:t>
      </w:r>
    </w:p>
    <w:p w14:paraId="5D42AFAB" w14:textId="77777777" w:rsidR="00DA4F80" w:rsidRPr="00DA4F80" w:rsidRDefault="00DA4F80" w:rsidP="00BF4B2F">
      <w:pPr>
        <w:spacing w:after="0" w:line="240" w:lineRule="auto"/>
        <w:ind w:firstLine="360"/>
        <w:textAlignment w:val="baseline"/>
        <w:rPr>
          <w:rFonts w:ascii="Segoe UI" w:eastAsia="Times New Roman" w:hAnsi="Segoe UI" w:cs="Segoe UI"/>
          <w:kern w:val="0"/>
          <w:sz w:val="18"/>
          <w:szCs w:val="18"/>
          <w:lang w:val="en-US" w:eastAsia="ko-KR"/>
          <w14:ligatures w14:val="none"/>
        </w:rPr>
      </w:pPr>
      <w:r w:rsidRPr="00DA4F80">
        <w:rPr>
          <w:rFonts w:ascii="Calibri" w:eastAsia="Times New Roman" w:hAnsi="Calibri" w:cs="Calibri"/>
          <w:kern w:val="0"/>
          <w:lang w:eastAsia="ko-KR"/>
          <w14:ligatures w14:val="none"/>
        </w:rPr>
        <w:t>As a team we will:</w:t>
      </w:r>
      <w:r w:rsidRPr="00DA4F80">
        <w:rPr>
          <w:rFonts w:ascii="Calibri" w:eastAsia="Times New Roman" w:hAnsi="Calibri" w:cs="Calibri"/>
          <w:kern w:val="0"/>
          <w:lang w:val="en-US" w:eastAsia="ko-KR"/>
          <w14:ligatures w14:val="none"/>
        </w:rPr>
        <w:t> </w:t>
      </w:r>
    </w:p>
    <w:p w14:paraId="625A2CBA" w14:textId="77777777" w:rsidR="00DA4F80" w:rsidRPr="00DA4F80" w:rsidRDefault="00DA4F80" w:rsidP="00015C9A">
      <w:pPr>
        <w:numPr>
          <w:ilvl w:val="0"/>
          <w:numId w:val="27"/>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View any conflicts as part of working in a team and an opportunity to grow as a team.</w:t>
      </w:r>
      <w:r w:rsidRPr="00DA4F80">
        <w:rPr>
          <w:rFonts w:ascii="Calibri" w:eastAsia="Times New Roman" w:hAnsi="Calibri" w:cs="Calibri"/>
          <w:kern w:val="0"/>
          <w:lang w:val="en-US" w:eastAsia="ko-KR"/>
          <w14:ligatures w14:val="none"/>
        </w:rPr>
        <w:t> </w:t>
      </w:r>
    </w:p>
    <w:p w14:paraId="3872D435" w14:textId="77777777" w:rsidR="00DA4F80" w:rsidRPr="00DA4F80" w:rsidRDefault="00DA4F80" w:rsidP="00015C9A">
      <w:pPr>
        <w:numPr>
          <w:ilvl w:val="0"/>
          <w:numId w:val="27"/>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Seek to understand each other’s opinions.</w:t>
      </w:r>
      <w:r w:rsidRPr="00DA4F80">
        <w:rPr>
          <w:rFonts w:ascii="Calibri" w:eastAsia="Times New Roman" w:hAnsi="Calibri" w:cs="Calibri"/>
          <w:kern w:val="0"/>
          <w:lang w:val="en-US" w:eastAsia="ko-KR"/>
          <w14:ligatures w14:val="none"/>
        </w:rPr>
        <w:t> </w:t>
      </w:r>
    </w:p>
    <w:p w14:paraId="2843B9AA" w14:textId="77777777" w:rsidR="00DA4F80" w:rsidRPr="00DA4F80" w:rsidRDefault="00DA4F80" w:rsidP="00015C9A">
      <w:pPr>
        <w:numPr>
          <w:ilvl w:val="0"/>
          <w:numId w:val="27"/>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Clarify with each other what we understand and communicate if it is correct.</w:t>
      </w:r>
      <w:r w:rsidRPr="00DA4F80">
        <w:rPr>
          <w:rFonts w:ascii="Calibri" w:eastAsia="Times New Roman" w:hAnsi="Calibri" w:cs="Calibri"/>
          <w:kern w:val="0"/>
          <w:lang w:val="en-US" w:eastAsia="ko-KR"/>
          <w14:ligatures w14:val="none"/>
        </w:rPr>
        <w:t> </w:t>
      </w:r>
    </w:p>
    <w:p w14:paraId="49368261" w14:textId="77777777" w:rsidR="00DA4F80" w:rsidRPr="00DA4F80" w:rsidRDefault="00DA4F80" w:rsidP="00015C9A">
      <w:pPr>
        <w:numPr>
          <w:ilvl w:val="0"/>
          <w:numId w:val="27"/>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Acknowledge valid points that the other person has made.</w:t>
      </w:r>
      <w:r w:rsidRPr="00DA4F80">
        <w:rPr>
          <w:rFonts w:ascii="Calibri" w:eastAsia="Times New Roman" w:hAnsi="Calibri" w:cs="Calibri"/>
          <w:kern w:val="0"/>
          <w:lang w:val="en-US" w:eastAsia="ko-KR"/>
          <w14:ligatures w14:val="none"/>
        </w:rPr>
        <w:t> </w:t>
      </w:r>
    </w:p>
    <w:p w14:paraId="4B3491FD" w14:textId="77777777" w:rsidR="00DA4F80" w:rsidRPr="00DA4F80" w:rsidRDefault="00DA4F80" w:rsidP="00015C9A">
      <w:pPr>
        <w:numPr>
          <w:ilvl w:val="0"/>
          <w:numId w:val="28"/>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Points of view will be stated in a non-judgemental and non-attacking manner.</w:t>
      </w:r>
      <w:r w:rsidRPr="00DA4F80">
        <w:rPr>
          <w:rFonts w:ascii="Calibri" w:eastAsia="Times New Roman" w:hAnsi="Calibri" w:cs="Calibri"/>
          <w:kern w:val="0"/>
          <w:lang w:val="en-US" w:eastAsia="ko-KR"/>
          <w14:ligatures w14:val="none"/>
        </w:rPr>
        <w:t> </w:t>
      </w:r>
    </w:p>
    <w:p w14:paraId="3AD16D14" w14:textId="77777777" w:rsidR="00DA4F80" w:rsidRPr="00DA4F80" w:rsidRDefault="00DA4F80" w:rsidP="00015C9A">
      <w:pPr>
        <w:numPr>
          <w:ilvl w:val="0"/>
          <w:numId w:val="28"/>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Seek to find common ground.</w:t>
      </w:r>
      <w:r w:rsidRPr="00DA4F80">
        <w:rPr>
          <w:rFonts w:ascii="Calibri" w:eastAsia="Times New Roman" w:hAnsi="Calibri" w:cs="Calibri"/>
          <w:kern w:val="0"/>
          <w:lang w:val="en-US" w:eastAsia="ko-KR"/>
          <w14:ligatures w14:val="none"/>
        </w:rPr>
        <w:t> </w:t>
      </w:r>
    </w:p>
    <w:p w14:paraId="0F526DC3" w14:textId="77777777" w:rsidR="00DA4F80" w:rsidRPr="007878FB" w:rsidRDefault="00DA4F80" w:rsidP="00015C9A">
      <w:pPr>
        <w:numPr>
          <w:ilvl w:val="0"/>
          <w:numId w:val="28"/>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lastRenderedPageBreak/>
        <w:t>If a resolution cannot be found, third party support can step in.</w:t>
      </w:r>
    </w:p>
    <w:p w14:paraId="68498EFB" w14:textId="77777777" w:rsidR="00DA4F80" w:rsidRPr="00DA4F80" w:rsidRDefault="00DA4F80" w:rsidP="00BF4B2F">
      <w:pPr>
        <w:spacing w:after="0" w:line="240" w:lineRule="auto"/>
        <w:textAlignment w:val="baseline"/>
        <w:rPr>
          <w:rFonts w:ascii="Segoe UI" w:eastAsia="Times New Roman" w:hAnsi="Segoe UI" w:cs="Segoe UI"/>
          <w:kern w:val="0"/>
          <w:sz w:val="18"/>
          <w:szCs w:val="18"/>
          <w:lang w:val="en-US" w:eastAsia="ko-KR"/>
          <w14:ligatures w14:val="none"/>
        </w:rPr>
      </w:pPr>
      <w:r w:rsidRPr="00DA4F80">
        <w:rPr>
          <w:rFonts w:ascii="Calibri" w:eastAsia="Times New Roman" w:hAnsi="Calibri" w:cs="Calibri"/>
          <w:kern w:val="0"/>
          <w:lang w:val="en-US" w:eastAsia="ko-KR"/>
          <w14:ligatures w14:val="none"/>
        </w:rPr>
        <w:t> </w:t>
      </w:r>
    </w:p>
    <w:p w14:paraId="68FF156A" w14:textId="77777777" w:rsidR="00DA4F80" w:rsidRPr="00BF4B2F" w:rsidRDefault="00DA4F80" w:rsidP="00015C9A">
      <w:pPr>
        <w:pStyle w:val="ListParagraph"/>
        <w:numPr>
          <w:ilvl w:val="0"/>
          <w:numId w:val="33"/>
        </w:numPr>
        <w:spacing w:after="0" w:line="240" w:lineRule="auto"/>
        <w:textAlignment w:val="baseline"/>
        <w:rPr>
          <w:rFonts w:ascii="Calibri" w:eastAsia="Times New Roman" w:hAnsi="Calibri" w:cs="Calibri"/>
          <w:kern w:val="0"/>
          <w:lang w:val="en-US" w:eastAsia="ko-KR"/>
          <w14:ligatures w14:val="none"/>
        </w:rPr>
      </w:pPr>
      <w:r w:rsidRPr="00BF4B2F">
        <w:rPr>
          <w:rFonts w:ascii="Calibri" w:eastAsia="Times New Roman" w:hAnsi="Calibri" w:cs="Calibri"/>
          <w:b/>
          <w:bCs/>
          <w:kern w:val="0"/>
          <w:lang w:eastAsia="ko-KR"/>
          <w14:ligatures w14:val="none"/>
        </w:rPr>
        <w:t>Meeting Guidelines</w:t>
      </w:r>
      <w:r w:rsidRPr="00BF4B2F">
        <w:rPr>
          <w:rFonts w:ascii="Calibri" w:eastAsia="Times New Roman" w:hAnsi="Calibri" w:cs="Calibri"/>
          <w:kern w:val="0"/>
          <w:lang w:val="en-US" w:eastAsia="ko-KR"/>
          <w14:ligatures w14:val="none"/>
        </w:rPr>
        <w:t> </w:t>
      </w:r>
    </w:p>
    <w:p w14:paraId="1CE5625F" w14:textId="77777777" w:rsidR="00DA4F80" w:rsidRPr="00DA4F80" w:rsidRDefault="00DA4F80" w:rsidP="00015C9A">
      <w:pPr>
        <w:numPr>
          <w:ilvl w:val="0"/>
          <w:numId w:val="29"/>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 xml:space="preserve">The allocated offsite hours on </w:t>
      </w:r>
      <w:r w:rsidRPr="00DA4F80">
        <w:rPr>
          <w:rFonts w:ascii="Calibri" w:eastAsia="Times New Roman" w:hAnsi="Calibri" w:cs="Calibri"/>
          <w:b/>
          <w:bCs/>
          <w:kern w:val="0"/>
          <w:lang w:eastAsia="ko-KR"/>
          <w14:ligatures w14:val="none"/>
        </w:rPr>
        <w:t>Tuesday 8am-2pm</w:t>
      </w:r>
      <w:r w:rsidRPr="00DA4F80">
        <w:rPr>
          <w:rFonts w:ascii="Calibri" w:eastAsia="Times New Roman" w:hAnsi="Calibri" w:cs="Calibri"/>
          <w:kern w:val="0"/>
          <w:lang w:eastAsia="ko-KR"/>
          <w14:ligatures w14:val="none"/>
        </w:rPr>
        <w:t xml:space="preserve"> will stay and be reserved for the project</w:t>
      </w:r>
      <w:r w:rsidR="0065290D">
        <w:rPr>
          <w:rFonts w:ascii="Calibri" w:eastAsia="Times New Roman" w:hAnsi="Calibri" w:cs="Calibri"/>
          <w:kern w:val="0"/>
          <w:lang w:eastAsia="ko-KR"/>
          <w14:ligatures w14:val="none"/>
        </w:rPr>
        <w:t xml:space="preserve"> </w:t>
      </w:r>
      <w:r w:rsidRPr="00DA4F80">
        <w:rPr>
          <w:rFonts w:ascii="Calibri" w:eastAsia="Times New Roman" w:hAnsi="Calibri" w:cs="Calibri"/>
          <w:kern w:val="0"/>
          <w:lang w:eastAsia="ko-KR"/>
          <w14:ligatures w14:val="none"/>
        </w:rPr>
        <w:t>meetings and work the team needs to complete. </w:t>
      </w:r>
      <w:r w:rsidRPr="00DA4F80">
        <w:rPr>
          <w:rFonts w:ascii="Calibri" w:eastAsia="Times New Roman" w:hAnsi="Calibri" w:cs="Calibri"/>
          <w:kern w:val="0"/>
          <w:lang w:val="en-US" w:eastAsia="ko-KR"/>
          <w14:ligatures w14:val="none"/>
        </w:rPr>
        <w:t> </w:t>
      </w:r>
    </w:p>
    <w:p w14:paraId="26FB8857" w14:textId="77777777" w:rsidR="00DA4F80" w:rsidRPr="00DA4F80" w:rsidRDefault="00DA4F80" w:rsidP="00015C9A">
      <w:pPr>
        <w:numPr>
          <w:ilvl w:val="0"/>
          <w:numId w:val="30"/>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Team members will attend meetings prepared.</w:t>
      </w:r>
      <w:r w:rsidRPr="00DA4F80">
        <w:rPr>
          <w:rFonts w:ascii="Calibri" w:eastAsia="Times New Roman" w:hAnsi="Calibri" w:cs="Calibri"/>
          <w:kern w:val="0"/>
          <w:lang w:val="en-US" w:eastAsia="ko-KR"/>
          <w14:ligatures w14:val="none"/>
        </w:rPr>
        <w:t> </w:t>
      </w:r>
    </w:p>
    <w:p w14:paraId="1AAA436E" w14:textId="77777777" w:rsidR="00DA4F80" w:rsidRPr="00DA4F80" w:rsidRDefault="00DA4F80" w:rsidP="00015C9A">
      <w:pPr>
        <w:numPr>
          <w:ilvl w:val="0"/>
          <w:numId w:val="30"/>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Meeting discussions will stay on topic.</w:t>
      </w:r>
      <w:r w:rsidRPr="00DA4F80">
        <w:rPr>
          <w:rFonts w:ascii="Calibri" w:eastAsia="Times New Roman" w:hAnsi="Calibri" w:cs="Calibri"/>
          <w:kern w:val="0"/>
          <w:lang w:val="en-US" w:eastAsia="ko-KR"/>
          <w14:ligatures w14:val="none"/>
        </w:rPr>
        <w:t> </w:t>
      </w:r>
    </w:p>
    <w:p w14:paraId="10E993ED" w14:textId="77777777" w:rsidR="00DA4F80" w:rsidRPr="00DA4F80" w:rsidRDefault="00DA4F80" w:rsidP="00015C9A">
      <w:pPr>
        <w:numPr>
          <w:ilvl w:val="0"/>
          <w:numId w:val="30"/>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A brief for the next week's meeting will be discussed or planned throughout the week before the meeting.</w:t>
      </w:r>
      <w:r w:rsidRPr="00DA4F80">
        <w:rPr>
          <w:rFonts w:ascii="Calibri" w:eastAsia="Times New Roman" w:hAnsi="Calibri" w:cs="Calibri"/>
          <w:kern w:val="0"/>
          <w:lang w:val="en-US" w:eastAsia="ko-KR"/>
          <w14:ligatures w14:val="none"/>
        </w:rPr>
        <w:t> </w:t>
      </w:r>
    </w:p>
    <w:p w14:paraId="6BDCB114" w14:textId="77777777" w:rsidR="00DA4F80" w:rsidRPr="00DA4F80" w:rsidRDefault="00DA4F80" w:rsidP="00BF4B2F">
      <w:pPr>
        <w:spacing w:after="0" w:line="240" w:lineRule="auto"/>
        <w:textAlignment w:val="baseline"/>
        <w:rPr>
          <w:rFonts w:ascii="Segoe UI" w:eastAsia="Times New Roman" w:hAnsi="Segoe UI" w:cs="Segoe UI"/>
          <w:kern w:val="0"/>
          <w:sz w:val="18"/>
          <w:szCs w:val="18"/>
          <w:lang w:val="en-US" w:eastAsia="ko-KR"/>
          <w14:ligatures w14:val="none"/>
        </w:rPr>
      </w:pPr>
      <w:r w:rsidRPr="00DA4F80">
        <w:rPr>
          <w:rFonts w:ascii="Calibri" w:eastAsia="Times New Roman" w:hAnsi="Calibri" w:cs="Calibri"/>
          <w:kern w:val="0"/>
          <w:lang w:val="en-US" w:eastAsia="ko-KR"/>
          <w14:ligatures w14:val="none"/>
        </w:rPr>
        <w:t> </w:t>
      </w:r>
    </w:p>
    <w:p w14:paraId="0C823F22" w14:textId="77777777" w:rsidR="00DA4F80" w:rsidRPr="0065290D" w:rsidRDefault="00DA4F80" w:rsidP="00015C9A">
      <w:pPr>
        <w:pStyle w:val="ListParagraph"/>
        <w:numPr>
          <w:ilvl w:val="0"/>
          <w:numId w:val="33"/>
        </w:numPr>
        <w:spacing w:after="0" w:line="240" w:lineRule="auto"/>
        <w:textAlignment w:val="baseline"/>
        <w:rPr>
          <w:rFonts w:ascii="Calibri" w:eastAsia="Times New Roman" w:hAnsi="Calibri" w:cs="Calibri"/>
          <w:kern w:val="0"/>
          <w:lang w:val="en-US" w:eastAsia="ko-KR"/>
          <w14:ligatures w14:val="none"/>
        </w:rPr>
      </w:pPr>
      <w:r w:rsidRPr="0065290D">
        <w:rPr>
          <w:rFonts w:ascii="Calibri" w:eastAsia="Times New Roman" w:hAnsi="Calibri" w:cs="Calibri"/>
          <w:b/>
          <w:bCs/>
          <w:kern w:val="0"/>
          <w:lang w:eastAsia="ko-KR"/>
          <w14:ligatures w14:val="none"/>
        </w:rPr>
        <w:t>Documentation</w:t>
      </w:r>
      <w:r w:rsidRPr="0065290D">
        <w:rPr>
          <w:rFonts w:ascii="Calibri" w:eastAsia="Times New Roman" w:hAnsi="Calibri" w:cs="Calibri"/>
          <w:kern w:val="0"/>
          <w:lang w:val="en-US" w:eastAsia="ko-KR"/>
          <w14:ligatures w14:val="none"/>
        </w:rPr>
        <w:t> </w:t>
      </w:r>
    </w:p>
    <w:p w14:paraId="7BBCC05B" w14:textId="77777777" w:rsidR="00DA4F80" w:rsidRPr="00DA4F80" w:rsidRDefault="00DA4F80" w:rsidP="00015C9A">
      <w:pPr>
        <w:numPr>
          <w:ilvl w:val="0"/>
          <w:numId w:val="31"/>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Use OneDrive to host final submission.</w:t>
      </w:r>
      <w:r w:rsidRPr="00DA4F80">
        <w:rPr>
          <w:rFonts w:ascii="Calibri" w:eastAsia="Times New Roman" w:hAnsi="Calibri" w:cs="Calibri"/>
          <w:kern w:val="0"/>
          <w:lang w:val="en-US" w:eastAsia="ko-KR"/>
          <w14:ligatures w14:val="none"/>
        </w:rPr>
        <w:t> </w:t>
      </w:r>
    </w:p>
    <w:p w14:paraId="132C6E6E" w14:textId="77777777" w:rsidR="00DA4F80" w:rsidRPr="00DA4F80" w:rsidRDefault="00DA4F80" w:rsidP="00015C9A">
      <w:pPr>
        <w:numPr>
          <w:ilvl w:val="0"/>
          <w:numId w:val="31"/>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Keep working documents on Teams for mentor visibility.</w:t>
      </w:r>
      <w:r w:rsidRPr="00DA4F80">
        <w:rPr>
          <w:rFonts w:ascii="Calibri" w:eastAsia="Times New Roman" w:hAnsi="Calibri" w:cs="Calibri"/>
          <w:kern w:val="0"/>
          <w:lang w:val="en-US" w:eastAsia="ko-KR"/>
          <w14:ligatures w14:val="none"/>
        </w:rPr>
        <w:t> </w:t>
      </w:r>
    </w:p>
    <w:p w14:paraId="2A951FBE" w14:textId="77777777" w:rsidR="00DA4F80" w:rsidRPr="00DA4F80" w:rsidRDefault="00DA4F80" w:rsidP="00015C9A">
      <w:pPr>
        <w:numPr>
          <w:ilvl w:val="0"/>
          <w:numId w:val="31"/>
        </w:numPr>
        <w:tabs>
          <w:tab w:val="clear" w:pos="720"/>
          <w:tab w:val="num" w:pos="-360"/>
        </w:tabs>
        <w:spacing w:after="0" w:line="240" w:lineRule="auto"/>
        <w:ind w:left="360" w:firstLine="0"/>
        <w:textAlignment w:val="baseline"/>
        <w:rPr>
          <w:rFonts w:ascii="Calibri" w:eastAsia="Times New Roman" w:hAnsi="Calibri" w:cs="Calibri"/>
          <w:kern w:val="0"/>
          <w:lang w:val="en-US" w:eastAsia="ko-KR"/>
          <w14:ligatures w14:val="none"/>
        </w:rPr>
      </w:pPr>
      <w:r w:rsidRPr="00DA4F80">
        <w:rPr>
          <w:rFonts w:ascii="Calibri" w:eastAsia="Times New Roman" w:hAnsi="Calibri" w:cs="Calibri"/>
          <w:kern w:val="0"/>
          <w:lang w:eastAsia="ko-KR"/>
          <w14:ligatures w14:val="none"/>
        </w:rPr>
        <w:t>Use Trello to organize work required and work results.</w:t>
      </w:r>
      <w:r w:rsidRPr="00DA4F80">
        <w:rPr>
          <w:rFonts w:ascii="Calibri" w:eastAsia="Times New Roman" w:hAnsi="Calibri" w:cs="Calibri"/>
          <w:kern w:val="0"/>
          <w:lang w:val="en-US" w:eastAsia="ko-KR"/>
          <w14:ligatures w14:val="none"/>
        </w:rPr>
        <w:t> </w:t>
      </w:r>
    </w:p>
    <w:p w14:paraId="35EF9530" w14:textId="77777777" w:rsidR="00DA4F80" w:rsidRPr="002932FC" w:rsidRDefault="00DA4F80" w:rsidP="002932FC">
      <w:pPr>
        <w:spacing w:after="0" w:line="240" w:lineRule="auto"/>
        <w:ind w:left="1080"/>
        <w:textAlignment w:val="baseline"/>
        <w:rPr>
          <w:rFonts w:ascii="Segoe UI" w:eastAsia="Times New Roman" w:hAnsi="Segoe UI" w:cs="Segoe UI"/>
          <w:kern w:val="0"/>
          <w:sz w:val="18"/>
          <w:szCs w:val="18"/>
          <w:lang w:val="en-US" w:eastAsia="ko-KR"/>
          <w14:ligatures w14:val="none"/>
        </w:rPr>
      </w:pPr>
      <w:r w:rsidRPr="00DA4F80">
        <w:rPr>
          <w:rFonts w:ascii="Calibri" w:eastAsia="Times New Roman" w:hAnsi="Calibri" w:cs="Calibri"/>
          <w:kern w:val="0"/>
          <w:lang w:val="en-US" w:eastAsia="ko-KR"/>
          <w14:ligatures w14:val="none"/>
        </w:rPr>
        <w:t> </w:t>
      </w:r>
    </w:p>
    <w:p w14:paraId="433B321F" w14:textId="77777777" w:rsidR="006A4D35" w:rsidRDefault="006A4D35" w:rsidP="006A4D35">
      <w:pPr>
        <w:pStyle w:val="Heading2"/>
      </w:pPr>
      <w:r>
        <w:t>6.1 Meeting Minutes</w:t>
      </w:r>
    </w:p>
    <w:p w14:paraId="67D82BAE" w14:textId="6FC17222" w:rsidR="00583944" w:rsidRDefault="0098304B" w:rsidP="00C36384">
      <w:pPr>
        <w:rPr>
          <w:i/>
          <w:iCs/>
        </w:rPr>
      </w:pPr>
      <w:r w:rsidRPr="000E23A3">
        <w:rPr>
          <w:i/>
          <w:iCs/>
        </w:rPr>
        <w:t xml:space="preserve">Sike refer to portfolio </w:t>
      </w:r>
      <w:r w:rsidR="00AD6F2B" w:rsidRPr="000E23A3">
        <w:rPr>
          <w:i/>
          <w:iCs/>
        </w:rPr>
        <w:t>please.</w:t>
      </w:r>
    </w:p>
    <w:p w14:paraId="6B4480D4" w14:textId="77777777" w:rsidR="00583944" w:rsidRDefault="00583944">
      <w:pPr>
        <w:rPr>
          <w:i/>
          <w:iCs/>
        </w:rPr>
      </w:pPr>
      <w:r>
        <w:rPr>
          <w:i/>
          <w:iCs/>
        </w:rPr>
        <w:br w:type="page"/>
      </w:r>
    </w:p>
    <w:p w14:paraId="5873B53F" w14:textId="77777777" w:rsidR="00583944" w:rsidRDefault="00954D54" w:rsidP="00954D54">
      <w:pPr>
        <w:pStyle w:val="Heading2"/>
      </w:pPr>
      <w:r>
        <w:lastRenderedPageBreak/>
        <w:t>7.1 Work Breakdown Structure</w:t>
      </w:r>
    </w:p>
    <w:p w14:paraId="47324D04" w14:textId="04D5A9A5" w:rsidR="00954D54" w:rsidRPr="00583944" w:rsidRDefault="00954D54" w:rsidP="00583944">
      <w:pPr>
        <w:sectPr w:rsidR="00954D54" w:rsidRPr="00583944" w:rsidSect="00F61988">
          <w:pgSz w:w="11906" w:h="16838"/>
          <w:pgMar w:top="1440" w:right="1440" w:bottom="1440" w:left="1440" w:header="720" w:footer="720" w:gutter="0"/>
          <w:cols w:space="720"/>
          <w:docGrid w:linePitch="360"/>
        </w:sectPr>
      </w:pPr>
      <w:r>
        <w:rPr>
          <w:noProof/>
        </w:rPr>
        <w:drawing>
          <wp:inline distT="0" distB="0" distL="0" distR="0" wp14:anchorId="13D9D81D" wp14:editId="0D226067">
            <wp:extent cx="5731510" cy="8257540"/>
            <wp:effectExtent l="0" t="0" r="0" b="10160"/>
            <wp:docPr id="16" name="Diagram 16">
              <a:extLst xmlns:a="http://schemas.openxmlformats.org/drawingml/2006/main">
                <a:ext uri="{FF2B5EF4-FFF2-40B4-BE49-F238E27FC236}">
                  <a16:creationId xmlns:a16="http://schemas.microsoft.com/office/drawing/2014/main" id="{DFC70F91-E655-FAE1-9A8F-CC5A63C1C6F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FAAC7D2" w14:textId="021EDA01" w:rsidR="00146220" w:rsidRPr="00146220" w:rsidRDefault="003C445D" w:rsidP="0052362E">
      <w:pPr>
        <w:pStyle w:val="Heading2"/>
      </w:pPr>
      <w:r>
        <w:lastRenderedPageBreak/>
        <w:t>8.1</w:t>
      </w:r>
      <w:r w:rsidR="00BB7E4A">
        <w:t xml:space="preserve"> Risk Register</w:t>
      </w:r>
    </w:p>
    <w:tbl>
      <w:tblPr>
        <w:tblW w:w="13958" w:type="dxa"/>
        <w:tblLook w:val="04A0" w:firstRow="1" w:lastRow="0" w:firstColumn="1" w:lastColumn="0" w:noHBand="0" w:noVBand="1"/>
      </w:tblPr>
      <w:tblGrid>
        <w:gridCol w:w="577"/>
        <w:gridCol w:w="1014"/>
        <w:gridCol w:w="1570"/>
        <w:gridCol w:w="2049"/>
        <w:gridCol w:w="1761"/>
        <w:gridCol w:w="1016"/>
        <w:gridCol w:w="1570"/>
        <w:gridCol w:w="1051"/>
        <w:gridCol w:w="1205"/>
        <w:gridCol w:w="941"/>
        <w:gridCol w:w="1204"/>
      </w:tblGrid>
      <w:tr w:rsidR="0012150E" w:rsidRPr="0012150E" w14:paraId="574726D6" w14:textId="77777777" w:rsidTr="004A7559">
        <w:trPr>
          <w:trHeight w:val="420"/>
        </w:trPr>
        <w:tc>
          <w:tcPr>
            <w:tcW w:w="13958" w:type="dxa"/>
            <w:gridSpan w:val="11"/>
            <w:tcBorders>
              <w:top w:val="nil"/>
              <w:left w:val="nil"/>
              <w:bottom w:val="nil"/>
              <w:right w:val="nil"/>
            </w:tcBorders>
            <w:shd w:val="clear" w:color="auto" w:fill="auto"/>
            <w:noWrap/>
            <w:vAlign w:val="bottom"/>
            <w:hideMark/>
          </w:tcPr>
          <w:p w14:paraId="1BB058B0" w14:textId="77777777" w:rsidR="0012150E" w:rsidRPr="0012150E" w:rsidRDefault="0012150E" w:rsidP="0012150E">
            <w:pPr>
              <w:spacing w:after="0" w:line="240" w:lineRule="auto"/>
              <w:jc w:val="center"/>
              <w:rPr>
                <w:rFonts w:ascii="Calibri" w:eastAsia="Times New Roman" w:hAnsi="Calibri" w:cs="Calibri"/>
                <w:b/>
                <w:bCs/>
                <w:color w:val="000000"/>
                <w:kern w:val="0"/>
                <w:sz w:val="32"/>
                <w:szCs w:val="32"/>
                <w:lang w:val="en-US" w:eastAsia="ko-KR"/>
                <w14:ligatures w14:val="none"/>
              </w:rPr>
            </w:pPr>
            <w:bookmarkStart w:id="46" w:name="RANGE!A1:I17"/>
            <w:r w:rsidRPr="0012150E">
              <w:rPr>
                <w:rFonts w:ascii="Calibri" w:eastAsia="Times New Roman" w:hAnsi="Calibri" w:cs="Calibri"/>
                <w:b/>
                <w:bCs/>
                <w:color w:val="000000"/>
                <w:kern w:val="0"/>
                <w:sz w:val="32"/>
                <w:szCs w:val="32"/>
                <w:lang w:val="en-US" w:eastAsia="ko-KR"/>
                <w14:ligatures w14:val="none"/>
              </w:rPr>
              <w:t>Risk Register for Jadcup Digital Factory Automation</w:t>
            </w:r>
            <w:bookmarkEnd w:id="46"/>
          </w:p>
        </w:tc>
      </w:tr>
      <w:tr w:rsidR="004A7559" w:rsidRPr="0012150E" w14:paraId="2BB61414" w14:textId="77777777" w:rsidTr="004A7559">
        <w:trPr>
          <w:trHeight w:val="300"/>
        </w:trPr>
        <w:tc>
          <w:tcPr>
            <w:tcW w:w="1581" w:type="dxa"/>
            <w:gridSpan w:val="2"/>
            <w:tcBorders>
              <w:top w:val="nil"/>
              <w:left w:val="nil"/>
              <w:bottom w:val="nil"/>
              <w:right w:val="nil"/>
            </w:tcBorders>
            <w:shd w:val="clear" w:color="auto" w:fill="auto"/>
            <w:noWrap/>
            <w:vAlign w:val="bottom"/>
            <w:hideMark/>
          </w:tcPr>
          <w:p w14:paraId="5FA9C3D8" w14:textId="77777777" w:rsidR="0012150E" w:rsidRPr="0012150E" w:rsidRDefault="0012150E" w:rsidP="0012150E">
            <w:pPr>
              <w:spacing w:after="0" w:line="240" w:lineRule="auto"/>
              <w:rPr>
                <w:rFonts w:ascii="Calibri" w:eastAsia="Times New Roman" w:hAnsi="Calibri" w:cs="Calibri"/>
                <w:b/>
                <w:bCs/>
                <w:kern w:val="0"/>
                <w:lang w:val="en-US" w:eastAsia="ko-KR"/>
                <w14:ligatures w14:val="none"/>
              </w:rPr>
            </w:pPr>
            <w:r w:rsidRPr="0012150E">
              <w:rPr>
                <w:rFonts w:ascii="Calibri" w:eastAsia="Times New Roman" w:hAnsi="Calibri" w:cs="Calibri"/>
                <w:b/>
                <w:bCs/>
                <w:kern w:val="0"/>
                <w:lang w:val="en-US" w:eastAsia="ko-KR"/>
                <w14:ligatures w14:val="none"/>
              </w:rPr>
              <w:t>Prepared by:</w:t>
            </w:r>
          </w:p>
        </w:tc>
        <w:tc>
          <w:tcPr>
            <w:tcW w:w="3721" w:type="dxa"/>
            <w:gridSpan w:val="2"/>
            <w:tcBorders>
              <w:top w:val="nil"/>
              <w:left w:val="nil"/>
              <w:bottom w:val="nil"/>
              <w:right w:val="nil"/>
            </w:tcBorders>
            <w:shd w:val="clear" w:color="auto" w:fill="auto"/>
            <w:noWrap/>
            <w:vAlign w:val="bottom"/>
            <w:hideMark/>
          </w:tcPr>
          <w:p w14:paraId="0ECB2916"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Yeran Edmonds &amp; Harshil Patel</w:t>
            </w:r>
          </w:p>
        </w:tc>
        <w:tc>
          <w:tcPr>
            <w:tcW w:w="1750" w:type="dxa"/>
            <w:tcBorders>
              <w:top w:val="nil"/>
              <w:left w:val="nil"/>
              <w:bottom w:val="nil"/>
              <w:right w:val="nil"/>
            </w:tcBorders>
            <w:shd w:val="clear" w:color="auto" w:fill="auto"/>
            <w:noWrap/>
            <w:vAlign w:val="bottom"/>
            <w:hideMark/>
          </w:tcPr>
          <w:p w14:paraId="22F3EEE3"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p>
        </w:tc>
        <w:tc>
          <w:tcPr>
            <w:tcW w:w="1042" w:type="dxa"/>
            <w:tcBorders>
              <w:top w:val="nil"/>
              <w:left w:val="nil"/>
              <w:bottom w:val="nil"/>
              <w:right w:val="nil"/>
            </w:tcBorders>
            <w:shd w:val="clear" w:color="auto" w:fill="auto"/>
            <w:noWrap/>
            <w:vAlign w:val="bottom"/>
            <w:hideMark/>
          </w:tcPr>
          <w:p w14:paraId="03202F4B" w14:textId="77777777" w:rsidR="0012150E" w:rsidRPr="0012150E" w:rsidRDefault="0012150E" w:rsidP="0012150E">
            <w:pPr>
              <w:spacing w:after="0" w:line="240" w:lineRule="auto"/>
              <w:rPr>
                <w:rFonts w:ascii="Times New Roman" w:eastAsia="Times New Roman" w:hAnsi="Times New Roman" w:cs="Times New Roman"/>
                <w:kern w:val="0"/>
                <w:sz w:val="20"/>
                <w:szCs w:val="20"/>
                <w:lang w:val="en-US" w:eastAsia="ko-KR"/>
                <w14:ligatures w14:val="none"/>
              </w:rPr>
            </w:pPr>
          </w:p>
        </w:tc>
        <w:tc>
          <w:tcPr>
            <w:tcW w:w="1560" w:type="dxa"/>
            <w:tcBorders>
              <w:top w:val="nil"/>
              <w:left w:val="nil"/>
              <w:bottom w:val="nil"/>
              <w:right w:val="nil"/>
            </w:tcBorders>
            <w:shd w:val="clear" w:color="auto" w:fill="auto"/>
            <w:noWrap/>
            <w:vAlign w:val="bottom"/>
            <w:hideMark/>
          </w:tcPr>
          <w:p w14:paraId="04C305E6" w14:textId="77777777" w:rsidR="0012150E" w:rsidRPr="0012150E" w:rsidRDefault="0012150E" w:rsidP="0012150E">
            <w:pPr>
              <w:spacing w:after="0" w:line="240" w:lineRule="auto"/>
              <w:rPr>
                <w:rFonts w:ascii="Times New Roman" w:eastAsia="Times New Roman" w:hAnsi="Times New Roman" w:cs="Times New Roman"/>
                <w:kern w:val="0"/>
                <w:sz w:val="20"/>
                <w:szCs w:val="20"/>
                <w:lang w:val="en-US" w:eastAsia="ko-KR"/>
                <w14:ligatures w14:val="none"/>
              </w:rPr>
            </w:pPr>
          </w:p>
        </w:tc>
        <w:tc>
          <w:tcPr>
            <w:tcW w:w="1045" w:type="dxa"/>
            <w:tcBorders>
              <w:top w:val="nil"/>
              <w:left w:val="nil"/>
              <w:bottom w:val="nil"/>
              <w:right w:val="nil"/>
            </w:tcBorders>
            <w:shd w:val="clear" w:color="auto" w:fill="auto"/>
            <w:noWrap/>
            <w:vAlign w:val="bottom"/>
            <w:hideMark/>
          </w:tcPr>
          <w:p w14:paraId="48C5FE21" w14:textId="77777777" w:rsidR="0012150E" w:rsidRPr="0012150E" w:rsidRDefault="0012150E" w:rsidP="0012150E">
            <w:pPr>
              <w:spacing w:after="0" w:line="240" w:lineRule="auto"/>
              <w:rPr>
                <w:rFonts w:ascii="Calibri" w:eastAsia="Times New Roman" w:hAnsi="Calibri" w:cs="Calibri"/>
                <w:b/>
                <w:bCs/>
                <w:kern w:val="0"/>
                <w:lang w:val="en-US" w:eastAsia="ko-KR"/>
                <w14:ligatures w14:val="none"/>
              </w:rPr>
            </w:pPr>
            <w:r w:rsidRPr="0012150E">
              <w:rPr>
                <w:rFonts w:ascii="Calibri" w:eastAsia="Times New Roman" w:hAnsi="Calibri" w:cs="Calibri"/>
                <w:b/>
                <w:bCs/>
                <w:kern w:val="0"/>
                <w:lang w:val="en-US" w:eastAsia="ko-KR"/>
                <w14:ligatures w14:val="none"/>
              </w:rPr>
              <w:t>Date:</w:t>
            </w:r>
          </w:p>
        </w:tc>
        <w:tc>
          <w:tcPr>
            <w:tcW w:w="1237" w:type="dxa"/>
            <w:tcBorders>
              <w:top w:val="nil"/>
              <w:left w:val="nil"/>
              <w:bottom w:val="nil"/>
              <w:right w:val="nil"/>
            </w:tcBorders>
            <w:shd w:val="clear" w:color="auto" w:fill="auto"/>
            <w:noWrap/>
            <w:vAlign w:val="bottom"/>
            <w:hideMark/>
          </w:tcPr>
          <w:p w14:paraId="6EB323F3"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13-Mar</w:t>
            </w:r>
          </w:p>
        </w:tc>
        <w:tc>
          <w:tcPr>
            <w:tcW w:w="964" w:type="dxa"/>
            <w:tcBorders>
              <w:top w:val="nil"/>
              <w:left w:val="nil"/>
              <w:bottom w:val="nil"/>
              <w:right w:val="nil"/>
            </w:tcBorders>
            <w:shd w:val="clear" w:color="auto" w:fill="auto"/>
            <w:noWrap/>
            <w:vAlign w:val="bottom"/>
            <w:hideMark/>
          </w:tcPr>
          <w:p w14:paraId="69770860"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p>
        </w:tc>
        <w:tc>
          <w:tcPr>
            <w:tcW w:w="1058" w:type="dxa"/>
            <w:tcBorders>
              <w:top w:val="nil"/>
              <w:left w:val="nil"/>
              <w:bottom w:val="nil"/>
              <w:right w:val="nil"/>
            </w:tcBorders>
            <w:shd w:val="clear" w:color="auto" w:fill="auto"/>
            <w:noWrap/>
            <w:vAlign w:val="bottom"/>
            <w:hideMark/>
          </w:tcPr>
          <w:p w14:paraId="168948AF" w14:textId="77777777" w:rsidR="0012150E" w:rsidRPr="0012150E" w:rsidRDefault="0012150E" w:rsidP="0012150E">
            <w:pPr>
              <w:spacing w:after="0" w:line="240" w:lineRule="auto"/>
              <w:rPr>
                <w:rFonts w:ascii="Times New Roman" w:eastAsia="Times New Roman" w:hAnsi="Times New Roman" w:cs="Times New Roman"/>
                <w:kern w:val="0"/>
                <w:sz w:val="20"/>
                <w:szCs w:val="20"/>
                <w:lang w:val="en-US" w:eastAsia="ko-KR"/>
                <w14:ligatures w14:val="none"/>
              </w:rPr>
            </w:pPr>
          </w:p>
        </w:tc>
      </w:tr>
      <w:tr w:rsidR="004A7559" w:rsidRPr="0012150E" w14:paraId="54764CD1" w14:textId="77777777" w:rsidTr="004A7559">
        <w:trPr>
          <w:trHeight w:val="600"/>
        </w:trPr>
        <w:tc>
          <w:tcPr>
            <w:tcW w:w="574" w:type="dxa"/>
            <w:tcBorders>
              <w:top w:val="single" w:sz="4" w:space="0" w:color="auto"/>
              <w:left w:val="single" w:sz="4" w:space="0" w:color="auto"/>
              <w:bottom w:val="single" w:sz="4" w:space="0" w:color="auto"/>
              <w:right w:val="single" w:sz="4" w:space="0" w:color="auto"/>
            </w:tcBorders>
            <w:shd w:val="clear" w:color="auto" w:fill="auto"/>
            <w:hideMark/>
          </w:tcPr>
          <w:p w14:paraId="032D0714" w14:textId="77777777" w:rsidR="0012150E" w:rsidRPr="0012150E" w:rsidRDefault="0012150E" w:rsidP="0012150E">
            <w:pPr>
              <w:spacing w:after="0" w:line="240" w:lineRule="auto"/>
              <w:rPr>
                <w:rFonts w:ascii="Calibri" w:eastAsia="Times New Roman" w:hAnsi="Calibri" w:cs="Calibri"/>
                <w:b/>
                <w:bCs/>
                <w:kern w:val="0"/>
                <w:lang w:val="en-US" w:eastAsia="ko-KR"/>
                <w14:ligatures w14:val="none"/>
              </w:rPr>
            </w:pPr>
            <w:r w:rsidRPr="0012150E">
              <w:rPr>
                <w:rFonts w:ascii="Calibri" w:eastAsia="Times New Roman" w:hAnsi="Calibri" w:cs="Calibri"/>
                <w:b/>
                <w:bCs/>
                <w:kern w:val="0"/>
                <w:lang w:val="en-US" w:eastAsia="ko-KR"/>
                <w14:ligatures w14:val="none"/>
              </w:rPr>
              <w:t> No.</w:t>
            </w:r>
          </w:p>
        </w:tc>
        <w:tc>
          <w:tcPr>
            <w:tcW w:w="1007" w:type="dxa"/>
            <w:tcBorders>
              <w:top w:val="single" w:sz="4" w:space="0" w:color="auto"/>
              <w:left w:val="nil"/>
              <w:bottom w:val="single" w:sz="4" w:space="0" w:color="auto"/>
              <w:right w:val="single" w:sz="4" w:space="0" w:color="auto"/>
            </w:tcBorders>
            <w:shd w:val="clear" w:color="auto" w:fill="auto"/>
            <w:hideMark/>
          </w:tcPr>
          <w:p w14:paraId="71754C80" w14:textId="77777777" w:rsidR="0012150E" w:rsidRPr="0012150E" w:rsidRDefault="0012150E" w:rsidP="0012150E">
            <w:pPr>
              <w:spacing w:after="0" w:line="240" w:lineRule="auto"/>
              <w:rPr>
                <w:rFonts w:ascii="Calibri" w:eastAsia="Times New Roman" w:hAnsi="Calibri" w:cs="Calibri"/>
                <w:b/>
                <w:bCs/>
                <w:kern w:val="0"/>
                <w:lang w:val="en-US" w:eastAsia="ko-KR"/>
                <w14:ligatures w14:val="none"/>
              </w:rPr>
            </w:pPr>
            <w:r w:rsidRPr="0012150E">
              <w:rPr>
                <w:rFonts w:ascii="Calibri" w:eastAsia="Times New Roman" w:hAnsi="Calibri" w:cs="Calibri"/>
                <w:b/>
                <w:bCs/>
                <w:kern w:val="0"/>
                <w:lang w:val="en-US" w:eastAsia="ko-KR"/>
                <w14:ligatures w14:val="none"/>
              </w:rPr>
              <w:t>Threat</w:t>
            </w:r>
          </w:p>
        </w:tc>
        <w:tc>
          <w:tcPr>
            <w:tcW w:w="1510" w:type="dxa"/>
            <w:tcBorders>
              <w:top w:val="single" w:sz="4" w:space="0" w:color="auto"/>
              <w:left w:val="nil"/>
              <w:bottom w:val="single" w:sz="4" w:space="0" w:color="auto"/>
              <w:right w:val="single" w:sz="4" w:space="0" w:color="auto"/>
            </w:tcBorders>
            <w:shd w:val="clear" w:color="auto" w:fill="auto"/>
            <w:hideMark/>
          </w:tcPr>
          <w:p w14:paraId="3C04BA39" w14:textId="77777777" w:rsidR="0012150E" w:rsidRPr="0012150E" w:rsidRDefault="0012150E" w:rsidP="0012150E">
            <w:pPr>
              <w:spacing w:after="0" w:line="240" w:lineRule="auto"/>
              <w:rPr>
                <w:rFonts w:ascii="Calibri" w:eastAsia="Times New Roman" w:hAnsi="Calibri" w:cs="Calibri"/>
                <w:b/>
                <w:bCs/>
                <w:kern w:val="0"/>
                <w:lang w:val="en-US" w:eastAsia="ko-KR"/>
                <w14:ligatures w14:val="none"/>
              </w:rPr>
            </w:pPr>
            <w:r w:rsidRPr="0012150E">
              <w:rPr>
                <w:rFonts w:ascii="Calibri" w:eastAsia="Times New Roman" w:hAnsi="Calibri" w:cs="Calibri"/>
                <w:b/>
                <w:bCs/>
                <w:kern w:val="0"/>
                <w:lang w:val="en-US" w:eastAsia="ko-KR"/>
                <w14:ligatures w14:val="none"/>
              </w:rPr>
              <w:t>Risk</w:t>
            </w:r>
          </w:p>
        </w:tc>
        <w:tc>
          <w:tcPr>
            <w:tcW w:w="2211" w:type="dxa"/>
            <w:tcBorders>
              <w:top w:val="single" w:sz="4" w:space="0" w:color="auto"/>
              <w:left w:val="nil"/>
              <w:bottom w:val="single" w:sz="4" w:space="0" w:color="auto"/>
              <w:right w:val="single" w:sz="4" w:space="0" w:color="auto"/>
            </w:tcBorders>
            <w:shd w:val="clear" w:color="auto" w:fill="auto"/>
            <w:hideMark/>
          </w:tcPr>
          <w:p w14:paraId="1C68E085" w14:textId="77777777" w:rsidR="0012150E" w:rsidRPr="0012150E" w:rsidRDefault="0012150E" w:rsidP="0012150E">
            <w:pPr>
              <w:spacing w:after="0" w:line="240" w:lineRule="auto"/>
              <w:rPr>
                <w:rFonts w:ascii="Calibri" w:eastAsia="Times New Roman" w:hAnsi="Calibri" w:cs="Calibri"/>
                <w:b/>
                <w:bCs/>
                <w:kern w:val="0"/>
                <w:lang w:val="en-US" w:eastAsia="ko-KR"/>
                <w14:ligatures w14:val="none"/>
              </w:rPr>
            </w:pPr>
            <w:r w:rsidRPr="0012150E">
              <w:rPr>
                <w:rFonts w:ascii="Calibri" w:eastAsia="Times New Roman" w:hAnsi="Calibri" w:cs="Calibri"/>
                <w:b/>
                <w:bCs/>
                <w:kern w:val="0"/>
                <w:lang w:val="en-US" w:eastAsia="ko-KR"/>
                <w14:ligatures w14:val="none"/>
              </w:rPr>
              <w:t>Description</w:t>
            </w:r>
          </w:p>
        </w:tc>
        <w:tc>
          <w:tcPr>
            <w:tcW w:w="1750" w:type="dxa"/>
            <w:tcBorders>
              <w:top w:val="single" w:sz="4" w:space="0" w:color="auto"/>
              <w:left w:val="nil"/>
              <w:bottom w:val="single" w:sz="4" w:space="0" w:color="auto"/>
              <w:right w:val="single" w:sz="4" w:space="0" w:color="auto"/>
            </w:tcBorders>
            <w:shd w:val="clear" w:color="auto" w:fill="auto"/>
            <w:hideMark/>
          </w:tcPr>
          <w:p w14:paraId="7E7A108D" w14:textId="77777777" w:rsidR="0012150E" w:rsidRPr="0012150E" w:rsidRDefault="0012150E" w:rsidP="0012150E">
            <w:pPr>
              <w:spacing w:after="0" w:line="240" w:lineRule="auto"/>
              <w:rPr>
                <w:rFonts w:ascii="Calibri" w:eastAsia="Times New Roman" w:hAnsi="Calibri" w:cs="Calibri"/>
                <w:b/>
                <w:bCs/>
                <w:kern w:val="0"/>
                <w:lang w:val="en-US" w:eastAsia="ko-KR"/>
                <w14:ligatures w14:val="none"/>
              </w:rPr>
            </w:pPr>
            <w:r w:rsidRPr="0012150E">
              <w:rPr>
                <w:rFonts w:ascii="Calibri" w:eastAsia="Times New Roman" w:hAnsi="Calibri" w:cs="Calibri"/>
                <w:b/>
                <w:bCs/>
                <w:kern w:val="0"/>
                <w:lang w:val="en-US" w:eastAsia="ko-KR"/>
                <w14:ligatures w14:val="none"/>
              </w:rPr>
              <w:t>Root Cause</w:t>
            </w:r>
          </w:p>
        </w:tc>
        <w:tc>
          <w:tcPr>
            <w:tcW w:w="1042" w:type="dxa"/>
            <w:tcBorders>
              <w:top w:val="single" w:sz="4" w:space="0" w:color="auto"/>
              <w:left w:val="nil"/>
              <w:bottom w:val="single" w:sz="4" w:space="0" w:color="auto"/>
              <w:right w:val="single" w:sz="4" w:space="0" w:color="auto"/>
            </w:tcBorders>
            <w:shd w:val="clear" w:color="auto" w:fill="auto"/>
            <w:hideMark/>
          </w:tcPr>
          <w:p w14:paraId="2BD9E0F1" w14:textId="77777777" w:rsidR="0012150E" w:rsidRPr="0012150E" w:rsidRDefault="0012150E" w:rsidP="0012150E">
            <w:pPr>
              <w:spacing w:after="0" w:line="240" w:lineRule="auto"/>
              <w:rPr>
                <w:rFonts w:ascii="Calibri" w:eastAsia="Times New Roman" w:hAnsi="Calibri" w:cs="Calibri"/>
                <w:b/>
                <w:bCs/>
                <w:kern w:val="0"/>
                <w:lang w:val="en-US" w:eastAsia="ko-KR"/>
                <w14:ligatures w14:val="none"/>
              </w:rPr>
            </w:pPr>
            <w:r w:rsidRPr="0012150E">
              <w:rPr>
                <w:rFonts w:ascii="Calibri" w:eastAsia="Times New Roman" w:hAnsi="Calibri" w:cs="Calibri"/>
                <w:b/>
                <w:bCs/>
                <w:kern w:val="0"/>
                <w:lang w:val="en-US" w:eastAsia="ko-KR"/>
                <w14:ligatures w14:val="none"/>
              </w:rPr>
              <w:t>Triggers</w:t>
            </w:r>
          </w:p>
        </w:tc>
        <w:tc>
          <w:tcPr>
            <w:tcW w:w="1560" w:type="dxa"/>
            <w:tcBorders>
              <w:top w:val="single" w:sz="4" w:space="0" w:color="auto"/>
              <w:left w:val="nil"/>
              <w:bottom w:val="single" w:sz="4" w:space="0" w:color="auto"/>
              <w:right w:val="single" w:sz="4" w:space="0" w:color="auto"/>
            </w:tcBorders>
            <w:shd w:val="clear" w:color="auto" w:fill="auto"/>
            <w:hideMark/>
          </w:tcPr>
          <w:p w14:paraId="609750CB" w14:textId="77777777" w:rsidR="0012150E" w:rsidRPr="0012150E" w:rsidRDefault="0012150E" w:rsidP="0012150E">
            <w:pPr>
              <w:spacing w:after="0" w:line="240" w:lineRule="auto"/>
              <w:rPr>
                <w:rFonts w:ascii="Calibri" w:eastAsia="Times New Roman" w:hAnsi="Calibri" w:cs="Calibri"/>
                <w:b/>
                <w:bCs/>
                <w:kern w:val="0"/>
                <w:lang w:val="en-US" w:eastAsia="ko-KR"/>
                <w14:ligatures w14:val="none"/>
              </w:rPr>
            </w:pPr>
            <w:r w:rsidRPr="0012150E">
              <w:rPr>
                <w:rFonts w:ascii="Calibri" w:eastAsia="Times New Roman" w:hAnsi="Calibri" w:cs="Calibri"/>
                <w:b/>
                <w:bCs/>
                <w:kern w:val="0"/>
                <w:lang w:val="en-US" w:eastAsia="ko-KR"/>
                <w14:ligatures w14:val="none"/>
              </w:rPr>
              <w:t>Potential Responses</w:t>
            </w:r>
          </w:p>
        </w:tc>
        <w:tc>
          <w:tcPr>
            <w:tcW w:w="1045" w:type="dxa"/>
            <w:tcBorders>
              <w:top w:val="single" w:sz="4" w:space="0" w:color="auto"/>
              <w:left w:val="nil"/>
              <w:bottom w:val="single" w:sz="4" w:space="0" w:color="auto"/>
              <w:right w:val="single" w:sz="4" w:space="0" w:color="auto"/>
            </w:tcBorders>
            <w:shd w:val="clear" w:color="auto" w:fill="auto"/>
            <w:hideMark/>
          </w:tcPr>
          <w:p w14:paraId="28037462" w14:textId="77777777" w:rsidR="0012150E" w:rsidRPr="0012150E" w:rsidRDefault="0012150E" w:rsidP="0012150E">
            <w:pPr>
              <w:spacing w:after="0" w:line="240" w:lineRule="auto"/>
              <w:rPr>
                <w:rFonts w:ascii="Calibri" w:eastAsia="Times New Roman" w:hAnsi="Calibri" w:cs="Calibri"/>
                <w:b/>
                <w:bCs/>
                <w:kern w:val="0"/>
                <w:lang w:val="en-US" w:eastAsia="ko-KR"/>
                <w14:ligatures w14:val="none"/>
              </w:rPr>
            </w:pPr>
            <w:r w:rsidRPr="0012150E">
              <w:rPr>
                <w:rFonts w:ascii="Calibri" w:eastAsia="Times New Roman" w:hAnsi="Calibri" w:cs="Calibri"/>
                <w:b/>
                <w:bCs/>
                <w:kern w:val="0"/>
                <w:lang w:val="en-US" w:eastAsia="ko-KR"/>
                <w14:ligatures w14:val="none"/>
              </w:rPr>
              <w:t>Risk Owner</w:t>
            </w:r>
          </w:p>
        </w:tc>
        <w:tc>
          <w:tcPr>
            <w:tcW w:w="1237" w:type="dxa"/>
            <w:tcBorders>
              <w:top w:val="single" w:sz="4" w:space="0" w:color="auto"/>
              <w:left w:val="nil"/>
              <w:bottom w:val="single" w:sz="4" w:space="0" w:color="auto"/>
              <w:right w:val="single" w:sz="4" w:space="0" w:color="auto"/>
            </w:tcBorders>
            <w:shd w:val="clear" w:color="auto" w:fill="auto"/>
            <w:hideMark/>
          </w:tcPr>
          <w:p w14:paraId="27949803" w14:textId="77777777" w:rsidR="0012150E" w:rsidRPr="0012150E" w:rsidRDefault="0012150E" w:rsidP="0012150E">
            <w:pPr>
              <w:spacing w:after="0" w:line="240" w:lineRule="auto"/>
              <w:rPr>
                <w:rFonts w:ascii="Calibri" w:eastAsia="Times New Roman" w:hAnsi="Calibri" w:cs="Calibri"/>
                <w:b/>
                <w:bCs/>
                <w:kern w:val="0"/>
                <w:lang w:val="en-US" w:eastAsia="ko-KR"/>
                <w14:ligatures w14:val="none"/>
              </w:rPr>
            </w:pPr>
            <w:r w:rsidRPr="0012150E">
              <w:rPr>
                <w:rFonts w:ascii="Calibri" w:eastAsia="Times New Roman" w:hAnsi="Calibri" w:cs="Calibri"/>
                <w:b/>
                <w:bCs/>
                <w:kern w:val="0"/>
                <w:lang w:val="en-US" w:eastAsia="ko-KR"/>
                <w14:ligatures w14:val="none"/>
              </w:rPr>
              <w:t>Probability</w:t>
            </w:r>
          </w:p>
        </w:tc>
        <w:tc>
          <w:tcPr>
            <w:tcW w:w="964" w:type="dxa"/>
            <w:tcBorders>
              <w:top w:val="single" w:sz="4" w:space="0" w:color="auto"/>
              <w:left w:val="nil"/>
              <w:bottom w:val="single" w:sz="4" w:space="0" w:color="auto"/>
              <w:right w:val="single" w:sz="4" w:space="0" w:color="auto"/>
            </w:tcBorders>
            <w:shd w:val="clear" w:color="auto" w:fill="auto"/>
            <w:hideMark/>
          </w:tcPr>
          <w:p w14:paraId="0A987EB7" w14:textId="77777777" w:rsidR="0012150E" w:rsidRPr="0012150E" w:rsidRDefault="0012150E" w:rsidP="0012150E">
            <w:pPr>
              <w:spacing w:after="0" w:line="240" w:lineRule="auto"/>
              <w:rPr>
                <w:rFonts w:ascii="Calibri" w:eastAsia="Times New Roman" w:hAnsi="Calibri" w:cs="Calibri"/>
                <w:b/>
                <w:bCs/>
                <w:kern w:val="0"/>
                <w:lang w:val="en-US" w:eastAsia="ko-KR"/>
                <w14:ligatures w14:val="none"/>
              </w:rPr>
            </w:pPr>
            <w:r w:rsidRPr="0012150E">
              <w:rPr>
                <w:rFonts w:ascii="Calibri" w:eastAsia="Times New Roman" w:hAnsi="Calibri" w:cs="Calibri"/>
                <w:b/>
                <w:bCs/>
                <w:kern w:val="0"/>
                <w:lang w:val="en-US" w:eastAsia="ko-KR"/>
                <w14:ligatures w14:val="none"/>
              </w:rPr>
              <w:t>Impact</w:t>
            </w:r>
          </w:p>
        </w:tc>
        <w:tc>
          <w:tcPr>
            <w:tcW w:w="1058" w:type="dxa"/>
            <w:tcBorders>
              <w:top w:val="single" w:sz="4" w:space="0" w:color="auto"/>
              <w:left w:val="nil"/>
              <w:bottom w:val="single" w:sz="4" w:space="0" w:color="auto"/>
              <w:right w:val="single" w:sz="4" w:space="0" w:color="auto"/>
            </w:tcBorders>
            <w:shd w:val="clear" w:color="auto" w:fill="auto"/>
            <w:hideMark/>
          </w:tcPr>
          <w:p w14:paraId="1741DADF" w14:textId="77777777" w:rsidR="0012150E" w:rsidRPr="0012150E" w:rsidRDefault="0012150E" w:rsidP="0012150E">
            <w:pPr>
              <w:spacing w:after="0" w:line="240" w:lineRule="auto"/>
              <w:rPr>
                <w:rFonts w:ascii="Calibri" w:eastAsia="Times New Roman" w:hAnsi="Calibri" w:cs="Calibri"/>
                <w:b/>
                <w:bCs/>
                <w:kern w:val="0"/>
                <w:lang w:val="en-US" w:eastAsia="ko-KR"/>
                <w14:ligatures w14:val="none"/>
              </w:rPr>
            </w:pPr>
            <w:r w:rsidRPr="0012150E">
              <w:rPr>
                <w:rFonts w:ascii="Calibri" w:eastAsia="Times New Roman" w:hAnsi="Calibri" w:cs="Calibri"/>
                <w:b/>
                <w:bCs/>
                <w:kern w:val="0"/>
                <w:lang w:val="en-US" w:eastAsia="ko-KR"/>
                <w14:ligatures w14:val="none"/>
              </w:rPr>
              <w:t>Status</w:t>
            </w:r>
          </w:p>
        </w:tc>
      </w:tr>
      <w:tr w:rsidR="004A7559" w:rsidRPr="0012150E" w14:paraId="3AF92C47" w14:textId="77777777" w:rsidTr="004A7559">
        <w:trPr>
          <w:trHeight w:val="645"/>
        </w:trPr>
        <w:tc>
          <w:tcPr>
            <w:tcW w:w="574" w:type="dxa"/>
            <w:tcBorders>
              <w:top w:val="nil"/>
              <w:left w:val="single" w:sz="4" w:space="0" w:color="auto"/>
              <w:bottom w:val="single" w:sz="4" w:space="0" w:color="auto"/>
              <w:right w:val="single" w:sz="4" w:space="0" w:color="auto"/>
            </w:tcBorders>
            <w:shd w:val="clear" w:color="auto" w:fill="auto"/>
            <w:hideMark/>
          </w:tcPr>
          <w:p w14:paraId="596DC36B"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1</w:t>
            </w:r>
          </w:p>
        </w:tc>
        <w:tc>
          <w:tcPr>
            <w:tcW w:w="1007" w:type="dxa"/>
            <w:tcBorders>
              <w:top w:val="nil"/>
              <w:left w:val="nil"/>
              <w:bottom w:val="single" w:sz="4" w:space="0" w:color="auto"/>
              <w:right w:val="single" w:sz="4" w:space="0" w:color="auto"/>
            </w:tcBorders>
            <w:shd w:val="clear" w:color="auto" w:fill="auto"/>
            <w:hideMark/>
          </w:tcPr>
          <w:p w14:paraId="62EEC360"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Medium</w:t>
            </w:r>
          </w:p>
        </w:tc>
        <w:tc>
          <w:tcPr>
            <w:tcW w:w="1510" w:type="dxa"/>
            <w:tcBorders>
              <w:top w:val="nil"/>
              <w:left w:val="nil"/>
              <w:bottom w:val="single" w:sz="4" w:space="0" w:color="auto"/>
              <w:right w:val="single" w:sz="4" w:space="0" w:color="auto"/>
            </w:tcBorders>
            <w:shd w:val="clear" w:color="auto" w:fill="auto"/>
            <w:hideMark/>
          </w:tcPr>
          <w:p w14:paraId="7CCA1C1A"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Unclear Requirements</w:t>
            </w:r>
          </w:p>
        </w:tc>
        <w:tc>
          <w:tcPr>
            <w:tcW w:w="2211" w:type="dxa"/>
            <w:tcBorders>
              <w:top w:val="nil"/>
              <w:left w:val="nil"/>
              <w:bottom w:val="single" w:sz="4" w:space="0" w:color="auto"/>
              <w:right w:val="single" w:sz="4" w:space="0" w:color="auto"/>
            </w:tcBorders>
            <w:shd w:val="clear" w:color="auto" w:fill="auto"/>
            <w:hideMark/>
          </w:tcPr>
          <w:p w14:paraId="70A516AA"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The design and necessary features of the project may be and remain unclear throughout the project</w:t>
            </w:r>
          </w:p>
        </w:tc>
        <w:tc>
          <w:tcPr>
            <w:tcW w:w="1750" w:type="dxa"/>
            <w:tcBorders>
              <w:top w:val="nil"/>
              <w:left w:val="nil"/>
              <w:bottom w:val="single" w:sz="4" w:space="0" w:color="auto"/>
              <w:right w:val="single" w:sz="4" w:space="0" w:color="auto"/>
            </w:tcBorders>
            <w:shd w:val="clear" w:color="auto" w:fill="auto"/>
            <w:hideMark/>
          </w:tcPr>
          <w:p w14:paraId="08637677"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The project is as new for the client as it is for the team</w:t>
            </w:r>
          </w:p>
        </w:tc>
        <w:tc>
          <w:tcPr>
            <w:tcW w:w="1042" w:type="dxa"/>
            <w:tcBorders>
              <w:top w:val="nil"/>
              <w:left w:val="nil"/>
              <w:bottom w:val="single" w:sz="4" w:space="0" w:color="auto"/>
              <w:right w:val="single" w:sz="4" w:space="0" w:color="auto"/>
            </w:tcBorders>
            <w:shd w:val="clear" w:color="auto" w:fill="auto"/>
            <w:hideMark/>
          </w:tcPr>
          <w:p w14:paraId="6AC46CB3"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560" w:type="dxa"/>
            <w:tcBorders>
              <w:top w:val="nil"/>
              <w:left w:val="nil"/>
              <w:bottom w:val="single" w:sz="4" w:space="0" w:color="auto"/>
              <w:right w:val="single" w:sz="4" w:space="0" w:color="auto"/>
            </w:tcBorders>
            <w:shd w:val="clear" w:color="auto" w:fill="auto"/>
            <w:hideMark/>
          </w:tcPr>
          <w:p w14:paraId="0C8AF515"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Keep open and clear communication with the client's requirements</w:t>
            </w:r>
          </w:p>
        </w:tc>
        <w:tc>
          <w:tcPr>
            <w:tcW w:w="1045" w:type="dxa"/>
            <w:tcBorders>
              <w:top w:val="nil"/>
              <w:left w:val="nil"/>
              <w:bottom w:val="single" w:sz="4" w:space="0" w:color="auto"/>
              <w:right w:val="single" w:sz="4" w:space="0" w:color="auto"/>
            </w:tcBorders>
            <w:shd w:val="clear" w:color="auto" w:fill="auto"/>
            <w:hideMark/>
          </w:tcPr>
          <w:p w14:paraId="49E8E93D"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Client Liaison</w:t>
            </w:r>
          </w:p>
        </w:tc>
        <w:tc>
          <w:tcPr>
            <w:tcW w:w="1237" w:type="dxa"/>
            <w:tcBorders>
              <w:top w:val="nil"/>
              <w:left w:val="nil"/>
              <w:bottom w:val="single" w:sz="4" w:space="0" w:color="auto"/>
              <w:right w:val="single" w:sz="4" w:space="0" w:color="auto"/>
            </w:tcBorders>
            <w:shd w:val="clear" w:color="auto" w:fill="auto"/>
            <w:hideMark/>
          </w:tcPr>
          <w:p w14:paraId="0748B55C"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40%</w:t>
            </w:r>
          </w:p>
        </w:tc>
        <w:tc>
          <w:tcPr>
            <w:tcW w:w="964" w:type="dxa"/>
            <w:tcBorders>
              <w:top w:val="nil"/>
              <w:left w:val="nil"/>
              <w:bottom w:val="single" w:sz="4" w:space="0" w:color="auto"/>
              <w:right w:val="single" w:sz="4" w:space="0" w:color="auto"/>
            </w:tcBorders>
            <w:shd w:val="clear" w:color="auto" w:fill="auto"/>
            <w:hideMark/>
          </w:tcPr>
          <w:p w14:paraId="0B6248FE"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60%</w:t>
            </w:r>
          </w:p>
        </w:tc>
        <w:tc>
          <w:tcPr>
            <w:tcW w:w="1058" w:type="dxa"/>
            <w:tcBorders>
              <w:top w:val="nil"/>
              <w:left w:val="nil"/>
              <w:bottom w:val="single" w:sz="4" w:space="0" w:color="auto"/>
              <w:right w:val="single" w:sz="4" w:space="0" w:color="auto"/>
            </w:tcBorders>
            <w:shd w:val="clear" w:color="auto" w:fill="auto"/>
            <w:hideMark/>
          </w:tcPr>
          <w:p w14:paraId="5496DF16"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Watching</w:t>
            </w:r>
          </w:p>
        </w:tc>
      </w:tr>
      <w:tr w:rsidR="004A7559" w:rsidRPr="0012150E" w14:paraId="2D416CAA" w14:textId="77777777" w:rsidTr="004A7559">
        <w:trPr>
          <w:trHeight w:val="1392"/>
        </w:trPr>
        <w:tc>
          <w:tcPr>
            <w:tcW w:w="574" w:type="dxa"/>
            <w:tcBorders>
              <w:top w:val="nil"/>
              <w:left w:val="single" w:sz="4" w:space="0" w:color="auto"/>
              <w:bottom w:val="single" w:sz="4" w:space="0" w:color="auto"/>
              <w:right w:val="single" w:sz="4" w:space="0" w:color="auto"/>
            </w:tcBorders>
            <w:shd w:val="clear" w:color="auto" w:fill="auto"/>
            <w:hideMark/>
          </w:tcPr>
          <w:p w14:paraId="04247F1B"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2</w:t>
            </w:r>
          </w:p>
        </w:tc>
        <w:tc>
          <w:tcPr>
            <w:tcW w:w="1007" w:type="dxa"/>
            <w:tcBorders>
              <w:top w:val="nil"/>
              <w:left w:val="nil"/>
              <w:bottom w:val="single" w:sz="4" w:space="0" w:color="auto"/>
              <w:right w:val="single" w:sz="4" w:space="0" w:color="auto"/>
            </w:tcBorders>
            <w:shd w:val="clear" w:color="auto" w:fill="auto"/>
            <w:hideMark/>
          </w:tcPr>
          <w:p w14:paraId="072CE416"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Low-Medium</w:t>
            </w:r>
          </w:p>
        </w:tc>
        <w:tc>
          <w:tcPr>
            <w:tcW w:w="1510" w:type="dxa"/>
            <w:tcBorders>
              <w:top w:val="nil"/>
              <w:left w:val="nil"/>
              <w:bottom w:val="single" w:sz="4" w:space="0" w:color="auto"/>
              <w:right w:val="single" w:sz="4" w:space="0" w:color="auto"/>
            </w:tcBorders>
            <w:shd w:val="clear" w:color="auto" w:fill="auto"/>
            <w:hideMark/>
          </w:tcPr>
          <w:p w14:paraId="6036D916"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Incorrect work performed</w:t>
            </w:r>
          </w:p>
        </w:tc>
        <w:tc>
          <w:tcPr>
            <w:tcW w:w="2211" w:type="dxa"/>
            <w:tcBorders>
              <w:top w:val="nil"/>
              <w:left w:val="nil"/>
              <w:bottom w:val="single" w:sz="4" w:space="0" w:color="auto"/>
              <w:right w:val="single" w:sz="4" w:space="0" w:color="auto"/>
            </w:tcBorders>
            <w:shd w:val="clear" w:color="auto" w:fill="auto"/>
            <w:hideMark/>
          </w:tcPr>
          <w:p w14:paraId="33330A91"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With uncertainty of outcomes or requirements, work may be wasted in unnecessary areas</w:t>
            </w:r>
          </w:p>
        </w:tc>
        <w:tc>
          <w:tcPr>
            <w:tcW w:w="1750" w:type="dxa"/>
            <w:tcBorders>
              <w:top w:val="nil"/>
              <w:left w:val="nil"/>
              <w:bottom w:val="single" w:sz="4" w:space="0" w:color="auto"/>
              <w:right w:val="single" w:sz="4" w:space="0" w:color="auto"/>
            </w:tcBorders>
            <w:shd w:val="clear" w:color="auto" w:fill="auto"/>
            <w:hideMark/>
          </w:tcPr>
          <w:p w14:paraId="482933E4"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Unclear, undocumented team direction</w:t>
            </w:r>
          </w:p>
        </w:tc>
        <w:tc>
          <w:tcPr>
            <w:tcW w:w="1042" w:type="dxa"/>
            <w:tcBorders>
              <w:top w:val="nil"/>
              <w:left w:val="nil"/>
              <w:bottom w:val="single" w:sz="4" w:space="0" w:color="auto"/>
              <w:right w:val="single" w:sz="4" w:space="0" w:color="auto"/>
            </w:tcBorders>
            <w:shd w:val="clear" w:color="auto" w:fill="auto"/>
            <w:hideMark/>
          </w:tcPr>
          <w:p w14:paraId="6FB89C26"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560" w:type="dxa"/>
            <w:tcBorders>
              <w:top w:val="nil"/>
              <w:left w:val="nil"/>
              <w:bottom w:val="single" w:sz="4" w:space="0" w:color="auto"/>
              <w:right w:val="single" w:sz="4" w:space="0" w:color="auto"/>
            </w:tcBorders>
            <w:shd w:val="clear" w:color="auto" w:fill="auto"/>
            <w:hideMark/>
          </w:tcPr>
          <w:p w14:paraId="184B5458" w14:textId="606E8211"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xml:space="preserve">Clarify work with the team, </w:t>
            </w:r>
            <w:r w:rsidR="00F40163" w:rsidRPr="0012150E">
              <w:rPr>
                <w:rFonts w:ascii="Calibri" w:eastAsia="Times New Roman" w:hAnsi="Calibri" w:cs="Calibri"/>
                <w:kern w:val="0"/>
                <w:lang w:val="en-US" w:eastAsia="ko-KR"/>
                <w14:ligatures w14:val="none"/>
              </w:rPr>
              <w:t>mentor,</w:t>
            </w:r>
            <w:r w:rsidRPr="0012150E">
              <w:rPr>
                <w:rFonts w:ascii="Calibri" w:eastAsia="Times New Roman" w:hAnsi="Calibri" w:cs="Calibri"/>
                <w:kern w:val="0"/>
                <w:lang w:val="en-US" w:eastAsia="ko-KR"/>
                <w14:ligatures w14:val="none"/>
              </w:rPr>
              <w:t xml:space="preserve"> and client regularly</w:t>
            </w:r>
          </w:p>
        </w:tc>
        <w:tc>
          <w:tcPr>
            <w:tcW w:w="1045" w:type="dxa"/>
            <w:tcBorders>
              <w:top w:val="nil"/>
              <w:left w:val="nil"/>
              <w:bottom w:val="single" w:sz="4" w:space="0" w:color="auto"/>
              <w:right w:val="single" w:sz="4" w:space="0" w:color="auto"/>
            </w:tcBorders>
            <w:shd w:val="clear" w:color="auto" w:fill="auto"/>
            <w:hideMark/>
          </w:tcPr>
          <w:p w14:paraId="1CEF753C"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Team Manager</w:t>
            </w:r>
          </w:p>
        </w:tc>
        <w:tc>
          <w:tcPr>
            <w:tcW w:w="1237" w:type="dxa"/>
            <w:tcBorders>
              <w:top w:val="nil"/>
              <w:left w:val="nil"/>
              <w:bottom w:val="single" w:sz="4" w:space="0" w:color="auto"/>
              <w:right w:val="single" w:sz="4" w:space="0" w:color="auto"/>
            </w:tcBorders>
            <w:shd w:val="clear" w:color="auto" w:fill="auto"/>
            <w:hideMark/>
          </w:tcPr>
          <w:p w14:paraId="29713A4B"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20%</w:t>
            </w:r>
          </w:p>
        </w:tc>
        <w:tc>
          <w:tcPr>
            <w:tcW w:w="964" w:type="dxa"/>
            <w:tcBorders>
              <w:top w:val="nil"/>
              <w:left w:val="nil"/>
              <w:bottom w:val="single" w:sz="4" w:space="0" w:color="auto"/>
              <w:right w:val="single" w:sz="4" w:space="0" w:color="auto"/>
            </w:tcBorders>
            <w:shd w:val="clear" w:color="auto" w:fill="auto"/>
            <w:hideMark/>
          </w:tcPr>
          <w:p w14:paraId="77D60B43"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40%</w:t>
            </w:r>
          </w:p>
        </w:tc>
        <w:tc>
          <w:tcPr>
            <w:tcW w:w="1058" w:type="dxa"/>
            <w:tcBorders>
              <w:top w:val="nil"/>
              <w:left w:val="nil"/>
              <w:bottom w:val="single" w:sz="4" w:space="0" w:color="auto"/>
              <w:right w:val="single" w:sz="4" w:space="0" w:color="auto"/>
            </w:tcBorders>
            <w:shd w:val="clear" w:color="auto" w:fill="auto"/>
            <w:hideMark/>
          </w:tcPr>
          <w:p w14:paraId="697AF622"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Unresolved</w:t>
            </w:r>
          </w:p>
        </w:tc>
      </w:tr>
      <w:tr w:rsidR="004A7559" w:rsidRPr="0012150E" w14:paraId="5A332378" w14:textId="77777777" w:rsidTr="00666645">
        <w:trPr>
          <w:trHeight w:val="1701"/>
        </w:trPr>
        <w:tc>
          <w:tcPr>
            <w:tcW w:w="574" w:type="dxa"/>
            <w:tcBorders>
              <w:top w:val="nil"/>
              <w:left w:val="single" w:sz="4" w:space="0" w:color="auto"/>
              <w:bottom w:val="single" w:sz="4" w:space="0" w:color="auto"/>
              <w:right w:val="single" w:sz="4" w:space="0" w:color="auto"/>
            </w:tcBorders>
            <w:shd w:val="clear" w:color="auto" w:fill="auto"/>
            <w:hideMark/>
          </w:tcPr>
          <w:p w14:paraId="41F28854"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3</w:t>
            </w:r>
          </w:p>
        </w:tc>
        <w:tc>
          <w:tcPr>
            <w:tcW w:w="1007" w:type="dxa"/>
            <w:tcBorders>
              <w:top w:val="nil"/>
              <w:left w:val="nil"/>
              <w:bottom w:val="single" w:sz="4" w:space="0" w:color="auto"/>
              <w:right w:val="single" w:sz="4" w:space="0" w:color="auto"/>
            </w:tcBorders>
            <w:shd w:val="clear" w:color="auto" w:fill="auto"/>
            <w:hideMark/>
          </w:tcPr>
          <w:p w14:paraId="1064DECD"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Medium</w:t>
            </w:r>
          </w:p>
        </w:tc>
        <w:tc>
          <w:tcPr>
            <w:tcW w:w="1510" w:type="dxa"/>
            <w:tcBorders>
              <w:top w:val="nil"/>
              <w:left w:val="nil"/>
              <w:bottom w:val="single" w:sz="4" w:space="0" w:color="auto"/>
              <w:right w:val="single" w:sz="4" w:space="0" w:color="auto"/>
            </w:tcBorders>
            <w:shd w:val="clear" w:color="auto" w:fill="auto"/>
            <w:hideMark/>
          </w:tcPr>
          <w:p w14:paraId="08C4219D"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Scope Creep</w:t>
            </w:r>
          </w:p>
        </w:tc>
        <w:tc>
          <w:tcPr>
            <w:tcW w:w="2211" w:type="dxa"/>
            <w:tcBorders>
              <w:top w:val="nil"/>
              <w:left w:val="nil"/>
              <w:bottom w:val="single" w:sz="4" w:space="0" w:color="auto"/>
              <w:right w:val="single" w:sz="4" w:space="0" w:color="auto"/>
            </w:tcBorders>
            <w:shd w:val="clear" w:color="auto" w:fill="auto"/>
            <w:hideMark/>
          </w:tcPr>
          <w:p w14:paraId="674A2DEB"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The work required for the project may gradually increase and overwhelm the team</w:t>
            </w:r>
          </w:p>
        </w:tc>
        <w:tc>
          <w:tcPr>
            <w:tcW w:w="1750" w:type="dxa"/>
            <w:tcBorders>
              <w:top w:val="nil"/>
              <w:left w:val="nil"/>
              <w:bottom w:val="single" w:sz="4" w:space="0" w:color="auto"/>
              <w:right w:val="single" w:sz="4" w:space="0" w:color="auto"/>
            </w:tcBorders>
            <w:shd w:val="clear" w:color="auto" w:fill="auto"/>
            <w:hideMark/>
          </w:tcPr>
          <w:p w14:paraId="23D07ED1"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Designing or discussing features that don't align with the prototype MVP</w:t>
            </w:r>
          </w:p>
        </w:tc>
        <w:tc>
          <w:tcPr>
            <w:tcW w:w="1042" w:type="dxa"/>
            <w:tcBorders>
              <w:top w:val="nil"/>
              <w:left w:val="nil"/>
              <w:bottom w:val="single" w:sz="4" w:space="0" w:color="auto"/>
              <w:right w:val="single" w:sz="4" w:space="0" w:color="auto"/>
            </w:tcBorders>
            <w:shd w:val="clear" w:color="auto" w:fill="auto"/>
            <w:hideMark/>
          </w:tcPr>
          <w:p w14:paraId="109DE7BA"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560" w:type="dxa"/>
            <w:tcBorders>
              <w:top w:val="nil"/>
              <w:left w:val="nil"/>
              <w:bottom w:val="single" w:sz="4" w:space="0" w:color="auto"/>
              <w:right w:val="single" w:sz="4" w:space="0" w:color="auto"/>
            </w:tcBorders>
            <w:shd w:val="clear" w:color="auto" w:fill="auto"/>
            <w:hideMark/>
          </w:tcPr>
          <w:p w14:paraId="14CF8F35"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Check each feature aligns with the MVP</w:t>
            </w:r>
          </w:p>
        </w:tc>
        <w:tc>
          <w:tcPr>
            <w:tcW w:w="1045" w:type="dxa"/>
            <w:tcBorders>
              <w:top w:val="nil"/>
              <w:left w:val="nil"/>
              <w:bottom w:val="single" w:sz="4" w:space="0" w:color="auto"/>
              <w:right w:val="single" w:sz="4" w:space="0" w:color="auto"/>
            </w:tcBorders>
            <w:shd w:val="clear" w:color="auto" w:fill="auto"/>
            <w:hideMark/>
          </w:tcPr>
          <w:p w14:paraId="79B5A66A"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Whole Team</w:t>
            </w:r>
          </w:p>
        </w:tc>
        <w:tc>
          <w:tcPr>
            <w:tcW w:w="1237" w:type="dxa"/>
            <w:tcBorders>
              <w:top w:val="nil"/>
              <w:left w:val="nil"/>
              <w:bottom w:val="single" w:sz="4" w:space="0" w:color="auto"/>
              <w:right w:val="single" w:sz="4" w:space="0" w:color="auto"/>
            </w:tcBorders>
            <w:shd w:val="clear" w:color="auto" w:fill="auto"/>
            <w:hideMark/>
          </w:tcPr>
          <w:p w14:paraId="48BE1942"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30%</w:t>
            </w:r>
          </w:p>
        </w:tc>
        <w:tc>
          <w:tcPr>
            <w:tcW w:w="964" w:type="dxa"/>
            <w:tcBorders>
              <w:top w:val="nil"/>
              <w:left w:val="nil"/>
              <w:bottom w:val="single" w:sz="4" w:space="0" w:color="auto"/>
              <w:right w:val="single" w:sz="4" w:space="0" w:color="auto"/>
            </w:tcBorders>
            <w:shd w:val="clear" w:color="auto" w:fill="auto"/>
            <w:hideMark/>
          </w:tcPr>
          <w:p w14:paraId="3FDBD06B"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50%</w:t>
            </w:r>
          </w:p>
        </w:tc>
        <w:tc>
          <w:tcPr>
            <w:tcW w:w="1058" w:type="dxa"/>
            <w:tcBorders>
              <w:top w:val="nil"/>
              <w:left w:val="nil"/>
              <w:bottom w:val="single" w:sz="4" w:space="0" w:color="auto"/>
              <w:right w:val="single" w:sz="4" w:space="0" w:color="auto"/>
            </w:tcBorders>
            <w:shd w:val="clear" w:color="auto" w:fill="auto"/>
            <w:hideMark/>
          </w:tcPr>
          <w:p w14:paraId="6ED771BC"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Unresolved</w:t>
            </w:r>
          </w:p>
        </w:tc>
      </w:tr>
      <w:tr w:rsidR="004A7559" w:rsidRPr="0012150E" w14:paraId="0EB4D137" w14:textId="77777777" w:rsidTr="00462290">
        <w:trPr>
          <w:trHeight w:val="699"/>
        </w:trPr>
        <w:tc>
          <w:tcPr>
            <w:tcW w:w="574" w:type="dxa"/>
            <w:tcBorders>
              <w:top w:val="nil"/>
              <w:left w:val="single" w:sz="4" w:space="0" w:color="auto"/>
              <w:bottom w:val="single" w:sz="4" w:space="0" w:color="auto"/>
              <w:right w:val="single" w:sz="4" w:space="0" w:color="auto"/>
            </w:tcBorders>
            <w:shd w:val="clear" w:color="auto" w:fill="auto"/>
            <w:hideMark/>
          </w:tcPr>
          <w:p w14:paraId="76E49B44"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007" w:type="dxa"/>
            <w:tcBorders>
              <w:top w:val="nil"/>
              <w:left w:val="nil"/>
              <w:bottom w:val="single" w:sz="4" w:space="0" w:color="auto"/>
              <w:right w:val="single" w:sz="4" w:space="0" w:color="auto"/>
            </w:tcBorders>
            <w:shd w:val="clear" w:color="auto" w:fill="auto"/>
            <w:hideMark/>
          </w:tcPr>
          <w:p w14:paraId="3B257664"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Low-Medium</w:t>
            </w:r>
          </w:p>
        </w:tc>
        <w:tc>
          <w:tcPr>
            <w:tcW w:w="1510" w:type="dxa"/>
            <w:tcBorders>
              <w:top w:val="nil"/>
              <w:left w:val="nil"/>
              <w:bottom w:val="single" w:sz="4" w:space="0" w:color="auto"/>
              <w:right w:val="single" w:sz="4" w:space="0" w:color="auto"/>
            </w:tcBorders>
            <w:shd w:val="clear" w:color="auto" w:fill="auto"/>
            <w:hideMark/>
          </w:tcPr>
          <w:p w14:paraId="273BA961"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Mismanaged feature prioritization</w:t>
            </w:r>
          </w:p>
        </w:tc>
        <w:tc>
          <w:tcPr>
            <w:tcW w:w="2211" w:type="dxa"/>
            <w:tcBorders>
              <w:top w:val="nil"/>
              <w:left w:val="nil"/>
              <w:bottom w:val="single" w:sz="4" w:space="0" w:color="auto"/>
              <w:right w:val="single" w:sz="4" w:space="0" w:color="auto"/>
            </w:tcBorders>
            <w:shd w:val="clear" w:color="auto" w:fill="auto"/>
            <w:hideMark/>
          </w:tcPr>
          <w:p w14:paraId="36DDB9EB" w14:textId="0227523A"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xml:space="preserve">Features incorrectly prioritized may result in delays if one system requires on another, undelivered system (AKA, the web frontend relying on </w:t>
            </w:r>
            <w:r w:rsidRPr="0012150E">
              <w:rPr>
                <w:rFonts w:ascii="Calibri" w:eastAsia="Times New Roman" w:hAnsi="Calibri" w:cs="Calibri"/>
                <w:kern w:val="0"/>
                <w:lang w:val="en-US" w:eastAsia="ko-KR"/>
                <w14:ligatures w14:val="none"/>
              </w:rPr>
              <w:lastRenderedPageBreak/>
              <w:t xml:space="preserve">the backend &amp; </w:t>
            </w:r>
            <w:r w:rsidR="00462290">
              <w:rPr>
                <w:rFonts w:ascii="Calibri" w:eastAsia="Times New Roman" w:hAnsi="Calibri" w:cs="Calibri"/>
                <w:kern w:val="0"/>
                <w:lang w:val="en-US" w:eastAsia="ko-KR"/>
                <w14:ligatures w14:val="none"/>
              </w:rPr>
              <w:t>d</w:t>
            </w:r>
            <w:r w:rsidR="00462290">
              <w:rPr>
                <w:rFonts w:eastAsia="Times New Roman"/>
                <w:kern w:val="0"/>
                <w:lang w:val="en-US" w:eastAsia="ko-KR"/>
                <w14:ligatures w14:val="none"/>
              </w:rPr>
              <w:t>atabase</w:t>
            </w:r>
            <w:r w:rsidRPr="0012150E">
              <w:rPr>
                <w:rFonts w:ascii="Calibri" w:eastAsia="Times New Roman" w:hAnsi="Calibri" w:cs="Calibri"/>
                <w:kern w:val="0"/>
                <w:lang w:val="en-US" w:eastAsia="ko-KR"/>
                <w14:ligatures w14:val="none"/>
              </w:rPr>
              <w:t>)</w:t>
            </w:r>
          </w:p>
        </w:tc>
        <w:tc>
          <w:tcPr>
            <w:tcW w:w="1750" w:type="dxa"/>
            <w:tcBorders>
              <w:top w:val="nil"/>
              <w:left w:val="nil"/>
              <w:bottom w:val="single" w:sz="4" w:space="0" w:color="auto"/>
              <w:right w:val="single" w:sz="4" w:space="0" w:color="auto"/>
            </w:tcBorders>
            <w:shd w:val="clear" w:color="auto" w:fill="auto"/>
            <w:hideMark/>
          </w:tcPr>
          <w:p w14:paraId="73323161"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lastRenderedPageBreak/>
              <w:t>Poorly managed and discussed features. Improper discussion on slow-to-implement systems</w:t>
            </w:r>
          </w:p>
        </w:tc>
        <w:tc>
          <w:tcPr>
            <w:tcW w:w="1042" w:type="dxa"/>
            <w:tcBorders>
              <w:top w:val="nil"/>
              <w:left w:val="nil"/>
              <w:bottom w:val="single" w:sz="4" w:space="0" w:color="auto"/>
              <w:right w:val="single" w:sz="4" w:space="0" w:color="auto"/>
            </w:tcBorders>
            <w:shd w:val="clear" w:color="auto" w:fill="auto"/>
            <w:hideMark/>
          </w:tcPr>
          <w:p w14:paraId="679D3B3D"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560" w:type="dxa"/>
            <w:tcBorders>
              <w:top w:val="nil"/>
              <w:left w:val="nil"/>
              <w:bottom w:val="single" w:sz="4" w:space="0" w:color="auto"/>
              <w:right w:val="single" w:sz="4" w:space="0" w:color="auto"/>
            </w:tcBorders>
            <w:shd w:val="clear" w:color="auto" w:fill="auto"/>
            <w:hideMark/>
          </w:tcPr>
          <w:p w14:paraId="15F68DAC"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Weekly meetings to discuss prioritization and delays</w:t>
            </w:r>
          </w:p>
        </w:tc>
        <w:tc>
          <w:tcPr>
            <w:tcW w:w="1045" w:type="dxa"/>
            <w:tcBorders>
              <w:top w:val="nil"/>
              <w:left w:val="nil"/>
              <w:bottom w:val="single" w:sz="4" w:space="0" w:color="auto"/>
              <w:right w:val="single" w:sz="4" w:space="0" w:color="auto"/>
            </w:tcBorders>
            <w:shd w:val="clear" w:color="auto" w:fill="auto"/>
            <w:hideMark/>
          </w:tcPr>
          <w:p w14:paraId="2EA5B24A"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Whole Team</w:t>
            </w:r>
          </w:p>
        </w:tc>
        <w:tc>
          <w:tcPr>
            <w:tcW w:w="1237" w:type="dxa"/>
            <w:tcBorders>
              <w:top w:val="nil"/>
              <w:left w:val="nil"/>
              <w:bottom w:val="single" w:sz="4" w:space="0" w:color="auto"/>
              <w:right w:val="single" w:sz="4" w:space="0" w:color="auto"/>
            </w:tcBorders>
            <w:shd w:val="clear" w:color="auto" w:fill="auto"/>
            <w:hideMark/>
          </w:tcPr>
          <w:p w14:paraId="25B57A34"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40%</w:t>
            </w:r>
          </w:p>
        </w:tc>
        <w:tc>
          <w:tcPr>
            <w:tcW w:w="964" w:type="dxa"/>
            <w:tcBorders>
              <w:top w:val="nil"/>
              <w:left w:val="nil"/>
              <w:bottom w:val="single" w:sz="4" w:space="0" w:color="auto"/>
              <w:right w:val="single" w:sz="4" w:space="0" w:color="auto"/>
            </w:tcBorders>
            <w:shd w:val="clear" w:color="auto" w:fill="auto"/>
            <w:hideMark/>
          </w:tcPr>
          <w:p w14:paraId="3E1DF502"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30%</w:t>
            </w:r>
          </w:p>
        </w:tc>
        <w:tc>
          <w:tcPr>
            <w:tcW w:w="1058" w:type="dxa"/>
            <w:tcBorders>
              <w:top w:val="nil"/>
              <w:left w:val="nil"/>
              <w:bottom w:val="single" w:sz="4" w:space="0" w:color="auto"/>
              <w:right w:val="single" w:sz="4" w:space="0" w:color="auto"/>
            </w:tcBorders>
            <w:shd w:val="clear" w:color="auto" w:fill="auto"/>
            <w:hideMark/>
          </w:tcPr>
          <w:p w14:paraId="1E4D1895"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Unresolved</w:t>
            </w:r>
          </w:p>
        </w:tc>
      </w:tr>
      <w:tr w:rsidR="004A7559" w:rsidRPr="0012150E" w14:paraId="13B9E64B" w14:textId="77777777" w:rsidTr="00666645">
        <w:trPr>
          <w:trHeight w:val="2542"/>
        </w:trPr>
        <w:tc>
          <w:tcPr>
            <w:tcW w:w="574" w:type="dxa"/>
            <w:tcBorders>
              <w:top w:val="nil"/>
              <w:left w:val="single" w:sz="4" w:space="0" w:color="auto"/>
              <w:bottom w:val="single" w:sz="4" w:space="0" w:color="auto"/>
              <w:right w:val="single" w:sz="4" w:space="0" w:color="auto"/>
            </w:tcBorders>
            <w:shd w:val="clear" w:color="auto" w:fill="auto"/>
            <w:hideMark/>
          </w:tcPr>
          <w:p w14:paraId="49CAF097"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5</w:t>
            </w:r>
          </w:p>
        </w:tc>
        <w:tc>
          <w:tcPr>
            <w:tcW w:w="1007" w:type="dxa"/>
            <w:tcBorders>
              <w:top w:val="nil"/>
              <w:left w:val="nil"/>
              <w:bottom w:val="single" w:sz="4" w:space="0" w:color="auto"/>
              <w:right w:val="single" w:sz="4" w:space="0" w:color="auto"/>
            </w:tcBorders>
            <w:shd w:val="clear" w:color="auto" w:fill="auto"/>
            <w:hideMark/>
          </w:tcPr>
          <w:p w14:paraId="097CA0E2"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Low-Medium</w:t>
            </w:r>
          </w:p>
        </w:tc>
        <w:tc>
          <w:tcPr>
            <w:tcW w:w="1510" w:type="dxa"/>
            <w:tcBorders>
              <w:top w:val="nil"/>
              <w:left w:val="nil"/>
              <w:bottom w:val="single" w:sz="4" w:space="0" w:color="auto"/>
              <w:right w:val="single" w:sz="4" w:space="0" w:color="auto"/>
            </w:tcBorders>
            <w:shd w:val="clear" w:color="auto" w:fill="auto"/>
            <w:hideMark/>
          </w:tcPr>
          <w:p w14:paraId="0D34B148"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Poor product design</w:t>
            </w:r>
          </w:p>
        </w:tc>
        <w:tc>
          <w:tcPr>
            <w:tcW w:w="2211" w:type="dxa"/>
            <w:tcBorders>
              <w:top w:val="nil"/>
              <w:left w:val="nil"/>
              <w:bottom w:val="single" w:sz="4" w:space="0" w:color="auto"/>
              <w:right w:val="single" w:sz="4" w:space="0" w:color="auto"/>
            </w:tcBorders>
            <w:shd w:val="clear" w:color="auto" w:fill="auto"/>
            <w:hideMark/>
          </w:tcPr>
          <w:p w14:paraId="3981CCF5"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The tech stack or user design may be irrelevant to the prototype's end goals</w:t>
            </w:r>
          </w:p>
        </w:tc>
        <w:tc>
          <w:tcPr>
            <w:tcW w:w="1750" w:type="dxa"/>
            <w:tcBorders>
              <w:top w:val="nil"/>
              <w:left w:val="nil"/>
              <w:bottom w:val="single" w:sz="4" w:space="0" w:color="auto"/>
              <w:right w:val="single" w:sz="4" w:space="0" w:color="auto"/>
            </w:tcBorders>
            <w:shd w:val="clear" w:color="auto" w:fill="auto"/>
            <w:hideMark/>
          </w:tcPr>
          <w:p w14:paraId="43A09684"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Research and discussion not properly performed between the team and client</w:t>
            </w:r>
          </w:p>
        </w:tc>
        <w:tc>
          <w:tcPr>
            <w:tcW w:w="1042" w:type="dxa"/>
            <w:tcBorders>
              <w:top w:val="nil"/>
              <w:left w:val="nil"/>
              <w:bottom w:val="single" w:sz="4" w:space="0" w:color="auto"/>
              <w:right w:val="single" w:sz="4" w:space="0" w:color="auto"/>
            </w:tcBorders>
            <w:shd w:val="clear" w:color="auto" w:fill="auto"/>
            <w:hideMark/>
          </w:tcPr>
          <w:p w14:paraId="02BB12AF"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560" w:type="dxa"/>
            <w:tcBorders>
              <w:top w:val="nil"/>
              <w:left w:val="nil"/>
              <w:bottom w:val="single" w:sz="4" w:space="0" w:color="auto"/>
              <w:right w:val="single" w:sz="4" w:space="0" w:color="auto"/>
            </w:tcBorders>
            <w:shd w:val="clear" w:color="auto" w:fill="auto"/>
            <w:hideMark/>
          </w:tcPr>
          <w:p w14:paraId="5DC8770C"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Be as thorough as the team can be with tech stack research and keep discussion open with the team.</w:t>
            </w:r>
          </w:p>
        </w:tc>
        <w:tc>
          <w:tcPr>
            <w:tcW w:w="1045" w:type="dxa"/>
            <w:tcBorders>
              <w:top w:val="nil"/>
              <w:left w:val="nil"/>
              <w:bottom w:val="single" w:sz="4" w:space="0" w:color="auto"/>
              <w:right w:val="single" w:sz="4" w:space="0" w:color="auto"/>
            </w:tcBorders>
            <w:shd w:val="clear" w:color="auto" w:fill="auto"/>
            <w:hideMark/>
          </w:tcPr>
          <w:p w14:paraId="6E8BFF65"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Whole Team</w:t>
            </w:r>
          </w:p>
        </w:tc>
        <w:tc>
          <w:tcPr>
            <w:tcW w:w="1237" w:type="dxa"/>
            <w:tcBorders>
              <w:top w:val="nil"/>
              <w:left w:val="nil"/>
              <w:bottom w:val="single" w:sz="4" w:space="0" w:color="auto"/>
              <w:right w:val="single" w:sz="4" w:space="0" w:color="auto"/>
            </w:tcBorders>
            <w:shd w:val="clear" w:color="auto" w:fill="auto"/>
            <w:hideMark/>
          </w:tcPr>
          <w:p w14:paraId="0BD1B616"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20%</w:t>
            </w:r>
          </w:p>
        </w:tc>
        <w:tc>
          <w:tcPr>
            <w:tcW w:w="964" w:type="dxa"/>
            <w:tcBorders>
              <w:top w:val="nil"/>
              <w:left w:val="nil"/>
              <w:bottom w:val="single" w:sz="4" w:space="0" w:color="auto"/>
              <w:right w:val="single" w:sz="4" w:space="0" w:color="auto"/>
            </w:tcBorders>
            <w:shd w:val="clear" w:color="auto" w:fill="auto"/>
            <w:hideMark/>
          </w:tcPr>
          <w:p w14:paraId="07432F28"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60%</w:t>
            </w:r>
          </w:p>
        </w:tc>
        <w:tc>
          <w:tcPr>
            <w:tcW w:w="1058" w:type="dxa"/>
            <w:tcBorders>
              <w:top w:val="nil"/>
              <w:left w:val="nil"/>
              <w:bottom w:val="single" w:sz="4" w:space="0" w:color="auto"/>
              <w:right w:val="single" w:sz="4" w:space="0" w:color="auto"/>
            </w:tcBorders>
            <w:shd w:val="clear" w:color="auto" w:fill="auto"/>
            <w:hideMark/>
          </w:tcPr>
          <w:p w14:paraId="3774B7BF"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Watching</w:t>
            </w:r>
          </w:p>
        </w:tc>
      </w:tr>
      <w:tr w:rsidR="004A7559" w:rsidRPr="0012150E" w14:paraId="09DCE08F" w14:textId="77777777" w:rsidTr="00BA0C30">
        <w:trPr>
          <w:trHeight w:val="1840"/>
        </w:trPr>
        <w:tc>
          <w:tcPr>
            <w:tcW w:w="574" w:type="dxa"/>
            <w:tcBorders>
              <w:top w:val="nil"/>
              <w:left w:val="single" w:sz="4" w:space="0" w:color="auto"/>
              <w:bottom w:val="single" w:sz="4" w:space="0" w:color="auto"/>
              <w:right w:val="single" w:sz="4" w:space="0" w:color="auto"/>
            </w:tcBorders>
            <w:shd w:val="clear" w:color="auto" w:fill="auto"/>
            <w:hideMark/>
          </w:tcPr>
          <w:p w14:paraId="5DC47ECC"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6</w:t>
            </w:r>
          </w:p>
        </w:tc>
        <w:tc>
          <w:tcPr>
            <w:tcW w:w="1007" w:type="dxa"/>
            <w:tcBorders>
              <w:top w:val="nil"/>
              <w:left w:val="nil"/>
              <w:bottom w:val="single" w:sz="4" w:space="0" w:color="auto"/>
              <w:right w:val="single" w:sz="4" w:space="0" w:color="auto"/>
            </w:tcBorders>
            <w:shd w:val="clear" w:color="auto" w:fill="auto"/>
            <w:hideMark/>
          </w:tcPr>
          <w:p w14:paraId="564130C0"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High</w:t>
            </w:r>
          </w:p>
        </w:tc>
        <w:tc>
          <w:tcPr>
            <w:tcW w:w="1510" w:type="dxa"/>
            <w:tcBorders>
              <w:top w:val="nil"/>
              <w:left w:val="nil"/>
              <w:bottom w:val="single" w:sz="4" w:space="0" w:color="auto"/>
              <w:right w:val="single" w:sz="4" w:space="0" w:color="auto"/>
            </w:tcBorders>
            <w:shd w:val="clear" w:color="auto" w:fill="auto"/>
            <w:hideMark/>
          </w:tcPr>
          <w:p w14:paraId="1DF80B05" w14:textId="47B2E81B"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xml:space="preserve">Poor </w:t>
            </w:r>
            <w:r w:rsidR="00666645" w:rsidRPr="0012150E">
              <w:rPr>
                <w:rFonts w:ascii="Calibri" w:eastAsia="Times New Roman" w:hAnsi="Calibri" w:cs="Calibri"/>
                <w:kern w:val="0"/>
                <w:lang w:val="en-US" w:eastAsia="ko-KR"/>
                <w14:ligatures w14:val="none"/>
              </w:rPr>
              <w:t>commu</w:t>
            </w:r>
            <w:r w:rsidR="00666645">
              <w:rPr>
                <w:rFonts w:ascii="Calibri" w:eastAsia="Times New Roman" w:hAnsi="Calibri" w:cs="Calibri"/>
                <w:kern w:val="0"/>
                <w:lang w:val="en-US" w:eastAsia="ko-KR"/>
                <w14:ligatures w14:val="none"/>
              </w:rPr>
              <w:t>ni</w:t>
            </w:r>
            <w:r w:rsidR="00666645" w:rsidRPr="0012150E">
              <w:rPr>
                <w:rFonts w:ascii="Calibri" w:eastAsia="Times New Roman" w:hAnsi="Calibri" w:cs="Calibri"/>
                <w:kern w:val="0"/>
                <w:lang w:val="en-US" w:eastAsia="ko-KR"/>
                <w14:ligatures w14:val="none"/>
              </w:rPr>
              <w:t xml:space="preserve">cation </w:t>
            </w:r>
            <w:r w:rsidRPr="0012150E">
              <w:rPr>
                <w:rFonts w:ascii="Calibri" w:eastAsia="Times New Roman" w:hAnsi="Calibri" w:cs="Calibri"/>
                <w:kern w:val="0"/>
                <w:lang w:val="en-US" w:eastAsia="ko-KR"/>
                <w14:ligatures w14:val="none"/>
              </w:rPr>
              <w:t>with the client</w:t>
            </w:r>
          </w:p>
        </w:tc>
        <w:tc>
          <w:tcPr>
            <w:tcW w:w="2211" w:type="dxa"/>
            <w:tcBorders>
              <w:top w:val="nil"/>
              <w:left w:val="nil"/>
              <w:bottom w:val="single" w:sz="4" w:space="0" w:color="auto"/>
              <w:right w:val="single" w:sz="4" w:space="0" w:color="auto"/>
            </w:tcBorders>
            <w:shd w:val="clear" w:color="auto" w:fill="auto"/>
            <w:hideMark/>
          </w:tcPr>
          <w:p w14:paraId="4FCB8D6A" w14:textId="25A6E819"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Poor commu</w:t>
            </w:r>
            <w:r w:rsidR="00666645">
              <w:rPr>
                <w:rFonts w:ascii="Calibri" w:eastAsia="Times New Roman" w:hAnsi="Calibri" w:cs="Calibri"/>
                <w:kern w:val="0"/>
                <w:lang w:val="en-US" w:eastAsia="ko-KR"/>
                <w14:ligatures w14:val="none"/>
              </w:rPr>
              <w:t>ni</w:t>
            </w:r>
            <w:r w:rsidRPr="0012150E">
              <w:rPr>
                <w:rFonts w:ascii="Calibri" w:eastAsia="Times New Roman" w:hAnsi="Calibri" w:cs="Calibri"/>
                <w:kern w:val="0"/>
                <w:lang w:val="en-US" w:eastAsia="ko-KR"/>
                <w14:ligatures w14:val="none"/>
              </w:rPr>
              <w:t>cation with clients can lead to problem like dissatisfied client and unscalable</w:t>
            </w:r>
          </w:p>
        </w:tc>
        <w:tc>
          <w:tcPr>
            <w:tcW w:w="1750" w:type="dxa"/>
            <w:tcBorders>
              <w:top w:val="nil"/>
              <w:left w:val="nil"/>
              <w:bottom w:val="single" w:sz="4" w:space="0" w:color="auto"/>
              <w:right w:val="single" w:sz="4" w:space="0" w:color="auto"/>
            </w:tcBorders>
            <w:shd w:val="clear" w:color="auto" w:fill="auto"/>
            <w:hideMark/>
          </w:tcPr>
          <w:p w14:paraId="4EFD0A1A" w14:textId="1D4B456F"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xml:space="preserve">The client first </w:t>
            </w:r>
            <w:r w:rsidR="00BA0C30" w:rsidRPr="0012150E">
              <w:rPr>
                <w:rFonts w:ascii="Calibri" w:eastAsia="Times New Roman" w:hAnsi="Calibri" w:cs="Calibri"/>
                <w:kern w:val="0"/>
                <w:lang w:val="en-US" w:eastAsia="ko-KR"/>
                <w14:ligatures w14:val="none"/>
              </w:rPr>
              <w:t>language</w:t>
            </w:r>
            <w:r w:rsidRPr="0012150E">
              <w:rPr>
                <w:rFonts w:ascii="Calibri" w:eastAsia="Times New Roman" w:hAnsi="Calibri" w:cs="Calibri"/>
                <w:kern w:val="0"/>
                <w:lang w:val="en-US" w:eastAsia="ko-KR"/>
                <w14:ligatures w14:val="none"/>
              </w:rPr>
              <w:t xml:space="preserve"> isn't </w:t>
            </w:r>
            <w:r w:rsidR="00BA0C30" w:rsidRPr="0012150E">
              <w:rPr>
                <w:rFonts w:ascii="Calibri" w:eastAsia="Times New Roman" w:hAnsi="Calibri" w:cs="Calibri"/>
                <w:kern w:val="0"/>
                <w:lang w:val="en-US" w:eastAsia="ko-KR"/>
                <w14:ligatures w14:val="none"/>
              </w:rPr>
              <w:t>English</w:t>
            </w:r>
            <w:r w:rsidRPr="0012150E">
              <w:rPr>
                <w:rFonts w:ascii="Calibri" w:eastAsia="Times New Roman" w:hAnsi="Calibri" w:cs="Calibri"/>
                <w:kern w:val="0"/>
                <w:lang w:val="en-US" w:eastAsia="ko-KR"/>
                <w14:ligatures w14:val="none"/>
              </w:rPr>
              <w:t xml:space="preserve"> and has trouble speaking </w:t>
            </w:r>
            <w:r w:rsidR="00BA0C30" w:rsidRPr="0012150E">
              <w:rPr>
                <w:rFonts w:ascii="Calibri" w:eastAsia="Times New Roman" w:hAnsi="Calibri" w:cs="Calibri"/>
                <w:kern w:val="0"/>
                <w:lang w:val="en-US" w:eastAsia="ko-KR"/>
                <w14:ligatures w14:val="none"/>
              </w:rPr>
              <w:t>English</w:t>
            </w:r>
          </w:p>
        </w:tc>
        <w:tc>
          <w:tcPr>
            <w:tcW w:w="1042" w:type="dxa"/>
            <w:tcBorders>
              <w:top w:val="nil"/>
              <w:left w:val="nil"/>
              <w:bottom w:val="single" w:sz="4" w:space="0" w:color="auto"/>
              <w:right w:val="single" w:sz="4" w:space="0" w:color="auto"/>
            </w:tcBorders>
            <w:shd w:val="clear" w:color="auto" w:fill="auto"/>
            <w:hideMark/>
          </w:tcPr>
          <w:p w14:paraId="5C79652E"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560" w:type="dxa"/>
            <w:tcBorders>
              <w:top w:val="nil"/>
              <w:left w:val="nil"/>
              <w:bottom w:val="single" w:sz="4" w:space="0" w:color="auto"/>
              <w:right w:val="single" w:sz="4" w:space="0" w:color="auto"/>
            </w:tcBorders>
            <w:shd w:val="clear" w:color="auto" w:fill="auto"/>
            <w:hideMark/>
          </w:tcPr>
          <w:p w14:paraId="382B7878"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Is to check with the client properly and double check it if the client is happy with it</w:t>
            </w:r>
          </w:p>
        </w:tc>
        <w:tc>
          <w:tcPr>
            <w:tcW w:w="1045" w:type="dxa"/>
            <w:tcBorders>
              <w:top w:val="nil"/>
              <w:left w:val="nil"/>
              <w:bottom w:val="single" w:sz="4" w:space="0" w:color="auto"/>
              <w:right w:val="single" w:sz="4" w:space="0" w:color="auto"/>
            </w:tcBorders>
            <w:shd w:val="clear" w:color="auto" w:fill="auto"/>
            <w:hideMark/>
          </w:tcPr>
          <w:p w14:paraId="76B95680"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Whole Team</w:t>
            </w:r>
          </w:p>
        </w:tc>
        <w:tc>
          <w:tcPr>
            <w:tcW w:w="1237" w:type="dxa"/>
            <w:tcBorders>
              <w:top w:val="nil"/>
              <w:left w:val="nil"/>
              <w:bottom w:val="single" w:sz="4" w:space="0" w:color="auto"/>
              <w:right w:val="single" w:sz="4" w:space="0" w:color="auto"/>
            </w:tcBorders>
            <w:shd w:val="clear" w:color="auto" w:fill="auto"/>
            <w:hideMark/>
          </w:tcPr>
          <w:p w14:paraId="3F387492"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55%</w:t>
            </w:r>
          </w:p>
        </w:tc>
        <w:tc>
          <w:tcPr>
            <w:tcW w:w="964" w:type="dxa"/>
            <w:tcBorders>
              <w:top w:val="nil"/>
              <w:left w:val="nil"/>
              <w:bottom w:val="single" w:sz="4" w:space="0" w:color="auto"/>
              <w:right w:val="single" w:sz="4" w:space="0" w:color="auto"/>
            </w:tcBorders>
            <w:shd w:val="clear" w:color="auto" w:fill="auto"/>
            <w:hideMark/>
          </w:tcPr>
          <w:p w14:paraId="73DCD97B"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90%</w:t>
            </w:r>
          </w:p>
        </w:tc>
        <w:tc>
          <w:tcPr>
            <w:tcW w:w="1058" w:type="dxa"/>
            <w:tcBorders>
              <w:top w:val="nil"/>
              <w:left w:val="nil"/>
              <w:bottom w:val="single" w:sz="4" w:space="0" w:color="auto"/>
              <w:right w:val="single" w:sz="4" w:space="0" w:color="auto"/>
            </w:tcBorders>
            <w:shd w:val="clear" w:color="auto" w:fill="auto"/>
            <w:hideMark/>
          </w:tcPr>
          <w:p w14:paraId="7A9038B8"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Unresolved</w:t>
            </w:r>
          </w:p>
        </w:tc>
      </w:tr>
      <w:tr w:rsidR="004A7559" w:rsidRPr="0012150E" w14:paraId="73582068" w14:textId="77777777" w:rsidTr="004A7559">
        <w:trPr>
          <w:trHeight w:val="2100"/>
        </w:trPr>
        <w:tc>
          <w:tcPr>
            <w:tcW w:w="574" w:type="dxa"/>
            <w:tcBorders>
              <w:top w:val="nil"/>
              <w:left w:val="single" w:sz="4" w:space="0" w:color="auto"/>
              <w:bottom w:val="single" w:sz="4" w:space="0" w:color="auto"/>
              <w:right w:val="single" w:sz="4" w:space="0" w:color="auto"/>
            </w:tcBorders>
            <w:shd w:val="clear" w:color="auto" w:fill="auto"/>
            <w:hideMark/>
          </w:tcPr>
          <w:p w14:paraId="799F8F35"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7</w:t>
            </w:r>
          </w:p>
        </w:tc>
        <w:tc>
          <w:tcPr>
            <w:tcW w:w="1007" w:type="dxa"/>
            <w:tcBorders>
              <w:top w:val="nil"/>
              <w:left w:val="nil"/>
              <w:bottom w:val="single" w:sz="4" w:space="0" w:color="auto"/>
              <w:right w:val="single" w:sz="4" w:space="0" w:color="auto"/>
            </w:tcBorders>
            <w:shd w:val="clear" w:color="auto" w:fill="auto"/>
            <w:hideMark/>
          </w:tcPr>
          <w:p w14:paraId="7945EC78"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Medium</w:t>
            </w:r>
          </w:p>
        </w:tc>
        <w:tc>
          <w:tcPr>
            <w:tcW w:w="1510" w:type="dxa"/>
            <w:tcBorders>
              <w:top w:val="nil"/>
              <w:left w:val="nil"/>
              <w:bottom w:val="single" w:sz="4" w:space="0" w:color="auto"/>
              <w:right w:val="single" w:sz="4" w:space="0" w:color="auto"/>
            </w:tcBorders>
            <w:shd w:val="clear" w:color="auto" w:fill="auto"/>
            <w:hideMark/>
          </w:tcPr>
          <w:p w14:paraId="0A8DC07E"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poor time-management</w:t>
            </w:r>
          </w:p>
        </w:tc>
        <w:tc>
          <w:tcPr>
            <w:tcW w:w="2211" w:type="dxa"/>
            <w:tcBorders>
              <w:top w:val="nil"/>
              <w:left w:val="nil"/>
              <w:bottom w:val="single" w:sz="4" w:space="0" w:color="auto"/>
              <w:right w:val="single" w:sz="4" w:space="0" w:color="auto"/>
            </w:tcBorders>
            <w:shd w:val="clear" w:color="auto" w:fill="auto"/>
            <w:hideMark/>
          </w:tcPr>
          <w:p w14:paraId="7B1E4FDA"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The standard and quality of the prototype could be impacted by improper time management for the entire project.</w:t>
            </w:r>
          </w:p>
        </w:tc>
        <w:tc>
          <w:tcPr>
            <w:tcW w:w="1750" w:type="dxa"/>
            <w:tcBorders>
              <w:top w:val="nil"/>
              <w:left w:val="nil"/>
              <w:bottom w:val="single" w:sz="4" w:space="0" w:color="auto"/>
              <w:right w:val="single" w:sz="4" w:space="0" w:color="auto"/>
            </w:tcBorders>
            <w:shd w:val="clear" w:color="auto" w:fill="auto"/>
            <w:hideMark/>
          </w:tcPr>
          <w:p w14:paraId="54EA533B"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Not finishing task on schedule can lead to more time catching up</w:t>
            </w:r>
          </w:p>
        </w:tc>
        <w:tc>
          <w:tcPr>
            <w:tcW w:w="1042" w:type="dxa"/>
            <w:tcBorders>
              <w:top w:val="nil"/>
              <w:left w:val="nil"/>
              <w:bottom w:val="single" w:sz="4" w:space="0" w:color="auto"/>
              <w:right w:val="single" w:sz="4" w:space="0" w:color="auto"/>
            </w:tcBorders>
            <w:shd w:val="clear" w:color="auto" w:fill="auto"/>
            <w:hideMark/>
          </w:tcPr>
          <w:p w14:paraId="3C87F425"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560" w:type="dxa"/>
            <w:tcBorders>
              <w:top w:val="nil"/>
              <w:left w:val="nil"/>
              <w:bottom w:val="single" w:sz="4" w:space="0" w:color="auto"/>
              <w:right w:val="single" w:sz="4" w:space="0" w:color="auto"/>
            </w:tcBorders>
            <w:shd w:val="clear" w:color="auto" w:fill="auto"/>
            <w:hideMark/>
          </w:tcPr>
          <w:p w14:paraId="46AE16FE"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Finish your work and task on schedule. Stay focus.</w:t>
            </w:r>
          </w:p>
        </w:tc>
        <w:tc>
          <w:tcPr>
            <w:tcW w:w="1045" w:type="dxa"/>
            <w:tcBorders>
              <w:top w:val="nil"/>
              <w:left w:val="nil"/>
              <w:bottom w:val="single" w:sz="4" w:space="0" w:color="auto"/>
              <w:right w:val="single" w:sz="4" w:space="0" w:color="auto"/>
            </w:tcBorders>
            <w:shd w:val="clear" w:color="auto" w:fill="auto"/>
            <w:hideMark/>
          </w:tcPr>
          <w:p w14:paraId="1FB4E92A"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Whole Team</w:t>
            </w:r>
          </w:p>
        </w:tc>
        <w:tc>
          <w:tcPr>
            <w:tcW w:w="1237" w:type="dxa"/>
            <w:tcBorders>
              <w:top w:val="nil"/>
              <w:left w:val="nil"/>
              <w:bottom w:val="single" w:sz="4" w:space="0" w:color="auto"/>
              <w:right w:val="single" w:sz="4" w:space="0" w:color="auto"/>
            </w:tcBorders>
            <w:shd w:val="clear" w:color="auto" w:fill="auto"/>
            <w:hideMark/>
          </w:tcPr>
          <w:p w14:paraId="7A61B065"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60%</w:t>
            </w:r>
          </w:p>
        </w:tc>
        <w:tc>
          <w:tcPr>
            <w:tcW w:w="964" w:type="dxa"/>
            <w:tcBorders>
              <w:top w:val="nil"/>
              <w:left w:val="nil"/>
              <w:bottom w:val="single" w:sz="4" w:space="0" w:color="auto"/>
              <w:right w:val="single" w:sz="4" w:space="0" w:color="auto"/>
            </w:tcBorders>
            <w:shd w:val="clear" w:color="auto" w:fill="auto"/>
            <w:hideMark/>
          </w:tcPr>
          <w:p w14:paraId="10B8FF1E"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50%</w:t>
            </w:r>
          </w:p>
        </w:tc>
        <w:tc>
          <w:tcPr>
            <w:tcW w:w="1058" w:type="dxa"/>
            <w:tcBorders>
              <w:top w:val="nil"/>
              <w:left w:val="nil"/>
              <w:bottom w:val="single" w:sz="4" w:space="0" w:color="auto"/>
              <w:right w:val="single" w:sz="4" w:space="0" w:color="auto"/>
            </w:tcBorders>
            <w:shd w:val="clear" w:color="auto" w:fill="auto"/>
            <w:hideMark/>
          </w:tcPr>
          <w:p w14:paraId="241FCF15"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Watching</w:t>
            </w:r>
          </w:p>
        </w:tc>
      </w:tr>
      <w:tr w:rsidR="004A7559" w:rsidRPr="0012150E" w14:paraId="3793CDFB" w14:textId="77777777" w:rsidTr="004A7559">
        <w:trPr>
          <w:trHeight w:val="1800"/>
        </w:trPr>
        <w:tc>
          <w:tcPr>
            <w:tcW w:w="574" w:type="dxa"/>
            <w:tcBorders>
              <w:top w:val="nil"/>
              <w:left w:val="single" w:sz="4" w:space="0" w:color="auto"/>
              <w:bottom w:val="single" w:sz="4" w:space="0" w:color="auto"/>
              <w:right w:val="single" w:sz="4" w:space="0" w:color="auto"/>
            </w:tcBorders>
            <w:shd w:val="clear" w:color="auto" w:fill="auto"/>
            <w:hideMark/>
          </w:tcPr>
          <w:p w14:paraId="16E03670"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lastRenderedPageBreak/>
              <w:t>8</w:t>
            </w:r>
          </w:p>
        </w:tc>
        <w:tc>
          <w:tcPr>
            <w:tcW w:w="1007" w:type="dxa"/>
            <w:tcBorders>
              <w:top w:val="nil"/>
              <w:left w:val="nil"/>
              <w:bottom w:val="single" w:sz="4" w:space="0" w:color="auto"/>
              <w:right w:val="single" w:sz="4" w:space="0" w:color="auto"/>
            </w:tcBorders>
            <w:shd w:val="clear" w:color="auto" w:fill="auto"/>
            <w:hideMark/>
          </w:tcPr>
          <w:p w14:paraId="32951585"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Low-Medium</w:t>
            </w:r>
          </w:p>
        </w:tc>
        <w:tc>
          <w:tcPr>
            <w:tcW w:w="1510" w:type="dxa"/>
            <w:tcBorders>
              <w:top w:val="nil"/>
              <w:left w:val="nil"/>
              <w:bottom w:val="single" w:sz="4" w:space="0" w:color="auto"/>
              <w:right w:val="single" w:sz="4" w:space="0" w:color="auto"/>
            </w:tcBorders>
            <w:shd w:val="clear" w:color="auto" w:fill="auto"/>
            <w:hideMark/>
          </w:tcPr>
          <w:p w14:paraId="1C6756F3"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Workplace injury (Health and Safety)</w:t>
            </w:r>
          </w:p>
        </w:tc>
        <w:tc>
          <w:tcPr>
            <w:tcW w:w="2211" w:type="dxa"/>
            <w:tcBorders>
              <w:top w:val="nil"/>
              <w:left w:val="nil"/>
              <w:bottom w:val="single" w:sz="4" w:space="0" w:color="auto"/>
              <w:right w:val="single" w:sz="4" w:space="0" w:color="auto"/>
            </w:tcBorders>
            <w:shd w:val="clear" w:color="auto" w:fill="auto"/>
            <w:hideMark/>
          </w:tcPr>
          <w:p w14:paraId="437F74A1" w14:textId="402FEA51"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xml:space="preserve">Not </w:t>
            </w:r>
            <w:r w:rsidR="00BA0C30" w:rsidRPr="0012150E">
              <w:rPr>
                <w:rFonts w:ascii="Calibri" w:eastAsia="Times New Roman" w:hAnsi="Calibri" w:cs="Calibri"/>
                <w:kern w:val="0"/>
                <w:lang w:val="en-US" w:eastAsia="ko-KR"/>
                <w14:ligatures w14:val="none"/>
              </w:rPr>
              <w:t>knowing</w:t>
            </w:r>
            <w:r w:rsidRPr="0012150E">
              <w:rPr>
                <w:rFonts w:ascii="Calibri" w:eastAsia="Times New Roman" w:hAnsi="Calibri" w:cs="Calibri"/>
                <w:kern w:val="0"/>
                <w:lang w:val="en-US" w:eastAsia="ko-KR"/>
                <w14:ligatures w14:val="none"/>
              </w:rPr>
              <w:t xml:space="preserve"> the health and safety hazards of the environment</w:t>
            </w:r>
          </w:p>
        </w:tc>
        <w:tc>
          <w:tcPr>
            <w:tcW w:w="1750" w:type="dxa"/>
            <w:tcBorders>
              <w:top w:val="nil"/>
              <w:left w:val="nil"/>
              <w:bottom w:val="single" w:sz="4" w:space="0" w:color="auto"/>
              <w:right w:val="single" w:sz="4" w:space="0" w:color="auto"/>
            </w:tcBorders>
            <w:shd w:val="clear" w:color="auto" w:fill="auto"/>
            <w:hideMark/>
          </w:tcPr>
          <w:p w14:paraId="0BAA21DA"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The project in a factory environment is a first for most of the team</w:t>
            </w:r>
          </w:p>
        </w:tc>
        <w:tc>
          <w:tcPr>
            <w:tcW w:w="1042" w:type="dxa"/>
            <w:tcBorders>
              <w:top w:val="nil"/>
              <w:left w:val="nil"/>
              <w:bottom w:val="single" w:sz="4" w:space="0" w:color="auto"/>
              <w:right w:val="single" w:sz="4" w:space="0" w:color="auto"/>
            </w:tcBorders>
            <w:shd w:val="clear" w:color="auto" w:fill="auto"/>
            <w:hideMark/>
          </w:tcPr>
          <w:p w14:paraId="18E1681D"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560" w:type="dxa"/>
            <w:tcBorders>
              <w:top w:val="nil"/>
              <w:left w:val="nil"/>
              <w:bottom w:val="single" w:sz="4" w:space="0" w:color="auto"/>
              <w:right w:val="single" w:sz="4" w:space="0" w:color="auto"/>
            </w:tcBorders>
            <w:shd w:val="clear" w:color="auto" w:fill="auto"/>
            <w:hideMark/>
          </w:tcPr>
          <w:p w14:paraId="1A63D1B1"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xml:space="preserve">Researching and learning the basic health and safety rule of the workshop </w:t>
            </w:r>
          </w:p>
        </w:tc>
        <w:tc>
          <w:tcPr>
            <w:tcW w:w="1045" w:type="dxa"/>
            <w:tcBorders>
              <w:top w:val="nil"/>
              <w:left w:val="nil"/>
              <w:bottom w:val="single" w:sz="4" w:space="0" w:color="auto"/>
              <w:right w:val="single" w:sz="4" w:space="0" w:color="auto"/>
            </w:tcBorders>
            <w:shd w:val="clear" w:color="auto" w:fill="auto"/>
            <w:hideMark/>
          </w:tcPr>
          <w:p w14:paraId="02702CC6"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Whole Team</w:t>
            </w:r>
          </w:p>
        </w:tc>
        <w:tc>
          <w:tcPr>
            <w:tcW w:w="1237" w:type="dxa"/>
            <w:tcBorders>
              <w:top w:val="nil"/>
              <w:left w:val="nil"/>
              <w:bottom w:val="single" w:sz="4" w:space="0" w:color="auto"/>
              <w:right w:val="single" w:sz="4" w:space="0" w:color="auto"/>
            </w:tcBorders>
            <w:shd w:val="clear" w:color="auto" w:fill="auto"/>
            <w:hideMark/>
          </w:tcPr>
          <w:p w14:paraId="2472679F"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10%</w:t>
            </w:r>
          </w:p>
        </w:tc>
        <w:tc>
          <w:tcPr>
            <w:tcW w:w="964" w:type="dxa"/>
            <w:tcBorders>
              <w:top w:val="nil"/>
              <w:left w:val="nil"/>
              <w:bottom w:val="single" w:sz="4" w:space="0" w:color="auto"/>
              <w:right w:val="single" w:sz="4" w:space="0" w:color="auto"/>
            </w:tcBorders>
            <w:shd w:val="clear" w:color="auto" w:fill="auto"/>
            <w:hideMark/>
          </w:tcPr>
          <w:p w14:paraId="53FE0160"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60%</w:t>
            </w:r>
          </w:p>
        </w:tc>
        <w:tc>
          <w:tcPr>
            <w:tcW w:w="1058" w:type="dxa"/>
            <w:tcBorders>
              <w:top w:val="nil"/>
              <w:left w:val="nil"/>
              <w:bottom w:val="single" w:sz="4" w:space="0" w:color="auto"/>
              <w:right w:val="single" w:sz="4" w:space="0" w:color="auto"/>
            </w:tcBorders>
            <w:shd w:val="clear" w:color="auto" w:fill="auto"/>
            <w:hideMark/>
          </w:tcPr>
          <w:p w14:paraId="52879CB6"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Watching</w:t>
            </w:r>
          </w:p>
        </w:tc>
      </w:tr>
      <w:tr w:rsidR="004A7559" w:rsidRPr="0012150E" w14:paraId="248EE617" w14:textId="77777777" w:rsidTr="004A7559">
        <w:trPr>
          <w:trHeight w:val="2100"/>
        </w:trPr>
        <w:tc>
          <w:tcPr>
            <w:tcW w:w="574" w:type="dxa"/>
            <w:tcBorders>
              <w:top w:val="nil"/>
              <w:left w:val="single" w:sz="4" w:space="0" w:color="auto"/>
              <w:bottom w:val="single" w:sz="4" w:space="0" w:color="auto"/>
              <w:right w:val="single" w:sz="4" w:space="0" w:color="auto"/>
            </w:tcBorders>
            <w:shd w:val="clear" w:color="auto" w:fill="auto"/>
            <w:hideMark/>
          </w:tcPr>
          <w:p w14:paraId="3C51E42F"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9</w:t>
            </w:r>
          </w:p>
        </w:tc>
        <w:tc>
          <w:tcPr>
            <w:tcW w:w="1007" w:type="dxa"/>
            <w:tcBorders>
              <w:top w:val="nil"/>
              <w:left w:val="nil"/>
              <w:bottom w:val="single" w:sz="4" w:space="0" w:color="auto"/>
              <w:right w:val="single" w:sz="4" w:space="0" w:color="auto"/>
            </w:tcBorders>
            <w:shd w:val="clear" w:color="auto" w:fill="auto"/>
            <w:hideMark/>
          </w:tcPr>
          <w:p w14:paraId="2CABBC49"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High</w:t>
            </w:r>
          </w:p>
        </w:tc>
        <w:tc>
          <w:tcPr>
            <w:tcW w:w="1510" w:type="dxa"/>
            <w:tcBorders>
              <w:top w:val="nil"/>
              <w:left w:val="nil"/>
              <w:bottom w:val="single" w:sz="4" w:space="0" w:color="auto"/>
              <w:right w:val="single" w:sz="4" w:space="0" w:color="auto"/>
            </w:tcBorders>
            <w:shd w:val="clear" w:color="auto" w:fill="auto"/>
            <w:hideMark/>
          </w:tcPr>
          <w:p w14:paraId="536314DC"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Legal Issue</w:t>
            </w:r>
          </w:p>
        </w:tc>
        <w:tc>
          <w:tcPr>
            <w:tcW w:w="2211" w:type="dxa"/>
            <w:tcBorders>
              <w:top w:val="nil"/>
              <w:left w:val="nil"/>
              <w:bottom w:val="single" w:sz="4" w:space="0" w:color="auto"/>
              <w:right w:val="single" w:sz="4" w:space="0" w:color="auto"/>
            </w:tcBorders>
            <w:shd w:val="clear" w:color="auto" w:fill="auto"/>
            <w:hideMark/>
          </w:tcPr>
          <w:p w14:paraId="1B241BAF" w14:textId="4138EACE"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xml:space="preserve">The clients need to tell the team their legal or regulation requirements, so that we </w:t>
            </w:r>
            <w:r w:rsidR="00BA0C30" w:rsidRPr="0012150E">
              <w:rPr>
                <w:rFonts w:ascii="Calibri" w:eastAsia="Times New Roman" w:hAnsi="Calibri" w:cs="Calibri"/>
                <w:kern w:val="0"/>
                <w:lang w:val="en-US" w:eastAsia="ko-KR"/>
                <w14:ligatures w14:val="none"/>
              </w:rPr>
              <w:t>don’t</w:t>
            </w:r>
            <w:r w:rsidRPr="0012150E">
              <w:rPr>
                <w:rFonts w:ascii="Calibri" w:eastAsia="Times New Roman" w:hAnsi="Calibri" w:cs="Calibri"/>
                <w:kern w:val="0"/>
                <w:lang w:val="en-US" w:eastAsia="ko-KR"/>
                <w14:ligatures w14:val="none"/>
              </w:rPr>
              <w:t xml:space="preserve"> break the client requirements</w:t>
            </w:r>
          </w:p>
        </w:tc>
        <w:tc>
          <w:tcPr>
            <w:tcW w:w="1750" w:type="dxa"/>
            <w:tcBorders>
              <w:top w:val="nil"/>
              <w:left w:val="nil"/>
              <w:bottom w:val="single" w:sz="4" w:space="0" w:color="auto"/>
              <w:right w:val="single" w:sz="4" w:space="0" w:color="auto"/>
            </w:tcBorders>
            <w:shd w:val="clear" w:color="auto" w:fill="auto"/>
            <w:hideMark/>
          </w:tcPr>
          <w:p w14:paraId="5346C14B"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By not knowing the client's legal or regulation requirements</w:t>
            </w:r>
          </w:p>
        </w:tc>
        <w:tc>
          <w:tcPr>
            <w:tcW w:w="1042" w:type="dxa"/>
            <w:tcBorders>
              <w:top w:val="nil"/>
              <w:left w:val="nil"/>
              <w:bottom w:val="single" w:sz="4" w:space="0" w:color="auto"/>
              <w:right w:val="single" w:sz="4" w:space="0" w:color="auto"/>
            </w:tcBorders>
            <w:shd w:val="clear" w:color="auto" w:fill="auto"/>
            <w:hideMark/>
          </w:tcPr>
          <w:p w14:paraId="5C724757"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560" w:type="dxa"/>
            <w:tcBorders>
              <w:top w:val="nil"/>
              <w:left w:val="nil"/>
              <w:bottom w:val="single" w:sz="4" w:space="0" w:color="auto"/>
              <w:right w:val="single" w:sz="4" w:space="0" w:color="auto"/>
            </w:tcBorders>
            <w:shd w:val="clear" w:color="auto" w:fill="auto"/>
            <w:hideMark/>
          </w:tcPr>
          <w:p w14:paraId="2727C06E"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Ask the client if there is any legal or regulation requirements</w:t>
            </w:r>
          </w:p>
        </w:tc>
        <w:tc>
          <w:tcPr>
            <w:tcW w:w="1045" w:type="dxa"/>
            <w:tcBorders>
              <w:top w:val="nil"/>
              <w:left w:val="nil"/>
              <w:bottom w:val="single" w:sz="4" w:space="0" w:color="auto"/>
              <w:right w:val="single" w:sz="4" w:space="0" w:color="auto"/>
            </w:tcBorders>
            <w:shd w:val="clear" w:color="auto" w:fill="auto"/>
            <w:hideMark/>
          </w:tcPr>
          <w:p w14:paraId="3B0DFE0C"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Team Manager</w:t>
            </w:r>
          </w:p>
        </w:tc>
        <w:tc>
          <w:tcPr>
            <w:tcW w:w="1237" w:type="dxa"/>
            <w:tcBorders>
              <w:top w:val="nil"/>
              <w:left w:val="nil"/>
              <w:bottom w:val="single" w:sz="4" w:space="0" w:color="auto"/>
              <w:right w:val="single" w:sz="4" w:space="0" w:color="auto"/>
            </w:tcBorders>
            <w:shd w:val="clear" w:color="auto" w:fill="auto"/>
            <w:hideMark/>
          </w:tcPr>
          <w:p w14:paraId="22D7F425"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5%</w:t>
            </w:r>
          </w:p>
        </w:tc>
        <w:tc>
          <w:tcPr>
            <w:tcW w:w="964" w:type="dxa"/>
            <w:tcBorders>
              <w:top w:val="nil"/>
              <w:left w:val="nil"/>
              <w:bottom w:val="single" w:sz="4" w:space="0" w:color="auto"/>
              <w:right w:val="single" w:sz="4" w:space="0" w:color="auto"/>
            </w:tcBorders>
            <w:shd w:val="clear" w:color="auto" w:fill="auto"/>
            <w:hideMark/>
          </w:tcPr>
          <w:p w14:paraId="51BDE47D"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90%</w:t>
            </w:r>
          </w:p>
        </w:tc>
        <w:tc>
          <w:tcPr>
            <w:tcW w:w="1058" w:type="dxa"/>
            <w:tcBorders>
              <w:top w:val="nil"/>
              <w:left w:val="nil"/>
              <w:bottom w:val="single" w:sz="4" w:space="0" w:color="auto"/>
              <w:right w:val="single" w:sz="4" w:space="0" w:color="auto"/>
            </w:tcBorders>
            <w:shd w:val="clear" w:color="auto" w:fill="auto"/>
            <w:hideMark/>
          </w:tcPr>
          <w:p w14:paraId="7CF38053"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Watching</w:t>
            </w:r>
          </w:p>
        </w:tc>
      </w:tr>
      <w:tr w:rsidR="004A7559" w:rsidRPr="0012150E" w14:paraId="6A388EBF" w14:textId="77777777" w:rsidTr="00BA0C30">
        <w:trPr>
          <w:trHeight w:val="1707"/>
        </w:trPr>
        <w:tc>
          <w:tcPr>
            <w:tcW w:w="574" w:type="dxa"/>
            <w:tcBorders>
              <w:top w:val="nil"/>
              <w:left w:val="single" w:sz="4" w:space="0" w:color="auto"/>
              <w:bottom w:val="single" w:sz="4" w:space="0" w:color="auto"/>
              <w:right w:val="single" w:sz="4" w:space="0" w:color="auto"/>
            </w:tcBorders>
            <w:shd w:val="clear" w:color="auto" w:fill="auto"/>
            <w:hideMark/>
          </w:tcPr>
          <w:p w14:paraId="191DD69A"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10</w:t>
            </w:r>
          </w:p>
        </w:tc>
        <w:tc>
          <w:tcPr>
            <w:tcW w:w="1007" w:type="dxa"/>
            <w:tcBorders>
              <w:top w:val="nil"/>
              <w:left w:val="nil"/>
              <w:bottom w:val="single" w:sz="4" w:space="0" w:color="auto"/>
              <w:right w:val="single" w:sz="4" w:space="0" w:color="auto"/>
            </w:tcBorders>
            <w:shd w:val="clear" w:color="auto" w:fill="auto"/>
            <w:hideMark/>
          </w:tcPr>
          <w:p w14:paraId="28BE880C"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high</w:t>
            </w:r>
          </w:p>
        </w:tc>
        <w:tc>
          <w:tcPr>
            <w:tcW w:w="1510" w:type="dxa"/>
            <w:tcBorders>
              <w:top w:val="nil"/>
              <w:left w:val="nil"/>
              <w:bottom w:val="single" w:sz="4" w:space="0" w:color="auto"/>
              <w:right w:val="single" w:sz="4" w:space="0" w:color="auto"/>
            </w:tcBorders>
            <w:shd w:val="clear" w:color="auto" w:fill="auto"/>
            <w:hideMark/>
          </w:tcPr>
          <w:p w14:paraId="3075ED62" w14:textId="093AB56C"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xml:space="preserve">Poor </w:t>
            </w:r>
            <w:r w:rsidR="00BA0C30" w:rsidRPr="0012150E">
              <w:rPr>
                <w:rFonts w:ascii="Calibri" w:eastAsia="Times New Roman" w:hAnsi="Calibri" w:cs="Calibri"/>
                <w:kern w:val="0"/>
                <w:lang w:val="en-US" w:eastAsia="ko-KR"/>
                <w14:ligatures w14:val="none"/>
              </w:rPr>
              <w:t>communication</w:t>
            </w:r>
            <w:r w:rsidRPr="0012150E">
              <w:rPr>
                <w:rFonts w:ascii="Calibri" w:eastAsia="Times New Roman" w:hAnsi="Calibri" w:cs="Calibri"/>
                <w:kern w:val="0"/>
                <w:lang w:val="en-US" w:eastAsia="ko-KR"/>
                <w14:ligatures w14:val="none"/>
              </w:rPr>
              <w:t xml:space="preserve"> with other members of the team</w:t>
            </w:r>
          </w:p>
        </w:tc>
        <w:tc>
          <w:tcPr>
            <w:tcW w:w="2211" w:type="dxa"/>
            <w:tcBorders>
              <w:top w:val="nil"/>
              <w:left w:val="nil"/>
              <w:bottom w:val="single" w:sz="4" w:space="0" w:color="auto"/>
              <w:right w:val="single" w:sz="4" w:space="0" w:color="auto"/>
            </w:tcBorders>
            <w:shd w:val="clear" w:color="auto" w:fill="auto"/>
            <w:hideMark/>
          </w:tcPr>
          <w:p w14:paraId="372084D8" w14:textId="703C27F2"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xml:space="preserve">Not letting your team members know about problems or </w:t>
            </w:r>
            <w:r w:rsidR="00BA0C30" w:rsidRPr="0012150E">
              <w:rPr>
                <w:rFonts w:ascii="Calibri" w:eastAsia="Times New Roman" w:hAnsi="Calibri" w:cs="Calibri"/>
                <w:kern w:val="0"/>
                <w:lang w:val="en-US" w:eastAsia="ko-KR"/>
                <w14:ligatures w14:val="none"/>
              </w:rPr>
              <w:t>struggle</w:t>
            </w:r>
            <w:r w:rsidRPr="0012150E">
              <w:rPr>
                <w:rFonts w:ascii="Calibri" w:eastAsia="Times New Roman" w:hAnsi="Calibri" w:cs="Calibri"/>
                <w:kern w:val="0"/>
                <w:lang w:val="en-US" w:eastAsia="ko-KR"/>
                <w14:ligatures w14:val="none"/>
              </w:rPr>
              <w:t xml:space="preserve"> that you are having.</w:t>
            </w:r>
          </w:p>
        </w:tc>
        <w:tc>
          <w:tcPr>
            <w:tcW w:w="1750" w:type="dxa"/>
            <w:tcBorders>
              <w:top w:val="nil"/>
              <w:left w:val="nil"/>
              <w:bottom w:val="single" w:sz="4" w:space="0" w:color="auto"/>
              <w:right w:val="single" w:sz="4" w:space="0" w:color="auto"/>
            </w:tcBorders>
            <w:shd w:val="clear" w:color="auto" w:fill="auto"/>
            <w:hideMark/>
          </w:tcPr>
          <w:p w14:paraId="75952DCE"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Trying to solve issue/problem yourself, or struggling in finishing up your task</w:t>
            </w:r>
          </w:p>
        </w:tc>
        <w:tc>
          <w:tcPr>
            <w:tcW w:w="1042" w:type="dxa"/>
            <w:tcBorders>
              <w:top w:val="nil"/>
              <w:left w:val="nil"/>
              <w:bottom w:val="single" w:sz="4" w:space="0" w:color="auto"/>
              <w:right w:val="single" w:sz="4" w:space="0" w:color="auto"/>
            </w:tcBorders>
            <w:shd w:val="clear" w:color="auto" w:fill="auto"/>
            <w:hideMark/>
          </w:tcPr>
          <w:p w14:paraId="770B21C8"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560" w:type="dxa"/>
            <w:tcBorders>
              <w:top w:val="nil"/>
              <w:left w:val="nil"/>
              <w:bottom w:val="single" w:sz="4" w:space="0" w:color="auto"/>
              <w:right w:val="single" w:sz="4" w:space="0" w:color="auto"/>
            </w:tcBorders>
            <w:shd w:val="clear" w:color="auto" w:fill="auto"/>
            <w:hideMark/>
          </w:tcPr>
          <w:p w14:paraId="011BEFDE"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Letting the team know your issue or problems that you may been having.</w:t>
            </w:r>
          </w:p>
        </w:tc>
        <w:tc>
          <w:tcPr>
            <w:tcW w:w="1045" w:type="dxa"/>
            <w:tcBorders>
              <w:top w:val="nil"/>
              <w:left w:val="nil"/>
              <w:bottom w:val="single" w:sz="4" w:space="0" w:color="auto"/>
              <w:right w:val="single" w:sz="4" w:space="0" w:color="auto"/>
            </w:tcBorders>
            <w:shd w:val="clear" w:color="auto" w:fill="auto"/>
            <w:hideMark/>
          </w:tcPr>
          <w:p w14:paraId="27CDD504"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Whole Team</w:t>
            </w:r>
          </w:p>
        </w:tc>
        <w:tc>
          <w:tcPr>
            <w:tcW w:w="1237" w:type="dxa"/>
            <w:tcBorders>
              <w:top w:val="nil"/>
              <w:left w:val="nil"/>
              <w:bottom w:val="single" w:sz="4" w:space="0" w:color="auto"/>
              <w:right w:val="single" w:sz="4" w:space="0" w:color="auto"/>
            </w:tcBorders>
            <w:shd w:val="clear" w:color="auto" w:fill="auto"/>
            <w:hideMark/>
          </w:tcPr>
          <w:p w14:paraId="1E71CB3B"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70%</w:t>
            </w:r>
          </w:p>
        </w:tc>
        <w:tc>
          <w:tcPr>
            <w:tcW w:w="964" w:type="dxa"/>
            <w:tcBorders>
              <w:top w:val="nil"/>
              <w:left w:val="nil"/>
              <w:bottom w:val="single" w:sz="4" w:space="0" w:color="auto"/>
              <w:right w:val="single" w:sz="4" w:space="0" w:color="auto"/>
            </w:tcBorders>
            <w:shd w:val="clear" w:color="auto" w:fill="auto"/>
            <w:hideMark/>
          </w:tcPr>
          <w:p w14:paraId="0E8E4E12"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40%</w:t>
            </w:r>
          </w:p>
        </w:tc>
        <w:tc>
          <w:tcPr>
            <w:tcW w:w="1058" w:type="dxa"/>
            <w:tcBorders>
              <w:top w:val="nil"/>
              <w:left w:val="nil"/>
              <w:bottom w:val="single" w:sz="4" w:space="0" w:color="auto"/>
              <w:right w:val="single" w:sz="4" w:space="0" w:color="auto"/>
            </w:tcBorders>
            <w:shd w:val="clear" w:color="auto" w:fill="auto"/>
            <w:hideMark/>
          </w:tcPr>
          <w:p w14:paraId="0455CA25"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Watching</w:t>
            </w:r>
          </w:p>
        </w:tc>
      </w:tr>
      <w:tr w:rsidR="004A7559" w:rsidRPr="0012150E" w14:paraId="0544976A" w14:textId="77777777" w:rsidTr="004A7559">
        <w:trPr>
          <w:trHeight w:val="1500"/>
        </w:trPr>
        <w:tc>
          <w:tcPr>
            <w:tcW w:w="574" w:type="dxa"/>
            <w:tcBorders>
              <w:top w:val="nil"/>
              <w:left w:val="single" w:sz="4" w:space="0" w:color="auto"/>
              <w:bottom w:val="single" w:sz="4" w:space="0" w:color="auto"/>
              <w:right w:val="single" w:sz="4" w:space="0" w:color="auto"/>
            </w:tcBorders>
            <w:shd w:val="clear" w:color="auto" w:fill="auto"/>
            <w:hideMark/>
          </w:tcPr>
          <w:p w14:paraId="16C91868"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11</w:t>
            </w:r>
          </w:p>
        </w:tc>
        <w:tc>
          <w:tcPr>
            <w:tcW w:w="1007" w:type="dxa"/>
            <w:tcBorders>
              <w:top w:val="nil"/>
              <w:left w:val="nil"/>
              <w:bottom w:val="single" w:sz="4" w:space="0" w:color="auto"/>
              <w:right w:val="single" w:sz="4" w:space="0" w:color="auto"/>
            </w:tcBorders>
            <w:shd w:val="clear" w:color="auto" w:fill="auto"/>
            <w:hideMark/>
          </w:tcPr>
          <w:p w14:paraId="3BBA15DD"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high</w:t>
            </w:r>
          </w:p>
        </w:tc>
        <w:tc>
          <w:tcPr>
            <w:tcW w:w="1510" w:type="dxa"/>
            <w:tcBorders>
              <w:top w:val="nil"/>
              <w:left w:val="nil"/>
              <w:bottom w:val="single" w:sz="4" w:space="0" w:color="auto"/>
              <w:right w:val="single" w:sz="4" w:space="0" w:color="auto"/>
            </w:tcBorders>
            <w:shd w:val="clear" w:color="auto" w:fill="auto"/>
            <w:hideMark/>
          </w:tcPr>
          <w:p w14:paraId="6CE58F15"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team member unavailable to participate</w:t>
            </w:r>
          </w:p>
        </w:tc>
        <w:tc>
          <w:tcPr>
            <w:tcW w:w="2211" w:type="dxa"/>
            <w:tcBorders>
              <w:top w:val="nil"/>
              <w:left w:val="nil"/>
              <w:bottom w:val="single" w:sz="4" w:space="0" w:color="auto"/>
              <w:right w:val="single" w:sz="4" w:space="0" w:color="auto"/>
            </w:tcBorders>
            <w:shd w:val="clear" w:color="auto" w:fill="auto"/>
            <w:hideMark/>
          </w:tcPr>
          <w:p w14:paraId="3DAF03A1" w14:textId="243ED14A"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xml:space="preserve">Someone might </w:t>
            </w:r>
            <w:r w:rsidR="00032BCC">
              <w:rPr>
                <w:rFonts w:ascii="Calibri" w:eastAsia="Times New Roman" w:hAnsi="Calibri" w:cs="Calibri"/>
                <w:kern w:val="0"/>
                <w:lang w:val="en-US" w:eastAsia="ko-KR"/>
                <w14:ligatures w14:val="none"/>
              </w:rPr>
              <w:t xml:space="preserve">have </w:t>
            </w:r>
            <w:r w:rsidRPr="0012150E">
              <w:rPr>
                <w:rFonts w:ascii="Calibri" w:eastAsia="Times New Roman" w:hAnsi="Calibri" w:cs="Calibri"/>
                <w:kern w:val="0"/>
                <w:lang w:val="en-US" w:eastAsia="ko-KR"/>
                <w14:ligatures w14:val="none"/>
              </w:rPr>
              <w:t>had an issue come up or some sort of personal reason that is preventing them from coming.</w:t>
            </w:r>
          </w:p>
        </w:tc>
        <w:tc>
          <w:tcPr>
            <w:tcW w:w="1750" w:type="dxa"/>
            <w:tcBorders>
              <w:top w:val="nil"/>
              <w:left w:val="nil"/>
              <w:bottom w:val="single" w:sz="4" w:space="0" w:color="auto"/>
              <w:right w:val="single" w:sz="4" w:space="0" w:color="auto"/>
            </w:tcBorders>
            <w:shd w:val="clear" w:color="auto" w:fill="auto"/>
            <w:hideMark/>
          </w:tcPr>
          <w:p w14:paraId="7E2AF9A6" w14:textId="149F7025"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xml:space="preserve">Overwhelmed with </w:t>
            </w:r>
            <w:r w:rsidR="00BA0C30" w:rsidRPr="0012150E">
              <w:rPr>
                <w:rFonts w:ascii="Calibri" w:eastAsia="Times New Roman" w:hAnsi="Calibri" w:cs="Calibri"/>
                <w:kern w:val="0"/>
                <w:lang w:val="en-US" w:eastAsia="ko-KR"/>
                <w14:ligatures w14:val="none"/>
              </w:rPr>
              <w:t>everyday</w:t>
            </w:r>
            <w:r w:rsidRPr="0012150E">
              <w:rPr>
                <w:rFonts w:ascii="Calibri" w:eastAsia="Times New Roman" w:hAnsi="Calibri" w:cs="Calibri"/>
                <w:kern w:val="0"/>
                <w:lang w:val="en-US" w:eastAsia="ko-KR"/>
                <w14:ligatures w14:val="none"/>
              </w:rPr>
              <w:t xml:space="preserve"> problem/obstacle</w:t>
            </w:r>
          </w:p>
        </w:tc>
        <w:tc>
          <w:tcPr>
            <w:tcW w:w="1042" w:type="dxa"/>
            <w:tcBorders>
              <w:top w:val="nil"/>
              <w:left w:val="nil"/>
              <w:bottom w:val="single" w:sz="4" w:space="0" w:color="auto"/>
              <w:right w:val="single" w:sz="4" w:space="0" w:color="auto"/>
            </w:tcBorders>
            <w:shd w:val="clear" w:color="auto" w:fill="auto"/>
            <w:hideMark/>
          </w:tcPr>
          <w:p w14:paraId="51B83E0E"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560" w:type="dxa"/>
            <w:tcBorders>
              <w:top w:val="nil"/>
              <w:left w:val="nil"/>
              <w:bottom w:val="single" w:sz="4" w:space="0" w:color="auto"/>
              <w:right w:val="single" w:sz="4" w:space="0" w:color="auto"/>
            </w:tcBorders>
            <w:shd w:val="clear" w:color="auto" w:fill="auto"/>
            <w:hideMark/>
          </w:tcPr>
          <w:p w14:paraId="24317687"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Letting the team and mentor know about the situation.</w:t>
            </w:r>
          </w:p>
        </w:tc>
        <w:tc>
          <w:tcPr>
            <w:tcW w:w="1045" w:type="dxa"/>
            <w:tcBorders>
              <w:top w:val="nil"/>
              <w:left w:val="nil"/>
              <w:bottom w:val="single" w:sz="4" w:space="0" w:color="auto"/>
              <w:right w:val="single" w:sz="4" w:space="0" w:color="auto"/>
            </w:tcBorders>
            <w:shd w:val="clear" w:color="auto" w:fill="auto"/>
            <w:hideMark/>
          </w:tcPr>
          <w:p w14:paraId="189CF1E9"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Team Members</w:t>
            </w:r>
          </w:p>
        </w:tc>
        <w:tc>
          <w:tcPr>
            <w:tcW w:w="1237" w:type="dxa"/>
            <w:tcBorders>
              <w:top w:val="nil"/>
              <w:left w:val="nil"/>
              <w:bottom w:val="single" w:sz="4" w:space="0" w:color="auto"/>
              <w:right w:val="single" w:sz="4" w:space="0" w:color="auto"/>
            </w:tcBorders>
            <w:shd w:val="clear" w:color="auto" w:fill="auto"/>
            <w:hideMark/>
          </w:tcPr>
          <w:p w14:paraId="57F93B74"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30%</w:t>
            </w:r>
          </w:p>
        </w:tc>
        <w:tc>
          <w:tcPr>
            <w:tcW w:w="964" w:type="dxa"/>
            <w:tcBorders>
              <w:top w:val="nil"/>
              <w:left w:val="nil"/>
              <w:bottom w:val="single" w:sz="4" w:space="0" w:color="auto"/>
              <w:right w:val="single" w:sz="4" w:space="0" w:color="auto"/>
            </w:tcBorders>
            <w:shd w:val="clear" w:color="auto" w:fill="auto"/>
            <w:hideMark/>
          </w:tcPr>
          <w:p w14:paraId="0F6AB9BE"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60%</w:t>
            </w:r>
          </w:p>
        </w:tc>
        <w:tc>
          <w:tcPr>
            <w:tcW w:w="1058" w:type="dxa"/>
            <w:tcBorders>
              <w:top w:val="nil"/>
              <w:left w:val="nil"/>
              <w:bottom w:val="single" w:sz="4" w:space="0" w:color="auto"/>
              <w:right w:val="single" w:sz="4" w:space="0" w:color="auto"/>
            </w:tcBorders>
            <w:shd w:val="clear" w:color="auto" w:fill="auto"/>
            <w:hideMark/>
          </w:tcPr>
          <w:p w14:paraId="0C647762"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Watching</w:t>
            </w:r>
          </w:p>
        </w:tc>
      </w:tr>
      <w:tr w:rsidR="004A7559" w:rsidRPr="0012150E" w14:paraId="5A82FC39" w14:textId="77777777" w:rsidTr="00BA0C30">
        <w:trPr>
          <w:trHeight w:val="1216"/>
        </w:trPr>
        <w:tc>
          <w:tcPr>
            <w:tcW w:w="574" w:type="dxa"/>
            <w:tcBorders>
              <w:top w:val="nil"/>
              <w:left w:val="single" w:sz="4" w:space="0" w:color="auto"/>
              <w:bottom w:val="single" w:sz="4" w:space="0" w:color="auto"/>
              <w:right w:val="single" w:sz="4" w:space="0" w:color="auto"/>
            </w:tcBorders>
            <w:shd w:val="clear" w:color="auto" w:fill="auto"/>
            <w:hideMark/>
          </w:tcPr>
          <w:p w14:paraId="33716273"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12</w:t>
            </w:r>
          </w:p>
        </w:tc>
        <w:tc>
          <w:tcPr>
            <w:tcW w:w="1007" w:type="dxa"/>
            <w:tcBorders>
              <w:top w:val="nil"/>
              <w:left w:val="nil"/>
              <w:bottom w:val="single" w:sz="4" w:space="0" w:color="auto"/>
              <w:right w:val="single" w:sz="4" w:space="0" w:color="auto"/>
            </w:tcBorders>
            <w:shd w:val="clear" w:color="auto" w:fill="auto"/>
            <w:hideMark/>
          </w:tcPr>
          <w:p w14:paraId="1FDA9E4F"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Medium-high</w:t>
            </w:r>
          </w:p>
        </w:tc>
        <w:tc>
          <w:tcPr>
            <w:tcW w:w="1510" w:type="dxa"/>
            <w:tcBorders>
              <w:top w:val="nil"/>
              <w:left w:val="nil"/>
              <w:bottom w:val="single" w:sz="4" w:space="0" w:color="auto"/>
              <w:right w:val="single" w:sz="4" w:space="0" w:color="auto"/>
            </w:tcBorders>
            <w:shd w:val="clear" w:color="auto" w:fill="auto"/>
            <w:hideMark/>
          </w:tcPr>
          <w:p w14:paraId="20F80FF2"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lockdown happening again</w:t>
            </w:r>
          </w:p>
        </w:tc>
        <w:tc>
          <w:tcPr>
            <w:tcW w:w="2211" w:type="dxa"/>
            <w:tcBorders>
              <w:top w:val="nil"/>
              <w:left w:val="nil"/>
              <w:bottom w:val="single" w:sz="4" w:space="0" w:color="auto"/>
              <w:right w:val="single" w:sz="4" w:space="0" w:color="auto"/>
            </w:tcBorders>
            <w:shd w:val="clear" w:color="auto" w:fill="auto"/>
            <w:hideMark/>
          </w:tcPr>
          <w:p w14:paraId="6788892F"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xml:space="preserve">Another global pandemic issue according </w:t>
            </w:r>
          </w:p>
        </w:tc>
        <w:tc>
          <w:tcPr>
            <w:tcW w:w="1750" w:type="dxa"/>
            <w:tcBorders>
              <w:top w:val="nil"/>
              <w:left w:val="nil"/>
              <w:bottom w:val="single" w:sz="4" w:space="0" w:color="auto"/>
              <w:right w:val="single" w:sz="4" w:space="0" w:color="auto"/>
            </w:tcBorders>
            <w:shd w:val="clear" w:color="auto" w:fill="auto"/>
            <w:hideMark/>
          </w:tcPr>
          <w:p w14:paraId="7C03BAD8" w14:textId="20CEB1E9"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xml:space="preserve">Not </w:t>
            </w:r>
            <w:r w:rsidR="00BA0C30" w:rsidRPr="0012150E">
              <w:rPr>
                <w:rFonts w:ascii="Calibri" w:eastAsia="Times New Roman" w:hAnsi="Calibri" w:cs="Calibri"/>
                <w:kern w:val="0"/>
                <w:lang w:val="en-US" w:eastAsia="ko-KR"/>
                <w14:ligatures w14:val="none"/>
              </w:rPr>
              <w:t>caring</w:t>
            </w:r>
            <w:r w:rsidRPr="0012150E">
              <w:rPr>
                <w:rFonts w:ascii="Calibri" w:eastAsia="Times New Roman" w:hAnsi="Calibri" w:cs="Calibri"/>
                <w:kern w:val="0"/>
                <w:lang w:val="en-US" w:eastAsia="ko-KR"/>
                <w14:ligatures w14:val="none"/>
              </w:rPr>
              <w:t xml:space="preserve"> about yourself or others during pandemic  </w:t>
            </w:r>
          </w:p>
        </w:tc>
        <w:tc>
          <w:tcPr>
            <w:tcW w:w="1042" w:type="dxa"/>
            <w:tcBorders>
              <w:top w:val="nil"/>
              <w:left w:val="nil"/>
              <w:bottom w:val="single" w:sz="4" w:space="0" w:color="auto"/>
              <w:right w:val="single" w:sz="4" w:space="0" w:color="auto"/>
            </w:tcBorders>
            <w:shd w:val="clear" w:color="auto" w:fill="auto"/>
            <w:hideMark/>
          </w:tcPr>
          <w:p w14:paraId="3623EA74"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560" w:type="dxa"/>
            <w:tcBorders>
              <w:top w:val="nil"/>
              <w:left w:val="nil"/>
              <w:bottom w:val="single" w:sz="4" w:space="0" w:color="auto"/>
              <w:right w:val="single" w:sz="4" w:space="0" w:color="auto"/>
            </w:tcBorders>
            <w:shd w:val="clear" w:color="auto" w:fill="auto"/>
            <w:hideMark/>
          </w:tcPr>
          <w:p w14:paraId="1AE632E5"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Staying home when you are not feeling well</w:t>
            </w:r>
          </w:p>
        </w:tc>
        <w:tc>
          <w:tcPr>
            <w:tcW w:w="1045" w:type="dxa"/>
            <w:tcBorders>
              <w:top w:val="nil"/>
              <w:left w:val="nil"/>
              <w:bottom w:val="single" w:sz="4" w:space="0" w:color="auto"/>
              <w:right w:val="single" w:sz="4" w:space="0" w:color="auto"/>
            </w:tcBorders>
            <w:shd w:val="clear" w:color="auto" w:fill="auto"/>
            <w:hideMark/>
          </w:tcPr>
          <w:p w14:paraId="0C3B2B00"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Whole Team</w:t>
            </w:r>
          </w:p>
        </w:tc>
        <w:tc>
          <w:tcPr>
            <w:tcW w:w="1237" w:type="dxa"/>
            <w:tcBorders>
              <w:top w:val="nil"/>
              <w:left w:val="nil"/>
              <w:bottom w:val="single" w:sz="4" w:space="0" w:color="auto"/>
              <w:right w:val="single" w:sz="4" w:space="0" w:color="auto"/>
            </w:tcBorders>
            <w:shd w:val="clear" w:color="auto" w:fill="auto"/>
            <w:hideMark/>
          </w:tcPr>
          <w:p w14:paraId="54ED4E21"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5%</w:t>
            </w:r>
          </w:p>
        </w:tc>
        <w:tc>
          <w:tcPr>
            <w:tcW w:w="964" w:type="dxa"/>
            <w:tcBorders>
              <w:top w:val="nil"/>
              <w:left w:val="nil"/>
              <w:bottom w:val="single" w:sz="4" w:space="0" w:color="auto"/>
              <w:right w:val="single" w:sz="4" w:space="0" w:color="auto"/>
            </w:tcBorders>
            <w:shd w:val="clear" w:color="auto" w:fill="auto"/>
            <w:hideMark/>
          </w:tcPr>
          <w:p w14:paraId="2EDB2B7F"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75%</w:t>
            </w:r>
          </w:p>
        </w:tc>
        <w:tc>
          <w:tcPr>
            <w:tcW w:w="1058" w:type="dxa"/>
            <w:tcBorders>
              <w:top w:val="nil"/>
              <w:left w:val="nil"/>
              <w:bottom w:val="single" w:sz="4" w:space="0" w:color="auto"/>
              <w:right w:val="single" w:sz="4" w:space="0" w:color="auto"/>
            </w:tcBorders>
            <w:shd w:val="clear" w:color="auto" w:fill="auto"/>
            <w:hideMark/>
          </w:tcPr>
          <w:p w14:paraId="29206302"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Watching</w:t>
            </w:r>
          </w:p>
        </w:tc>
      </w:tr>
      <w:tr w:rsidR="004A7559" w:rsidRPr="0012150E" w14:paraId="14E53284" w14:textId="77777777" w:rsidTr="004A7559">
        <w:trPr>
          <w:trHeight w:val="900"/>
        </w:trPr>
        <w:tc>
          <w:tcPr>
            <w:tcW w:w="574" w:type="dxa"/>
            <w:tcBorders>
              <w:top w:val="nil"/>
              <w:left w:val="single" w:sz="4" w:space="0" w:color="auto"/>
              <w:bottom w:val="single" w:sz="4" w:space="0" w:color="auto"/>
              <w:right w:val="single" w:sz="4" w:space="0" w:color="auto"/>
            </w:tcBorders>
            <w:shd w:val="clear" w:color="auto" w:fill="auto"/>
            <w:hideMark/>
          </w:tcPr>
          <w:p w14:paraId="6E12EEE5"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lastRenderedPageBreak/>
              <w:t>13</w:t>
            </w:r>
          </w:p>
        </w:tc>
        <w:tc>
          <w:tcPr>
            <w:tcW w:w="1007" w:type="dxa"/>
            <w:tcBorders>
              <w:top w:val="nil"/>
              <w:left w:val="nil"/>
              <w:bottom w:val="single" w:sz="4" w:space="0" w:color="auto"/>
              <w:right w:val="single" w:sz="4" w:space="0" w:color="auto"/>
            </w:tcBorders>
            <w:shd w:val="clear" w:color="auto" w:fill="auto"/>
            <w:hideMark/>
          </w:tcPr>
          <w:p w14:paraId="6763BF60"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high</w:t>
            </w:r>
          </w:p>
        </w:tc>
        <w:tc>
          <w:tcPr>
            <w:tcW w:w="1510" w:type="dxa"/>
            <w:tcBorders>
              <w:top w:val="nil"/>
              <w:left w:val="nil"/>
              <w:bottom w:val="single" w:sz="4" w:space="0" w:color="auto"/>
              <w:right w:val="single" w:sz="4" w:space="0" w:color="auto"/>
            </w:tcBorders>
            <w:shd w:val="clear" w:color="auto" w:fill="auto"/>
            <w:hideMark/>
          </w:tcPr>
          <w:p w14:paraId="78B1AD33" w14:textId="77777777" w:rsidR="0012150E" w:rsidRPr="0012150E" w:rsidRDefault="0012150E" w:rsidP="0012150E">
            <w:pPr>
              <w:spacing w:after="24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data loss</w:t>
            </w:r>
          </w:p>
        </w:tc>
        <w:tc>
          <w:tcPr>
            <w:tcW w:w="2211" w:type="dxa"/>
            <w:tcBorders>
              <w:top w:val="nil"/>
              <w:left w:val="nil"/>
              <w:bottom w:val="single" w:sz="4" w:space="0" w:color="auto"/>
              <w:right w:val="single" w:sz="4" w:space="0" w:color="auto"/>
            </w:tcBorders>
            <w:shd w:val="clear" w:color="auto" w:fill="auto"/>
            <w:hideMark/>
          </w:tcPr>
          <w:p w14:paraId="534E69DF"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Not able to gather data due to it being lost</w:t>
            </w:r>
          </w:p>
        </w:tc>
        <w:tc>
          <w:tcPr>
            <w:tcW w:w="1750" w:type="dxa"/>
            <w:tcBorders>
              <w:top w:val="nil"/>
              <w:left w:val="nil"/>
              <w:bottom w:val="single" w:sz="4" w:space="0" w:color="auto"/>
              <w:right w:val="single" w:sz="4" w:space="0" w:color="auto"/>
            </w:tcBorders>
            <w:shd w:val="clear" w:color="auto" w:fill="auto"/>
            <w:hideMark/>
          </w:tcPr>
          <w:p w14:paraId="02408308"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xml:space="preserve">poor quality of coding, </w:t>
            </w:r>
          </w:p>
        </w:tc>
        <w:tc>
          <w:tcPr>
            <w:tcW w:w="1042" w:type="dxa"/>
            <w:tcBorders>
              <w:top w:val="nil"/>
              <w:left w:val="nil"/>
              <w:bottom w:val="single" w:sz="4" w:space="0" w:color="auto"/>
              <w:right w:val="single" w:sz="4" w:space="0" w:color="auto"/>
            </w:tcBorders>
            <w:shd w:val="clear" w:color="auto" w:fill="auto"/>
            <w:hideMark/>
          </w:tcPr>
          <w:p w14:paraId="7FEF7669"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560" w:type="dxa"/>
            <w:tcBorders>
              <w:top w:val="nil"/>
              <w:left w:val="nil"/>
              <w:bottom w:val="single" w:sz="4" w:space="0" w:color="auto"/>
              <w:right w:val="single" w:sz="4" w:space="0" w:color="auto"/>
            </w:tcBorders>
            <w:shd w:val="clear" w:color="auto" w:fill="auto"/>
            <w:hideMark/>
          </w:tcPr>
          <w:p w14:paraId="209E964E"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045" w:type="dxa"/>
            <w:tcBorders>
              <w:top w:val="nil"/>
              <w:left w:val="nil"/>
              <w:bottom w:val="single" w:sz="4" w:space="0" w:color="auto"/>
              <w:right w:val="single" w:sz="4" w:space="0" w:color="auto"/>
            </w:tcBorders>
            <w:shd w:val="clear" w:color="auto" w:fill="auto"/>
            <w:hideMark/>
          </w:tcPr>
          <w:p w14:paraId="7EF8F7FD"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237" w:type="dxa"/>
            <w:tcBorders>
              <w:top w:val="nil"/>
              <w:left w:val="nil"/>
              <w:bottom w:val="single" w:sz="4" w:space="0" w:color="auto"/>
              <w:right w:val="single" w:sz="4" w:space="0" w:color="auto"/>
            </w:tcBorders>
            <w:shd w:val="clear" w:color="auto" w:fill="auto"/>
            <w:hideMark/>
          </w:tcPr>
          <w:p w14:paraId="304E93F5"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964" w:type="dxa"/>
            <w:tcBorders>
              <w:top w:val="nil"/>
              <w:left w:val="nil"/>
              <w:bottom w:val="single" w:sz="4" w:space="0" w:color="auto"/>
              <w:right w:val="single" w:sz="4" w:space="0" w:color="auto"/>
            </w:tcBorders>
            <w:shd w:val="clear" w:color="auto" w:fill="auto"/>
            <w:hideMark/>
          </w:tcPr>
          <w:p w14:paraId="518ED8F9"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058" w:type="dxa"/>
            <w:tcBorders>
              <w:top w:val="nil"/>
              <w:left w:val="nil"/>
              <w:bottom w:val="single" w:sz="4" w:space="0" w:color="auto"/>
              <w:right w:val="single" w:sz="4" w:space="0" w:color="auto"/>
            </w:tcBorders>
            <w:shd w:val="clear" w:color="auto" w:fill="auto"/>
            <w:hideMark/>
          </w:tcPr>
          <w:p w14:paraId="7026A06C"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Watching</w:t>
            </w:r>
          </w:p>
        </w:tc>
      </w:tr>
      <w:tr w:rsidR="004A7559" w:rsidRPr="0012150E" w14:paraId="5D606E06" w14:textId="77777777" w:rsidTr="004A7559">
        <w:trPr>
          <w:trHeight w:val="600"/>
        </w:trPr>
        <w:tc>
          <w:tcPr>
            <w:tcW w:w="574" w:type="dxa"/>
            <w:tcBorders>
              <w:top w:val="nil"/>
              <w:left w:val="single" w:sz="4" w:space="0" w:color="auto"/>
              <w:bottom w:val="single" w:sz="4" w:space="0" w:color="auto"/>
              <w:right w:val="single" w:sz="4" w:space="0" w:color="auto"/>
            </w:tcBorders>
            <w:shd w:val="clear" w:color="auto" w:fill="auto"/>
            <w:hideMark/>
          </w:tcPr>
          <w:p w14:paraId="37CFBF5B" w14:textId="77777777" w:rsidR="0012150E" w:rsidRPr="0012150E" w:rsidRDefault="0012150E" w:rsidP="0012150E">
            <w:pPr>
              <w:spacing w:after="0" w:line="240" w:lineRule="auto"/>
              <w:jc w:val="right"/>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14</w:t>
            </w:r>
          </w:p>
        </w:tc>
        <w:tc>
          <w:tcPr>
            <w:tcW w:w="1007" w:type="dxa"/>
            <w:tcBorders>
              <w:top w:val="nil"/>
              <w:left w:val="nil"/>
              <w:bottom w:val="single" w:sz="4" w:space="0" w:color="auto"/>
              <w:right w:val="single" w:sz="4" w:space="0" w:color="auto"/>
            </w:tcBorders>
            <w:shd w:val="clear" w:color="auto" w:fill="auto"/>
            <w:hideMark/>
          </w:tcPr>
          <w:p w14:paraId="37ECD1E3"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high</w:t>
            </w:r>
          </w:p>
        </w:tc>
        <w:tc>
          <w:tcPr>
            <w:tcW w:w="1510" w:type="dxa"/>
            <w:tcBorders>
              <w:top w:val="nil"/>
              <w:left w:val="nil"/>
              <w:bottom w:val="single" w:sz="4" w:space="0" w:color="auto"/>
              <w:right w:val="single" w:sz="4" w:space="0" w:color="auto"/>
            </w:tcBorders>
            <w:shd w:val="clear" w:color="auto" w:fill="auto"/>
            <w:hideMark/>
          </w:tcPr>
          <w:p w14:paraId="133CC46A"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requirements beyond scope</w:t>
            </w:r>
          </w:p>
        </w:tc>
        <w:tc>
          <w:tcPr>
            <w:tcW w:w="2211" w:type="dxa"/>
            <w:tcBorders>
              <w:top w:val="nil"/>
              <w:left w:val="nil"/>
              <w:bottom w:val="single" w:sz="4" w:space="0" w:color="auto"/>
              <w:right w:val="single" w:sz="4" w:space="0" w:color="auto"/>
            </w:tcBorders>
            <w:shd w:val="clear" w:color="auto" w:fill="auto"/>
            <w:hideMark/>
          </w:tcPr>
          <w:p w14:paraId="1D47CCE8"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750" w:type="dxa"/>
            <w:tcBorders>
              <w:top w:val="nil"/>
              <w:left w:val="nil"/>
              <w:bottom w:val="single" w:sz="4" w:space="0" w:color="auto"/>
              <w:right w:val="single" w:sz="4" w:space="0" w:color="auto"/>
            </w:tcBorders>
            <w:shd w:val="clear" w:color="auto" w:fill="auto"/>
            <w:hideMark/>
          </w:tcPr>
          <w:p w14:paraId="668CB52C"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042" w:type="dxa"/>
            <w:tcBorders>
              <w:top w:val="nil"/>
              <w:left w:val="nil"/>
              <w:bottom w:val="single" w:sz="4" w:space="0" w:color="auto"/>
              <w:right w:val="single" w:sz="4" w:space="0" w:color="auto"/>
            </w:tcBorders>
            <w:shd w:val="clear" w:color="auto" w:fill="auto"/>
            <w:hideMark/>
          </w:tcPr>
          <w:p w14:paraId="3F0F5178"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560" w:type="dxa"/>
            <w:tcBorders>
              <w:top w:val="nil"/>
              <w:left w:val="nil"/>
              <w:bottom w:val="single" w:sz="4" w:space="0" w:color="auto"/>
              <w:right w:val="single" w:sz="4" w:space="0" w:color="auto"/>
            </w:tcBorders>
            <w:shd w:val="clear" w:color="auto" w:fill="auto"/>
            <w:hideMark/>
          </w:tcPr>
          <w:p w14:paraId="49B5456E"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045" w:type="dxa"/>
            <w:tcBorders>
              <w:top w:val="nil"/>
              <w:left w:val="nil"/>
              <w:bottom w:val="single" w:sz="4" w:space="0" w:color="auto"/>
              <w:right w:val="single" w:sz="4" w:space="0" w:color="auto"/>
            </w:tcBorders>
            <w:shd w:val="clear" w:color="auto" w:fill="auto"/>
            <w:hideMark/>
          </w:tcPr>
          <w:p w14:paraId="4A3568D3"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237" w:type="dxa"/>
            <w:tcBorders>
              <w:top w:val="nil"/>
              <w:left w:val="nil"/>
              <w:bottom w:val="single" w:sz="4" w:space="0" w:color="auto"/>
              <w:right w:val="single" w:sz="4" w:space="0" w:color="auto"/>
            </w:tcBorders>
            <w:shd w:val="clear" w:color="auto" w:fill="auto"/>
            <w:hideMark/>
          </w:tcPr>
          <w:p w14:paraId="7E0334A6"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964" w:type="dxa"/>
            <w:tcBorders>
              <w:top w:val="nil"/>
              <w:left w:val="nil"/>
              <w:bottom w:val="single" w:sz="4" w:space="0" w:color="auto"/>
              <w:right w:val="single" w:sz="4" w:space="0" w:color="auto"/>
            </w:tcBorders>
            <w:shd w:val="clear" w:color="auto" w:fill="auto"/>
            <w:hideMark/>
          </w:tcPr>
          <w:p w14:paraId="5C07C7E1"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 </w:t>
            </w:r>
          </w:p>
        </w:tc>
        <w:tc>
          <w:tcPr>
            <w:tcW w:w="1058" w:type="dxa"/>
            <w:tcBorders>
              <w:top w:val="nil"/>
              <w:left w:val="nil"/>
              <w:bottom w:val="single" w:sz="4" w:space="0" w:color="auto"/>
              <w:right w:val="single" w:sz="4" w:space="0" w:color="auto"/>
            </w:tcBorders>
            <w:shd w:val="clear" w:color="auto" w:fill="auto"/>
            <w:hideMark/>
          </w:tcPr>
          <w:p w14:paraId="318BDB14" w14:textId="77777777" w:rsidR="0012150E" w:rsidRPr="0012150E" w:rsidRDefault="0012150E" w:rsidP="0012150E">
            <w:pPr>
              <w:spacing w:after="0" w:line="240" w:lineRule="auto"/>
              <w:rPr>
                <w:rFonts w:ascii="Calibri" w:eastAsia="Times New Roman" w:hAnsi="Calibri" w:cs="Calibri"/>
                <w:kern w:val="0"/>
                <w:lang w:val="en-US" w:eastAsia="ko-KR"/>
                <w14:ligatures w14:val="none"/>
              </w:rPr>
            </w:pPr>
            <w:r w:rsidRPr="0012150E">
              <w:rPr>
                <w:rFonts w:ascii="Calibri" w:eastAsia="Times New Roman" w:hAnsi="Calibri" w:cs="Calibri"/>
                <w:kern w:val="0"/>
                <w:lang w:val="en-US" w:eastAsia="ko-KR"/>
                <w14:ligatures w14:val="none"/>
              </w:rPr>
              <w:t>Watching</w:t>
            </w:r>
          </w:p>
        </w:tc>
      </w:tr>
    </w:tbl>
    <w:p w14:paraId="0D7026A9" w14:textId="77777777" w:rsidR="006C2A71" w:rsidRDefault="006C2A71" w:rsidP="001B7CA1"/>
    <w:p w14:paraId="0D7C5BFA" w14:textId="32807C2F" w:rsidR="006C2A71" w:rsidRDefault="006C2A71" w:rsidP="006C2A71">
      <w:pPr>
        <w:pStyle w:val="Heading2"/>
      </w:pPr>
      <w:r>
        <w:t>8.2 Issue Log</w:t>
      </w:r>
    </w:p>
    <w:p w14:paraId="13697230" w14:textId="6325B2FA" w:rsidR="00AC4767" w:rsidRPr="00AC4767" w:rsidRDefault="00AC4767" w:rsidP="00AC4767">
      <w:pPr>
        <w:jc w:val="both"/>
        <w:rPr>
          <w:rFonts w:cstheme="minorHAnsi"/>
          <w:b/>
        </w:rPr>
      </w:pPr>
      <w:r w:rsidRPr="00F554B0">
        <w:rPr>
          <w:rFonts w:cstheme="minorHAnsi"/>
          <w:b/>
        </w:rPr>
        <w:t>Prepared by:</w:t>
      </w:r>
      <w:r w:rsidRPr="00F554B0">
        <w:rPr>
          <w:rFonts w:cstheme="minorHAnsi"/>
          <w:b/>
        </w:rPr>
        <w:tab/>
        <w:t>Jane Jung</w:t>
      </w:r>
    </w:p>
    <w:tbl>
      <w:tblPr>
        <w:tblW w:w="5000" w:type="pct"/>
        <w:tblLayout w:type="fixed"/>
        <w:tblCellMar>
          <w:left w:w="30" w:type="dxa"/>
          <w:right w:w="30" w:type="dxa"/>
        </w:tblCellMar>
        <w:tblLook w:val="0000" w:firstRow="0" w:lastRow="0" w:firstColumn="0" w:lastColumn="0" w:noHBand="0" w:noVBand="0"/>
      </w:tblPr>
      <w:tblGrid>
        <w:gridCol w:w="418"/>
        <w:gridCol w:w="1679"/>
        <w:gridCol w:w="3141"/>
        <w:gridCol w:w="851"/>
        <w:gridCol w:w="993"/>
        <w:gridCol w:w="990"/>
        <w:gridCol w:w="854"/>
        <w:gridCol w:w="851"/>
        <w:gridCol w:w="851"/>
        <w:gridCol w:w="3320"/>
      </w:tblGrid>
      <w:tr w:rsidR="00BA0C30" w:rsidRPr="00F554B0" w14:paraId="2BE05435" w14:textId="77777777" w:rsidTr="00BA0C30">
        <w:trPr>
          <w:trHeight w:val="601"/>
        </w:trPr>
        <w:tc>
          <w:tcPr>
            <w:tcW w:w="150" w:type="pct"/>
            <w:tcBorders>
              <w:top w:val="single" w:sz="4" w:space="0" w:color="auto"/>
              <w:left w:val="single" w:sz="4" w:space="0" w:color="auto"/>
              <w:bottom w:val="single" w:sz="4" w:space="0" w:color="auto"/>
              <w:right w:val="single" w:sz="4" w:space="0" w:color="auto"/>
            </w:tcBorders>
            <w:shd w:val="clear" w:color="C0C0C0" w:fill="auto"/>
            <w:vAlign w:val="center"/>
          </w:tcPr>
          <w:p w14:paraId="4F4E5728"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w:t>
            </w:r>
          </w:p>
        </w:tc>
        <w:tc>
          <w:tcPr>
            <w:tcW w:w="602" w:type="pct"/>
            <w:tcBorders>
              <w:top w:val="single" w:sz="4" w:space="0" w:color="auto"/>
              <w:left w:val="single" w:sz="4" w:space="0" w:color="auto"/>
              <w:bottom w:val="single" w:sz="4" w:space="0" w:color="auto"/>
              <w:right w:val="single" w:sz="4" w:space="0" w:color="auto"/>
            </w:tcBorders>
            <w:shd w:val="clear" w:color="C0C0C0" w:fill="auto"/>
            <w:vAlign w:val="center"/>
          </w:tcPr>
          <w:p w14:paraId="0B726A75"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Issue Description</w:t>
            </w:r>
          </w:p>
        </w:tc>
        <w:tc>
          <w:tcPr>
            <w:tcW w:w="1126" w:type="pct"/>
            <w:tcBorders>
              <w:top w:val="single" w:sz="4" w:space="0" w:color="auto"/>
              <w:left w:val="single" w:sz="4" w:space="0" w:color="auto"/>
              <w:bottom w:val="single" w:sz="4" w:space="0" w:color="auto"/>
              <w:right w:val="single" w:sz="4" w:space="0" w:color="auto"/>
            </w:tcBorders>
            <w:shd w:val="clear" w:color="C0C0C0" w:fill="auto"/>
            <w:vAlign w:val="center"/>
          </w:tcPr>
          <w:p w14:paraId="7E040C79"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Impact on Project</w:t>
            </w:r>
          </w:p>
        </w:tc>
        <w:tc>
          <w:tcPr>
            <w:tcW w:w="305" w:type="pct"/>
            <w:tcBorders>
              <w:top w:val="single" w:sz="4" w:space="0" w:color="auto"/>
              <w:left w:val="single" w:sz="4" w:space="0" w:color="auto"/>
              <w:bottom w:val="single" w:sz="4" w:space="0" w:color="auto"/>
              <w:right w:val="single" w:sz="4" w:space="0" w:color="auto"/>
            </w:tcBorders>
            <w:shd w:val="clear" w:color="C0C0C0" w:fill="auto"/>
            <w:vAlign w:val="center"/>
          </w:tcPr>
          <w:p w14:paraId="7C5F6C53" w14:textId="77777777" w:rsidR="00AC4767" w:rsidRPr="00F554B0" w:rsidRDefault="00AC4767" w:rsidP="00BA0C30">
            <w:pPr>
              <w:jc w:val="center"/>
              <w:rPr>
                <w:rFonts w:ascii="Calibri" w:hAnsi="Calibri" w:cs="Calibri"/>
                <w:b/>
                <w:snapToGrid w:val="0"/>
                <w:color w:val="000000"/>
              </w:rPr>
            </w:pPr>
            <w:r>
              <w:rPr>
                <w:rFonts w:ascii="Calibri" w:hAnsi="Calibri" w:cs="Calibri"/>
                <w:b/>
                <w:snapToGrid w:val="0"/>
                <w:color w:val="000000"/>
              </w:rPr>
              <w:t>Report date</w:t>
            </w:r>
          </w:p>
        </w:tc>
        <w:tc>
          <w:tcPr>
            <w:tcW w:w="356" w:type="pct"/>
            <w:tcBorders>
              <w:top w:val="single" w:sz="4" w:space="0" w:color="auto"/>
              <w:left w:val="single" w:sz="4" w:space="0" w:color="auto"/>
              <w:bottom w:val="single" w:sz="4" w:space="0" w:color="auto"/>
              <w:right w:val="single" w:sz="4" w:space="0" w:color="auto"/>
            </w:tcBorders>
            <w:shd w:val="clear" w:color="C0C0C0" w:fill="auto"/>
            <w:vAlign w:val="center"/>
          </w:tcPr>
          <w:p w14:paraId="73CB9B6B" w14:textId="77777777" w:rsidR="00AC4767" w:rsidRPr="00F554B0" w:rsidRDefault="00AC4767" w:rsidP="00BA0C30">
            <w:pPr>
              <w:jc w:val="center"/>
              <w:rPr>
                <w:rFonts w:ascii="Calibri" w:hAnsi="Calibri" w:cs="Calibri"/>
                <w:b/>
                <w:snapToGrid w:val="0"/>
                <w:color w:val="000000"/>
              </w:rPr>
            </w:pPr>
            <w:r>
              <w:rPr>
                <w:rFonts w:ascii="Calibri" w:hAnsi="Calibri" w:cs="Calibri"/>
                <w:b/>
                <w:snapToGrid w:val="0"/>
                <w:color w:val="000000"/>
              </w:rPr>
              <w:t>Reported by</w:t>
            </w:r>
          </w:p>
        </w:tc>
        <w:tc>
          <w:tcPr>
            <w:tcW w:w="355" w:type="pct"/>
            <w:tcBorders>
              <w:top w:val="single" w:sz="4" w:space="0" w:color="auto"/>
              <w:left w:val="single" w:sz="4" w:space="0" w:color="auto"/>
              <w:bottom w:val="single" w:sz="4" w:space="0" w:color="auto"/>
              <w:right w:val="single" w:sz="4" w:space="0" w:color="auto"/>
            </w:tcBorders>
            <w:shd w:val="clear" w:color="C0C0C0" w:fill="auto"/>
            <w:vAlign w:val="center"/>
          </w:tcPr>
          <w:p w14:paraId="65164E08"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Assigned To</w:t>
            </w:r>
          </w:p>
        </w:tc>
        <w:tc>
          <w:tcPr>
            <w:tcW w:w="306" w:type="pct"/>
            <w:tcBorders>
              <w:top w:val="single" w:sz="4" w:space="0" w:color="auto"/>
              <w:left w:val="single" w:sz="4" w:space="0" w:color="auto"/>
              <w:bottom w:val="single" w:sz="4" w:space="0" w:color="auto"/>
              <w:right w:val="single" w:sz="4" w:space="0" w:color="auto"/>
            </w:tcBorders>
            <w:shd w:val="clear" w:color="C0C0C0" w:fill="auto"/>
            <w:vAlign w:val="center"/>
          </w:tcPr>
          <w:p w14:paraId="23BC73FB"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Priority</w:t>
            </w:r>
          </w:p>
          <w:p w14:paraId="0FBA2D51"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(M/H/L)</w:t>
            </w:r>
          </w:p>
        </w:tc>
        <w:tc>
          <w:tcPr>
            <w:tcW w:w="305" w:type="pct"/>
            <w:tcBorders>
              <w:top w:val="single" w:sz="4" w:space="0" w:color="auto"/>
              <w:left w:val="single" w:sz="4" w:space="0" w:color="auto"/>
              <w:bottom w:val="single" w:sz="4" w:space="0" w:color="auto"/>
              <w:right w:val="single" w:sz="4" w:space="0" w:color="auto"/>
            </w:tcBorders>
            <w:shd w:val="clear" w:color="C0C0C0" w:fill="auto"/>
            <w:vAlign w:val="center"/>
          </w:tcPr>
          <w:p w14:paraId="74693AB0" w14:textId="77777777" w:rsidR="00AC4767" w:rsidRPr="00F554B0" w:rsidRDefault="00AC4767" w:rsidP="00BA0C30">
            <w:pPr>
              <w:jc w:val="center"/>
              <w:rPr>
                <w:rFonts w:ascii="Calibri" w:hAnsi="Calibri" w:cs="Calibri"/>
                <w:b/>
                <w:snapToGrid w:val="0"/>
                <w:color w:val="000000"/>
              </w:rPr>
            </w:pPr>
            <w:r>
              <w:rPr>
                <w:rFonts w:ascii="Calibri" w:hAnsi="Calibri" w:cs="Calibri"/>
                <w:b/>
                <w:snapToGrid w:val="0"/>
                <w:color w:val="000000"/>
              </w:rPr>
              <w:t>Resolve date</w:t>
            </w:r>
          </w:p>
        </w:tc>
        <w:tc>
          <w:tcPr>
            <w:tcW w:w="305" w:type="pct"/>
            <w:tcBorders>
              <w:top w:val="single" w:sz="4" w:space="0" w:color="auto"/>
              <w:left w:val="single" w:sz="4" w:space="0" w:color="auto"/>
              <w:bottom w:val="single" w:sz="4" w:space="0" w:color="auto"/>
              <w:right w:val="single" w:sz="4" w:space="0" w:color="auto"/>
            </w:tcBorders>
            <w:shd w:val="clear" w:color="C0C0C0" w:fill="auto"/>
            <w:vAlign w:val="center"/>
          </w:tcPr>
          <w:p w14:paraId="2CBD44A7"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Status</w:t>
            </w:r>
          </w:p>
        </w:tc>
        <w:tc>
          <w:tcPr>
            <w:tcW w:w="1190" w:type="pct"/>
            <w:tcBorders>
              <w:top w:val="single" w:sz="4" w:space="0" w:color="auto"/>
              <w:left w:val="single" w:sz="4" w:space="0" w:color="auto"/>
              <w:bottom w:val="single" w:sz="4" w:space="0" w:color="auto"/>
              <w:right w:val="single" w:sz="4" w:space="0" w:color="auto"/>
            </w:tcBorders>
            <w:shd w:val="clear" w:color="C0C0C0" w:fill="auto"/>
            <w:vAlign w:val="center"/>
          </w:tcPr>
          <w:p w14:paraId="73FF800C"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Comments</w:t>
            </w:r>
          </w:p>
        </w:tc>
      </w:tr>
      <w:tr w:rsidR="00BA0C30" w:rsidRPr="00F554B0" w14:paraId="3B66D388" w14:textId="77777777" w:rsidTr="00BA0C30">
        <w:trPr>
          <w:trHeight w:val="336"/>
        </w:trPr>
        <w:tc>
          <w:tcPr>
            <w:tcW w:w="150" w:type="pct"/>
            <w:tcBorders>
              <w:top w:val="single" w:sz="4" w:space="0" w:color="auto"/>
              <w:left w:val="single" w:sz="6" w:space="0" w:color="auto"/>
              <w:bottom w:val="single" w:sz="6" w:space="0" w:color="auto"/>
              <w:right w:val="single" w:sz="6" w:space="0" w:color="auto"/>
            </w:tcBorders>
            <w:vAlign w:val="center"/>
          </w:tcPr>
          <w:p w14:paraId="580B34DE" w14:textId="77777777" w:rsidR="00AC4767" w:rsidRPr="00F554B0" w:rsidRDefault="00AC4767" w:rsidP="00BA0C30">
            <w:pPr>
              <w:jc w:val="center"/>
              <w:rPr>
                <w:rFonts w:ascii="Calibri" w:hAnsi="Calibri" w:cs="Calibri"/>
                <w:snapToGrid w:val="0"/>
                <w:color w:val="000000"/>
              </w:rPr>
            </w:pPr>
            <w:r>
              <w:rPr>
                <w:rFonts w:ascii="Calibri" w:hAnsi="Calibri" w:cs="Calibri"/>
                <w:snapToGrid w:val="0"/>
                <w:color w:val="000000"/>
              </w:rPr>
              <w:t>1</w:t>
            </w:r>
          </w:p>
        </w:tc>
        <w:tc>
          <w:tcPr>
            <w:tcW w:w="602" w:type="pct"/>
            <w:tcBorders>
              <w:top w:val="single" w:sz="4" w:space="0" w:color="auto"/>
              <w:left w:val="single" w:sz="6" w:space="0" w:color="auto"/>
              <w:bottom w:val="single" w:sz="6" w:space="0" w:color="auto"/>
              <w:right w:val="single" w:sz="6" w:space="0" w:color="auto"/>
            </w:tcBorders>
            <w:vAlign w:val="center"/>
          </w:tcPr>
          <w:p w14:paraId="40F80AA8"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Late team formation</w:t>
            </w:r>
          </w:p>
        </w:tc>
        <w:tc>
          <w:tcPr>
            <w:tcW w:w="1126" w:type="pct"/>
            <w:tcBorders>
              <w:top w:val="single" w:sz="4" w:space="0" w:color="auto"/>
              <w:left w:val="single" w:sz="6" w:space="0" w:color="auto"/>
              <w:bottom w:val="single" w:sz="6" w:space="0" w:color="auto"/>
              <w:right w:val="single" w:sz="6" w:space="0" w:color="auto"/>
            </w:tcBorders>
            <w:vAlign w:val="center"/>
          </w:tcPr>
          <w:p w14:paraId="06BD98FD"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Reduced amount of time for the project by a week</w:t>
            </w:r>
          </w:p>
        </w:tc>
        <w:tc>
          <w:tcPr>
            <w:tcW w:w="305" w:type="pct"/>
            <w:tcBorders>
              <w:top w:val="single" w:sz="4" w:space="0" w:color="auto"/>
              <w:left w:val="single" w:sz="6" w:space="0" w:color="auto"/>
              <w:bottom w:val="single" w:sz="6" w:space="0" w:color="auto"/>
              <w:right w:val="single" w:sz="6" w:space="0" w:color="auto"/>
            </w:tcBorders>
            <w:vAlign w:val="center"/>
          </w:tcPr>
          <w:p w14:paraId="32A2E01A"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27/3/23</w:t>
            </w:r>
          </w:p>
        </w:tc>
        <w:tc>
          <w:tcPr>
            <w:tcW w:w="356" w:type="pct"/>
            <w:tcBorders>
              <w:top w:val="single" w:sz="4" w:space="0" w:color="auto"/>
              <w:left w:val="single" w:sz="6" w:space="0" w:color="auto"/>
              <w:bottom w:val="single" w:sz="6" w:space="0" w:color="auto"/>
              <w:right w:val="single" w:sz="6" w:space="0" w:color="auto"/>
            </w:tcBorders>
            <w:vAlign w:val="center"/>
          </w:tcPr>
          <w:p w14:paraId="2D7C1625"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Jane</w:t>
            </w:r>
          </w:p>
        </w:tc>
        <w:tc>
          <w:tcPr>
            <w:tcW w:w="355" w:type="pct"/>
            <w:tcBorders>
              <w:top w:val="single" w:sz="4" w:space="0" w:color="auto"/>
              <w:left w:val="single" w:sz="6" w:space="0" w:color="auto"/>
              <w:bottom w:val="single" w:sz="6" w:space="0" w:color="auto"/>
              <w:right w:val="single" w:sz="6" w:space="0" w:color="auto"/>
            </w:tcBorders>
            <w:vAlign w:val="center"/>
          </w:tcPr>
          <w:p w14:paraId="0C6A54F9"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Jane</w:t>
            </w:r>
          </w:p>
        </w:tc>
        <w:tc>
          <w:tcPr>
            <w:tcW w:w="306" w:type="pct"/>
            <w:tcBorders>
              <w:top w:val="single" w:sz="4" w:space="0" w:color="auto"/>
              <w:left w:val="single" w:sz="6" w:space="0" w:color="auto"/>
              <w:bottom w:val="single" w:sz="6" w:space="0" w:color="auto"/>
              <w:right w:val="single" w:sz="6" w:space="0" w:color="auto"/>
            </w:tcBorders>
            <w:vAlign w:val="center"/>
          </w:tcPr>
          <w:p w14:paraId="664A8B87"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High</w:t>
            </w:r>
          </w:p>
        </w:tc>
        <w:tc>
          <w:tcPr>
            <w:tcW w:w="305" w:type="pct"/>
            <w:tcBorders>
              <w:top w:val="single" w:sz="4" w:space="0" w:color="auto"/>
              <w:left w:val="single" w:sz="6" w:space="0" w:color="auto"/>
              <w:bottom w:val="single" w:sz="6" w:space="0" w:color="auto"/>
              <w:right w:val="single" w:sz="6" w:space="0" w:color="auto"/>
            </w:tcBorders>
            <w:vAlign w:val="center"/>
          </w:tcPr>
          <w:p w14:paraId="54D7A74A" w14:textId="77777777" w:rsidR="00AC4767" w:rsidRPr="00F554B0" w:rsidRDefault="00AC4767" w:rsidP="00BA0C30">
            <w:pPr>
              <w:jc w:val="center"/>
              <w:rPr>
                <w:rFonts w:ascii="Calibri" w:hAnsi="Calibri" w:cs="Calibri"/>
                <w:snapToGrid w:val="0"/>
                <w:color w:val="000000"/>
              </w:rPr>
            </w:pPr>
          </w:p>
        </w:tc>
        <w:tc>
          <w:tcPr>
            <w:tcW w:w="305" w:type="pct"/>
            <w:tcBorders>
              <w:top w:val="single" w:sz="4" w:space="0" w:color="auto"/>
              <w:left w:val="single" w:sz="6" w:space="0" w:color="auto"/>
              <w:bottom w:val="single" w:sz="6" w:space="0" w:color="auto"/>
              <w:right w:val="single" w:sz="6" w:space="0" w:color="auto"/>
            </w:tcBorders>
            <w:vAlign w:val="center"/>
          </w:tcPr>
          <w:p w14:paraId="70399546"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Active</w:t>
            </w:r>
          </w:p>
        </w:tc>
        <w:tc>
          <w:tcPr>
            <w:tcW w:w="1190" w:type="pct"/>
            <w:tcBorders>
              <w:top w:val="single" w:sz="4" w:space="0" w:color="auto"/>
              <w:left w:val="single" w:sz="6" w:space="0" w:color="auto"/>
              <w:bottom w:val="single" w:sz="6" w:space="0" w:color="auto"/>
              <w:right w:val="single" w:sz="6" w:space="0" w:color="auto"/>
            </w:tcBorders>
            <w:vAlign w:val="center"/>
          </w:tcPr>
          <w:p w14:paraId="6C20A500"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Will be working during weekends if necessary</w:t>
            </w:r>
          </w:p>
        </w:tc>
      </w:tr>
      <w:tr w:rsidR="00BA0C30" w:rsidRPr="00F554B0" w14:paraId="2EBB2149" w14:textId="77777777" w:rsidTr="00BA0C30">
        <w:trPr>
          <w:trHeight w:val="336"/>
        </w:trPr>
        <w:tc>
          <w:tcPr>
            <w:tcW w:w="150" w:type="pct"/>
            <w:tcBorders>
              <w:top w:val="single" w:sz="6" w:space="0" w:color="auto"/>
              <w:left w:val="single" w:sz="6" w:space="0" w:color="auto"/>
              <w:bottom w:val="single" w:sz="6" w:space="0" w:color="auto"/>
              <w:right w:val="single" w:sz="6" w:space="0" w:color="auto"/>
            </w:tcBorders>
            <w:vAlign w:val="center"/>
          </w:tcPr>
          <w:p w14:paraId="72CDDCD9" w14:textId="77777777" w:rsidR="00AC4767" w:rsidRPr="00F554B0" w:rsidRDefault="00AC4767" w:rsidP="00BA0C30">
            <w:pPr>
              <w:jc w:val="center"/>
              <w:rPr>
                <w:rFonts w:ascii="Calibri" w:hAnsi="Calibri" w:cs="Calibri"/>
                <w:snapToGrid w:val="0"/>
                <w:color w:val="000000"/>
              </w:rPr>
            </w:pPr>
            <w:r>
              <w:rPr>
                <w:rFonts w:ascii="Calibri" w:hAnsi="Calibri" w:cs="Calibri"/>
                <w:snapToGrid w:val="0"/>
                <w:color w:val="000000"/>
              </w:rPr>
              <w:t>2</w:t>
            </w:r>
          </w:p>
        </w:tc>
        <w:tc>
          <w:tcPr>
            <w:tcW w:w="602" w:type="pct"/>
            <w:tcBorders>
              <w:top w:val="single" w:sz="6" w:space="0" w:color="auto"/>
              <w:left w:val="single" w:sz="6" w:space="0" w:color="auto"/>
              <w:bottom w:val="single" w:sz="6" w:space="0" w:color="auto"/>
              <w:right w:val="single" w:sz="6" w:space="0" w:color="auto"/>
            </w:tcBorders>
            <w:vAlign w:val="center"/>
          </w:tcPr>
          <w:p w14:paraId="5E9E65DE"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Scheduling issue</w:t>
            </w:r>
          </w:p>
        </w:tc>
        <w:tc>
          <w:tcPr>
            <w:tcW w:w="1126" w:type="pct"/>
            <w:tcBorders>
              <w:top w:val="single" w:sz="6" w:space="0" w:color="auto"/>
              <w:left w:val="single" w:sz="6" w:space="0" w:color="auto"/>
              <w:bottom w:val="single" w:sz="6" w:space="0" w:color="auto"/>
              <w:right w:val="single" w:sz="6" w:space="0" w:color="auto"/>
            </w:tcBorders>
            <w:vAlign w:val="center"/>
          </w:tcPr>
          <w:p w14:paraId="7DB6EB5B"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Everyone’s timetables during the week clash which prevents the team from having meetings</w:t>
            </w:r>
          </w:p>
        </w:tc>
        <w:tc>
          <w:tcPr>
            <w:tcW w:w="305" w:type="pct"/>
            <w:tcBorders>
              <w:top w:val="single" w:sz="6" w:space="0" w:color="auto"/>
              <w:left w:val="single" w:sz="6" w:space="0" w:color="auto"/>
              <w:bottom w:val="single" w:sz="6" w:space="0" w:color="auto"/>
              <w:right w:val="single" w:sz="6" w:space="0" w:color="auto"/>
            </w:tcBorders>
            <w:vAlign w:val="center"/>
          </w:tcPr>
          <w:p w14:paraId="6D700FF8"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27/3/23</w:t>
            </w:r>
          </w:p>
        </w:tc>
        <w:tc>
          <w:tcPr>
            <w:tcW w:w="356" w:type="pct"/>
            <w:tcBorders>
              <w:top w:val="single" w:sz="6" w:space="0" w:color="auto"/>
              <w:left w:val="single" w:sz="6" w:space="0" w:color="auto"/>
              <w:bottom w:val="single" w:sz="6" w:space="0" w:color="auto"/>
              <w:right w:val="single" w:sz="6" w:space="0" w:color="auto"/>
            </w:tcBorders>
            <w:vAlign w:val="center"/>
          </w:tcPr>
          <w:p w14:paraId="7F219E7E"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Jane</w:t>
            </w:r>
          </w:p>
        </w:tc>
        <w:tc>
          <w:tcPr>
            <w:tcW w:w="355" w:type="pct"/>
            <w:tcBorders>
              <w:top w:val="single" w:sz="6" w:space="0" w:color="auto"/>
              <w:left w:val="single" w:sz="6" w:space="0" w:color="auto"/>
              <w:bottom w:val="single" w:sz="6" w:space="0" w:color="auto"/>
              <w:right w:val="single" w:sz="6" w:space="0" w:color="auto"/>
            </w:tcBorders>
            <w:vAlign w:val="center"/>
          </w:tcPr>
          <w:p w14:paraId="47CA3C49"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Everyone</w:t>
            </w:r>
          </w:p>
        </w:tc>
        <w:tc>
          <w:tcPr>
            <w:tcW w:w="306" w:type="pct"/>
            <w:tcBorders>
              <w:top w:val="single" w:sz="6" w:space="0" w:color="auto"/>
              <w:left w:val="single" w:sz="6" w:space="0" w:color="auto"/>
              <w:bottom w:val="single" w:sz="6" w:space="0" w:color="auto"/>
              <w:right w:val="single" w:sz="6" w:space="0" w:color="auto"/>
            </w:tcBorders>
            <w:vAlign w:val="center"/>
          </w:tcPr>
          <w:p w14:paraId="3477A7BE"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High</w:t>
            </w:r>
          </w:p>
        </w:tc>
        <w:tc>
          <w:tcPr>
            <w:tcW w:w="305" w:type="pct"/>
            <w:tcBorders>
              <w:top w:val="single" w:sz="6" w:space="0" w:color="auto"/>
              <w:left w:val="single" w:sz="6" w:space="0" w:color="auto"/>
              <w:bottom w:val="single" w:sz="6" w:space="0" w:color="auto"/>
              <w:right w:val="single" w:sz="6" w:space="0" w:color="auto"/>
            </w:tcBorders>
            <w:vAlign w:val="center"/>
          </w:tcPr>
          <w:p w14:paraId="6D6AFB16"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13/3/23</w:t>
            </w:r>
          </w:p>
        </w:tc>
        <w:tc>
          <w:tcPr>
            <w:tcW w:w="305" w:type="pct"/>
            <w:tcBorders>
              <w:top w:val="single" w:sz="6" w:space="0" w:color="auto"/>
              <w:left w:val="single" w:sz="6" w:space="0" w:color="auto"/>
              <w:bottom w:val="single" w:sz="6" w:space="0" w:color="auto"/>
              <w:right w:val="single" w:sz="6" w:space="0" w:color="auto"/>
            </w:tcBorders>
            <w:vAlign w:val="center"/>
          </w:tcPr>
          <w:p w14:paraId="3C2F7DBE"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Closed</w:t>
            </w:r>
          </w:p>
        </w:tc>
        <w:tc>
          <w:tcPr>
            <w:tcW w:w="1190" w:type="pct"/>
            <w:tcBorders>
              <w:top w:val="single" w:sz="6" w:space="0" w:color="auto"/>
              <w:left w:val="single" w:sz="6" w:space="0" w:color="auto"/>
              <w:bottom w:val="single" w:sz="6" w:space="0" w:color="auto"/>
              <w:right w:val="single" w:sz="6" w:space="0" w:color="auto"/>
            </w:tcBorders>
            <w:vAlign w:val="center"/>
          </w:tcPr>
          <w:p w14:paraId="04F7BA85"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Everyone agreed to meet during the weekend (Saturday)</w:t>
            </w:r>
          </w:p>
        </w:tc>
      </w:tr>
      <w:tr w:rsidR="00BA0C30" w:rsidRPr="00F554B0" w14:paraId="6BC0D365" w14:textId="77777777" w:rsidTr="00BA0C30">
        <w:trPr>
          <w:trHeight w:val="336"/>
        </w:trPr>
        <w:tc>
          <w:tcPr>
            <w:tcW w:w="150" w:type="pct"/>
            <w:tcBorders>
              <w:top w:val="single" w:sz="6" w:space="0" w:color="auto"/>
              <w:left w:val="single" w:sz="6" w:space="0" w:color="auto"/>
              <w:bottom w:val="single" w:sz="6" w:space="0" w:color="auto"/>
              <w:right w:val="single" w:sz="6" w:space="0" w:color="auto"/>
            </w:tcBorders>
            <w:vAlign w:val="center"/>
          </w:tcPr>
          <w:p w14:paraId="5BF8C45C" w14:textId="77777777" w:rsidR="00AC4767" w:rsidRPr="00F554B0" w:rsidRDefault="00AC4767" w:rsidP="00BA0C30">
            <w:pPr>
              <w:jc w:val="center"/>
              <w:rPr>
                <w:rFonts w:ascii="Calibri" w:hAnsi="Calibri" w:cs="Calibri"/>
                <w:snapToGrid w:val="0"/>
                <w:color w:val="000000"/>
              </w:rPr>
            </w:pPr>
            <w:r>
              <w:rPr>
                <w:rFonts w:ascii="Calibri" w:hAnsi="Calibri" w:cs="Calibri"/>
                <w:snapToGrid w:val="0"/>
                <w:color w:val="000000"/>
              </w:rPr>
              <w:t>3</w:t>
            </w:r>
          </w:p>
        </w:tc>
        <w:tc>
          <w:tcPr>
            <w:tcW w:w="602" w:type="pct"/>
            <w:tcBorders>
              <w:top w:val="single" w:sz="6" w:space="0" w:color="auto"/>
              <w:left w:val="single" w:sz="6" w:space="0" w:color="auto"/>
              <w:bottom w:val="single" w:sz="6" w:space="0" w:color="auto"/>
              <w:right w:val="single" w:sz="6" w:space="0" w:color="auto"/>
            </w:tcBorders>
            <w:vAlign w:val="center"/>
          </w:tcPr>
          <w:p w14:paraId="7191EB44" w14:textId="38FD7098"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Communication with client</w:t>
            </w:r>
          </w:p>
        </w:tc>
        <w:tc>
          <w:tcPr>
            <w:tcW w:w="1126" w:type="pct"/>
            <w:tcBorders>
              <w:top w:val="single" w:sz="6" w:space="0" w:color="auto"/>
              <w:left w:val="single" w:sz="6" w:space="0" w:color="auto"/>
              <w:bottom w:val="single" w:sz="6" w:space="0" w:color="auto"/>
              <w:right w:val="single" w:sz="6" w:space="0" w:color="auto"/>
            </w:tcBorders>
            <w:vAlign w:val="center"/>
          </w:tcPr>
          <w:p w14:paraId="05FB747C"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Client prefers Mandarin over English which none of us can speak</w:t>
            </w:r>
          </w:p>
        </w:tc>
        <w:tc>
          <w:tcPr>
            <w:tcW w:w="305" w:type="pct"/>
            <w:tcBorders>
              <w:top w:val="single" w:sz="6" w:space="0" w:color="auto"/>
              <w:left w:val="single" w:sz="6" w:space="0" w:color="auto"/>
              <w:bottom w:val="single" w:sz="6" w:space="0" w:color="auto"/>
              <w:right w:val="single" w:sz="6" w:space="0" w:color="auto"/>
            </w:tcBorders>
            <w:vAlign w:val="center"/>
          </w:tcPr>
          <w:p w14:paraId="1AB0785D"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28/3/23</w:t>
            </w:r>
          </w:p>
        </w:tc>
        <w:tc>
          <w:tcPr>
            <w:tcW w:w="356" w:type="pct"/>
            <w:tcBorders>
              <w:top w:val="single" w:sz="6" w:space="0" w:color="auto"/>
              <w:left w:val="single" w:sz="6" w:space="0" w:color="auto"/>
              <w:bottom w:val="single" w:sz="6" w:space="0" w:color="auto"/>
              <w:right w:val="single" w:sz="6" w:space="0" w:color="auto"/>
            </w:tcBorders>
            <w:vAlign w:val="center"/>
          </w:tcPr>
          <w:p w14:paraId="7F064DEA"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Matthew</w:t>
            </w:r>
          </w:p>
        </w:tc>
        <w:tc>
          <w:tcPr>
            <w:tcW w:w="355" w:type="pct"/>
            <w:tcBorders>
              <w:top w:val="single" w:sz="6" w:space="0" w:color="auto"/>
              <w:left w:val="single" w:sz="6" w:space="0" w:color="auto"/>
              <w:bottom w:val="single" w:sz="6" w:space="0" w:color="auto"/>
              <w:right w:val="single" w:sz="6" w:space="0" w:color="auto"/>
            </w:tcBorders>
            <w:vAlign w:val="center"/>
          </w:tcPr>
          <w:p w14:paraId="2FE80AD0"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Matthew</w:t>
            </w:r>
          </w:p>
        </w:tc>
        <w:tc>
          <w:tcPr>
            <w:tcW w:w="306" w:type="pct"/>
            <w:tcBorders>
              <w:top w:val="single" w:sz="6" w:space="0" w:color="auto"/>
              <w:left w:val="single" w:sz="6" w:space="0" w:color="auto"/>
              <w:bottom w:val="single" w:sz="6" w:space="0" w:color="auto"/>
              <w:right w:val="single" w:sz="6" w:space="0" w:color="auto"/>
            </w:tcBorders>
            <w:vAlign w:val="center"/>
          </w:tcPr>
          <w:p w14:paraId="73F38A54"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Medium</w:t>
            </w:r>
          </w:p>
        </w:tc>
        <w:tc>
          <w:tcPr>
            <w:tcW w:w="305" w:type="pct"/>
            <w:tcBorders>
              <w:top w:val="single" w:sz="6" w:space="0" w:color="auto"/>
              <w:left w:val="single" w:sz="6" w:space="0" w:color="auto"/>
              <w:bottom w:val="single" w:sz="6" w:space="0" w:color="auto"/>
              <w:right w:val="single" w:sz="6" w:space="0" w:color="auto"/>
            </w:tcBorders>
            <w:vAlign w:val="center"/>
          </w:tcPr>
          <w:p w14:paraId="610E9E44"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16/3/23</w:t>
            </w:r>
          </w:p>
        </w:tc>
        <w:tc>
          <w:tcPr>
            <w:tcW w:w="305" w:type="pct"/>
            <w:tcBorders>
              <w:top w:val="single" w:sz="6" w:space="0" w:color="auto"/>
              <w:left w:val="single" w:sz="6" w:space="0" w:color="auto"/>
              <w:bottom w:val="single" w:sz="6" w:space="0" w:color="auto"/>
              <w:right w:val="single" w:sz="6" w:space="0" w:color="auto"/>
            </w:tcBorders>
            <w:vAlign w:val="center"/>
          </w:tcPr>
          <w:p w14:paraId="08DA8A52"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Closed</w:t>
            </w:r>
          </w:p>
        </w:tc>
        <w:tc>
          <w:tcPr>
            <w:tcW w:w="1190" w:type="pct"/>
            <w:tcBorders>
              <w:top w:val="single" w:sz="6" w:space="0" w:color="auto"/>
              <w:left w:val="single" w:sz="6" w:space="0" w:color="auto"/>
              <w:bottom w:val="single" w:sz="6" w:space="0" w:color="auto"/>
              <w:right w:val="single" w:sz="6" w:space="0" w:color="auto"/>
            </w:tcBorders>
            <w:vAlign w:val="center"/>
          </w:tcPr>
          <w:p w14:paraId="42F929AE"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Matthew acted as the translator during the meeting, and the client agreed to give us his email if we needed further clarifications</w:t>
            </w:r>
          </w:p>
        </w:tc>
      </w:tr>
      <w:tr w:rsidR="00BA0C30" w:rsidRPr="00F554B0" w14:paraId="36A60C32" w14:textId="77777777" w:rsidTr="00BA0C30">
        <w:trPr>
          <w:trHeight w:val="336"/>
        </w:trPr>
        <w:tc>
          <w:tcPr>
            <w:tcW w:w="150" w:type="pct"/>
            <w:tcBorders>
              <w:top w:val="single" w:sz="6" w:space="0" w:color="auto"/>
              <w:left w:val="single" w:sz="6" w:space="0" w:color="auto"/>
              <w:bottom w:val="single" w:sz="6" w:space="0" w:color="auto"/>
              <w:right w:val="single" w:sz="6" w:space="0" w:color="auto"/>
            </w:tcBorders>
            <w:vAlign w:val="center"/>
          </w:tcPr>
          <w:p w14:paraId="5F7ACC11" w14:textId="77777777" w:rsidR="00AC4767" w:rsidRPr="00F554B0" w:rsidRDefault="00AC4767" w:rsidP="00BA0C30">
            <w:pPr>
              <w:jc w:val="center"/>
              <w:rPr>
                <w:rFonts w:ascii="Calibri" w:hAnsi="Calibri" w:cs="Calibri"/>
                <w:snapToGrid w:val="0"/>
                <w:color w:val="000000"/>
              </w:rPr>
            </w:pPr>
            <w:r>
              <w:rPr>
                <w:rFonts w:ascii="Calibri" w:hAnsi="Calibri" w:cs="Calibri"/>
                <w:snapToGrid w:val="0"/>
                <w:color w:val="000000"/>
              </w:rPr>
              <w:t>4</w:t>
            </w:r>
          </w:p>
        </w:tc>
        <w:tc>
          <w:tcPr>
            <w:tcW w:w="602" w:type="pct"/>
            <w:tcBorders>
              <w:top w:val="single" w:sz="6" w:space="0" w:color="auto"/>
              <w:left w:val="single" w:sz="6" w:space="0" w:color="auto"/>
              <w:bottom w:val="single" w:sz="6" w:space="0" w:color="auto"/>
              <w:right w:val="single" w:sz="6" w:space="0" w:color="auto"/>
            </w:tcBorders>
            <w:vAlign w:val="center"/>
          </w:tcPr>
          <w:p w14:paraId="04F3841E"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Behind schedule</w:t>
            </w:r>
          </w:p>
        </w:tc>
        <w:tc>
          <w:tcPr>
            <w:tcW w:w="1126" w:type="pct"/>
            <w:tcBorders>
              <w:top w:val="single" w:sz="6" w:space="0" w:color="auto"/>
              <w:left w:val="single" w:sz="6" w:space="0" w:color="auto"/>
              <w:bottom w:val="single" w:sz="6" w:space="0" w:color="auto"/>
              <w:right w:val="single" w:sz="6" w:space="0" w:color="auto"/>
            </w:tcBorders>
            <w:vAlign w:val="center"/>
          </w:tcPr>
          <w:p w14:paraId="0D202182"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Lack of information of the project delayed the start of the proposal</w:t>
            </w:r>
          </w:p>
        </w:tc>
        <w:tc>
          <w:tcPr>
            <w:tcW w:w="305" w:type="pct"/>
            <w:tcBorders>
              <w:top w:val="single" w:sz="6" w:space="0" w:color="auto"/>
              <w:left w:val="single" w:sz="6" w:space="0" w:color="auto"/>
              <w:bottom w:val="single" w:sz="6" w:space="0" w:color="auto"/>
              <w:right w:val="single" w:sz="6" w:space="0" w:color="auto"/>
            </w:tcBorders>
            <w:vAlign w:val="center"/>
          </w:tcPr>
          <w:p w14:paraId="24B22AF4"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14/3/23</w:t>
            </w:r>
          </w:p>
        </w:tc>
        <w:tc>
          <w:tcPr>
            <w:tcW w:w="356" w:type="pct"/>
            <w:tcBorders>
              <w:top w:val="single" w:sz="6" w:space="0" w:color="auto"/>
              <w:left w:val="single" w:sz="6" w:space="0" w:color="auto"/>
              <w:bottom w:val="single" w:sz="6" w:space="0" w:color="auto"/>
              <w:right w:val="single" w:sz="6" w:space="0" w:color="auto"/>
            </w:tcBorders>
            <w:vAlign w:val="center"/>
          </w:tcPr>
          <w:p w14:paraId="6226AB5B"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Matthew</w:t>
            </w:r>
          </w:p>
        </w:tc>
        <w:tc>
          <w:tcPr>
            <w:tcW w:w="355" w:type="pct"/>
            <w:tcBorders>
              <w:top w:val="single" w:sz="6" w:space="0" w:color="auto"/>
              <w:left w:val="single" w:sz="6" w:space="0" w:color="auto"/>
              <w:bottom w:val="single" w:sz="6" w:space="0" w:color="auto"/>
              <w:right w:val="single" w:sz="6" w:space="0" w:color="auto"/>
            </w:tcBorders>
            <w:vAlign w:val="center"/>
          </w:tcPr>
          <w:p w14:paraId="00889E4D"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Jane</w:t>
            </w:r>
          </w:p>
        </w:tc>
        <w:tc>
          <w:tcPr>
            <w:tcW w:w="306" w:type="pct"/>
            <w:tcBorders>
              <w:top w:val="single" w:sz="6" w:space="0" w:color="auto"/>
              <w:left w:val="single" w:sz="6" w:space="0" w:color="auto"/>
              <w:bottom w:val="single" w:sz="6" w:space="0" w:color="auto"/>
              <w:right w:val="single" w:sz="6" w:space="0" w:color="auto"/>
            </w:tcBorders>
            <w:vAlign w:val="center"/>
          </w:tcPr>
          <w:p w14:paraId="142D9417"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High</w:t>
            </w:r>
          </w:p>
        </w:tc>
        <w:tc>
          <w:tcPr>
            <w:tcW w:w="305" w:type="pct"/>
            <w:tcBorders>
              <w:top w:val="single" w:sz="6" w:space="0" w:color="auto"/>
              <w:left w:val="single" w:sz="6" w:space="0" w:color="auto"/>
              <w:bottom w:val="single" w:sz="6" w:space="0" w:color="auto"/>
              <w:right w:val="single" w:sz="6" w:space="0" w:color="auto"/>
            </w:tcBorders>
            <w:vAlign w:val="center"/>
          </w:tcPr>
          <w:p w14:paraId="3396FEF7"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15/3/23</w:t>
            </w:r>
          </w:p>
        </w:tc>
        <w:tc>
          <w:tcPr>
            <w:tcW w:w="305" w:type="pct"/>
            <w:tcBorders>
              <w:top w:val="single" w:sz="6" w:space="0" w:color="auto"/>
              <w:left w:val="single" w:sz="6" w:space="0" w:color="auto"/>
              <w:bottom w:val="single" w:sz="6" w:space="0" w:color="auto"/>
              <w:right w:val="single" w:sz="6" w:space="0" w:color="auto"/>
            </w:tcBorders>
            <w:vAlign w:val="center"/>
          </w:tcPr>
          <w:p w14:paraId="42C00915"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Active</w:t>
            </w:r>
          </w:p>
        </w:tc>
        <w:tc>
          <w:tcPr>
            <w:tcW w:w="1190" w:type="pct"/>
            <w:tcBorders>
              <w:top w:val="single" w:sz="6" w:space="0" w:color="auto"/>
              <w:left w:val="single" w:sz="6" w:space="0" w:color="auto"/>
              <w:bottom w:val="single" w:sz="6" w:space="0" w:color="auto"/>
              <w:right w:val="single" w:sz="6" w:space="0" w:color="auto"/>
            </w:tcBorders>
            <w:vAlign w:val="center"/>
          </w:tcPr>
          <w:p w14:paraId="5C29476D"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Wrote out the proposal’s template, will be updating regularly with completed plans</w:t>
            </w:r>
          </w:p>
        </w:tc>
      </w:tr>
      <w:tr w:rsidR="00BA0C30" w:rsidRPr="00F554B0" w14:paraId="0F552BD9" w14:textId="77777777" w:rsidTr="00BA0C30">
        <w:trPr>
          <w:trHeight w:val="336"/>
        </w:trPr>
        <w:tc>
          <w:tcPr>
            <w:tcW w:w="150" w:type="pct"/>
            <w:tcBorders>
              <w:top w:val="single" w:sz="6" w:space="0" w:color="auto"/>
              <w:left w:val="single" w:sz="6" w:space="0" w:color="auto"/>
              <w:bottom w:val="single" w:sz="6" w:space="0" w:color="auto"/>
              <w:right w:val="single" w:sz="6" w:space="0" w:color="auto"/>
            </w:tcBorders>
            <w:vAlign w:val="center"/>
          </w:tcPr>
          <w:p w14:paraId="1B2EADB6" w14:textId="77777777" w:rsidR="00AC4767" w:rsidRPr="00F554B0" w:rsidRDefault="00AC4767" w:rsidP="00BA0C30">
            <w:pPr>
              <w:jc w:val="center"/>
              <w:rPr>
                <w:rFonts w:ascii="Calibri" w:hAnsi="Calibri" w:cs="Calibri"/>
                <w:snapToGrid w:val="0"/>
                <w:color w:val="000000"/>
              </w:rPr>
            </w:pPr>
            <w:r>
              <w:rPr>
                <w:rFonts w:ascii="Calibri" w:hAnsi="Calibri" w:cs="Calibri"/>
                <w:snapToGrid w:val="0"/>
                <w:color w:val="000000"/>
              </w:rPr>
              <w:t>5</w:t>
            </w:r>
          </w:p>
        </w:tc>
        <w:tc>
          <w:tcPr>
            <w:tcW w:w="602" w:type="pct"/>
            <w:tcBorders>
              <w:top w:val="single" w:sz="6" w:space="0" w:color="auto"/>
              <w:left w:val="single" w:sz="6" w:space="0" w:color="auto"/>
              <w:bottom w:val="single" w:sz="6" w:space="0" w:color="auto"/>
              <w:right w:val="single" w:sz="6" w:space="0" w:color="auto"/>
            </w:tcBorders>
            <w:vAlign w:val="center"/>
          </w:tcPr>
          <w:p w14:paraId="68CAE6E5"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Lots of requirements</w:t>
            </w:r>
          </w:p>
        </w:tc>
        <w:tc>
          <w:tcPr>
            <w:tcW w:w="1126" w:type="pct"/>
            <w:tcBorders>
              <w:top w:val="single" w:sz="6" w:space="0" w:color="auto"/>
              <w:left w:val="single" w:sz="6" w:space="0" w:color="auto"/>
              <w:bottom w:val="single" w:sz="6" w:space="0" w:color="auto"/>
              <w:right w:val="single" w:sz="6" w:space="0" w:color="auto"/>
            </w:tcBorders>
            <w:vAlign w:val="center"/>
          </w:tcPr>
          <w:p w14:paraId="4B08DFD8"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The project requires lots of different components that all require different skillsets</w:t>
            </w:r>
          </w:p>
        </w:tc>
        <w:tc>
          <w:tcPr>
            <w:tcW w:w="305" w:type="pct"/>
            <w:tcBorders>
              <w:top w:val="single" w:sz="6" w:space="0" w:color="auto"/>
              <w:left w:val="single" w:sz="6" w:space="0" w:color="auto"/>
              <w:bottom w:val="single" w:sz="6" w:space="0" w:color="auto"/>
              <w:right w:val="single" w:sz="6" w:space="0" w:color="auto"/>
            </w:tcBorders>
            <w:vAlign w:val="center"/>
          </w:tcPr>
          <w:p w14:paraId="2E803697"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16/3/23</w:t>
            </w:r>
          </w:p>
        </w:tc>
        <w:tc>
          <w:tcPr>
            <w:tcW w:w="356" w:type="pct"/>
            <w:tcBorders>
              <w:top w:val="single" w:sz="6" w:space="0" w:color="auto"/>
              <w:left w:val="single" w:sz="6" w:space="0" w:color="auto"/>
              <w:bottom w:val="single" w:sz="6" w:space="0" w:color="auto"/>
              <w:right w:val="single" w:sz="6" w:space="0" w:color="auto"/>
            </w:tcBorders>
            <w:vAlign w:val="center"/>
          </w:tcPr>
          <w:p w14:paraId="07BAFF86"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Jane</w:t>
            </w:r>
          </w:p>
        </w:tc>
        <w:tc>
          <w:tcPr>
            <w:tcW w:w="355" w:type="pct"/>
            <w:tcBorders>
              <w:top w:val="single" w:sz="6" w:space="0" w:color="auto"/>
              <w:left w:val="single" w:sz="6" w:space="0" w:color="auto"/>
              <w:bottom w:val="single" w:sz="6" w:space="0" w:color="auto"/>
              <w:right w:val="single" w:sz="6" w:space="0" w:color="auto"/>
            </w:tcBorders>
            <w:vAlign w:val="center"/>
          </w:tcPr>
          <w:p w14:paraId="2BE961CA"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Everyone</w:t>
            </w:r>
          </w:p>
        </w:tc>
        <w:tc>
          <w:tcPr>
            <w:tcW w:w="306" w:type="pct"/>
            <w:tcBorders>
              <w:top w:val="single" w:sz="6" w:space="0" w:color="auto"/>
              <w:left w:val="single" w:sz="6" w:space="0" w:color="auto"/>
              <w:bottom w:val="single" w:sz="6" w:space="0" w:color="auto"/>
              <w:right w:val="single" w:sz="6" w:space="0" w:color="auto"/>
            </w:tcBorders>
            <w:vAlign w:val="center"/>
          </w:tcPr>
          <w:p w14:paraId="33595F5F"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High</w:t>
            </w:r>
          </w:p>
        </w:tc>
        <w:tc>
          <w:tcPr>
            <w:tcW w:w="305" w:type="pct"/>
            <w:tcBorders>
              <w:top w:val="single" w:sz="6" w:space="0" w:color="auto"/>
              <w:left w:val="single" w:sz="6" w:space="0" w:color="auto"/>
              <w:bottom w:val="single" w:sz="6" w:space="0" w:color="auto"/>
              <w:right w:val="single" w:sz="6" w:space="0" w:color="auto"/>
            </w:tcBorders>
            <w:vAlign w:val="center"/>
          </w:tcPr>
          <w:p w14:paraId="06AC82F3" w14:textId="77777777" w:rsidR="00AC4767" w:rsidRPr="00F554B0" w:rsidRDefault="00AC4767" w:rsidP="00BA0C30">
            <w:pPr>
              <w:jc w:val="center"/>
              <w:rPr>
                <w:rFonts w:ascii="Calibri" w:hAnsi="Calibri" w:cs="Calibri"/>
                <w:snapToGrid w:val="0"/>
                <w:color w:val="000000"/>
              </w:rPr>
            </w:pPr>
          </w:p>
        </w:tc>
        <w:tc>
          <w:tcPr>
            <w:tcW w:w="305" w:type="pct"/>
            <w:tcBorders>
              <w:top w:val="single" w:sz="6" w:space="0" w:color="auto"/>
              <w:left w:val="single" w:sz="6" w:space="0" w:color="auto"/>
              <w:bottom w:val="single" w:sz="6" w:space="0" w:color="auto"/>
              <w:right w:val="single" w:sz="6" w:space="0" w:color="auto"/>
            </w:tcBorders>
            <w:vAlign w:val="center"/>
          </w:tcPr>
          <w:p w14:paraId="23286A0A"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Active</w:t>
            </w:r>
          </w:p>
        </w:tc>
        <w:tc>
          <w:tcPr>
            <w:tcW w:w="1190" w:type="pct"/>
            <w:tcBorders>
              <w:top w:val="single" w:sz="6" w:space="0" w:color="auto"/>
              <w:left w:val="single" w:sz="6" w:space="0" w:color="auto"/>
              <w:bottom w:val="single" w:sz="6" w:space="0" w:color="auto"/>
              <w:right w:val="single" w:sz="6" w:space="0" w:color="auto"/>
            </w:tcBorders>
            <w:vAlign w:val="center"/>
          </w:tcPr>
          <w:p w14:paraId="6078B93A"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 xml:space="preserve">Will designate tasks between members based on their skills, as </w:t>
            </w:r>
            <w:r w:rsidRPr="00F554B0">
              <w:rPr>
                <w:rFonts w:ascii="Calibri" w:hAnsi="Calibri" w:cs="Calibri"/>
                <w:snapToGrid w:val="0"/>
                <w:color w:val="000000"/>
              </w:rPr>
              <w:lastRenderedPageBreak/>
              <w:t>we may start upskilling before submitting proposal.</w:t>
            </w:r>
          </w:p>
          <w:p w14:paraId="1266DDBC"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Will designate tasks between members based on their skills, as we will start upskilling before submitting proposal</w:t>
            </w:r>
          </w:p>
        </w:tc>
      </w:tr>
    </w:tbl>
    <w:p w14:paraId="6B1098EF" w14:textId="77777777" w:rsidR="00716065" w:rsidRDefault="00716065" w:rsidP="006C2A71">
      <w:pPr>
        <w:sectPr w:rsidR="00716065" w:rsidSect="00716065">
          <w:pgSz w:w="16838" w:h="11906" w:orient="landscape"/>
          <w:pgMar w:top="1440" w:right="1440" w:bottom="1440" w:left="1440" w:header="720" w:footer="720" w:gutter="0"/>
          <w:cols w:space="720"/>
          <w:docGrid w:linePitch="360"/>
        </w:sectPr>
      </w:pPr>
    </w:p>
    <w:p w14:paraId="643EF019" w14:textId="060EB453" w:rsidR="0006196A" w:rsidRDefault="0006196A" w:rsidP="00BA0C30">
      <w:pPr>
        <w:pStyle w:val="Heading2"/>
      </w:pPr>
      <w:r>
        <w:lastRenderedPageBreak/>
        <w:t>8.3 Quality Assurance Plan</w:t>
      </w:r>
    </w:p>
    <w:p w14:paraId="7AF74227" w14:textId="77777777" w:rsidR="00E30A1F" w:rsidRPr="008F22D6" w:rsidRDefault="00E30A1F" w:rsidP="00E30A1F">
      <w:pPr>
        <w:pStyle w:val="paragraph"/>
        <w:spacing w:before="0" w:beforeAutospacing="0" w:after="0" w:afterAutospacing="0"/>
        <w:textAlignment w:val="baseline"/>
        <w:rPr>
          <w:rFonts w:ascii="Calibri" w:hAnsi="Calibri" w:cs="Calibri"/>
          <w:sz w:val="22"/>
          <w:szCs w:val="22"/>
        </w:rPr>
      </w:pPr>
      <w:r w:rsidRPr="008F22D6">
        <w:rPr>
          <w:rStyle w:val="normaltextrun"/>
          <w:rFonts w:ascii="Calibri" w:hAnsi="Calibri" w:cs="Calibri"/>
          <w:b/>
          <w:bCs/>
          <w:sz w:val="22"/>
          <w:szCs w:val="22"/>
          <w:lang w:val="en-US"/>
        </w:rPr>
        <w:t xml:space="preserve">Prepared by: </w:t>
      </w:r>
      <w:r w:rsidRPr="008F22D6">
        <w:rPr>
          <w:rStyle w:val="normaltextrun"/>
          <w:rFonts w:ascii="Calibri" w:hAnsi="Calibri" w:cs="Calibri"/>
          <w:sz w:val="22"/>
          <w:szCs w:val="22"/>
          <w:lang w:val="en-US"/>
        </w:rPr>
        <w:t>Josh Ladowsky</w:t>
      </w:r>
    </w:p>
    <w:p w14:paraId="117BE84C" w14:textId="12ABE23E" w:rsidR="00E30A1F" w:rsidRPr="00BD2953" w:rsidRDefault="00E30A1F" w:rsidP="00015C9A">
      <w:pPr>
        <w:pStyle w:val="paragraph"/>
        <w:numPr>
          <w:ilvl w:val="0"/>
          <w:numId w:val="34"/>
        </w:numPr>
        <w:spacing w:before="0" w:beforeAutospacing="0" w:after="0" w:afterAutospacing="0"/>
        <w:textAlignment w:val="baseline"/>
        <w:rPr>
          <w:rStyle w:val="eop"/>
          <w:rFonts w:ascii="Calibri" w:eastAsiaTheme="majorEastAsia" w:hAnsi="Calibri" w:cs="Calibri"/>
          <w:sz w:val="22"/>
          <w:szCs w:val="22"/>
        </w:rPr>
      </w:pPr>
      <w:r w:rsidRPr="008F22D6">
        <w:rPr>
          <w:rStyle w:val="normaltextrun"/>
          <w:rFonts w:ascii="Calibri" w:hAnsi="Calibri" w:cs="Calibri"/>
          <w:b/>
          <w:bCs/>
          <w:sz w:val="22"/>
          <w:szCs w:val="22"/>
          <w:lang w:val="en-US"/>
        </w:rPr>
        <w:t>Draft Quality Assurance Plan</w:t>
      </w:r>
      <w:r w:rsidRPr="008F22D6">
        <w:rPr>
          <w:rStyle w:val="eop"/>
          <w:rFonts w:ascii="Calibri" w:hAnsi="Calibri" w:cs="Calibri"/>
          <w:sz w:val="22"/>
          <w:szCs w:val="22"/>
        </w:rPr>
        <w:t> </w:t>
      </w:r>
    </w:p>
    <w:p w14:paraId="598B71F7" w14:textId="77777777" w:rsidR="00E30A1F" w:rsidRPr="008F22D6" w:rsidRDefault="00E30A1F" w:rsidP="00015C9A">
      <w:pPr>
        <w:pStyle w:val="paragraph"/>
        <w:numPr>
          <w:ilvl w:val="1"/>
          <w:numId w:val="34"/>
        </w:numPr>
        <w:spacing w:before="0" w:beforeAutospacing="0" w:after="0" w:afterAutospacing="0"/>
        <w:textAlignment w:val="baseline"/>
        <w:rPr>
          <w:rStyle w:val="eop"/>
          <w:rFonts w:ascii="Calibri" w:eastAsiaTheme="majorEastAsia" w:hAnsi="Calibri" w:cs="Calibri"/>
          <w:sz w:val="22"/>
          <w:szCs w:val="22"/>
        </w:rPr>
      </w:pPr>
      <w:r w:rsidRPr="008F22D6">
        <w:rPr>
          <w:rStyle w:val="eop"/>
          <w:rFonts w:ascii="Calibri" w:eastAsiaTheme="majorEastAsia" w:hAnsi="Calibri" w:cs="Calibri"/>
          <w:b/>
          <w:bCs/>
          <w:sz w:val="22"/>
          <w:szCs w:val="22"/>
        </w:rPr>
        <w:t>Introduction</w:t>
      </w:r>
    </w:p>
    <w:p w14:paraId="762FAF97" w14:textId="5CC5FCA4" w:rsidR="00E30A1F" w:rsidRPr="00BD2953" w:rsidRDefault="00E30A1F" w:rsidP="00BD2953">
      <w:pPr>
        <w:pStyle w:val="paragraph"/>
        <w:spacing w:before="0" w:beforeAutospacing="0" w:after="0" w:afterAutospacing="0"/>
        <w:ind w:left="1440"/>
        <w:textAlignment w:val="baseline"/>
        <w:rPr>
          <w:rFonts w:ascii="Calibri" w:eastAsiaTheme="majorEastAsia" w:hAnsi="Calibri" w:cs="Calibri"/>
          <w:sz w:val="22"/>
          <w:szCs w:val="22"/>
        </w:rPr>
      </w:pPr>
      <w:r w:rsidRPr="008F22D6">
        <w:rPr>
          <w:rStyle w:val="normaltextrun"/>
          <w:rFonts w:ascii="Calibri" w:hAnsi="Calibri" w:cs="Calibri"/>
          <w:sz w:val="22"/>
          <w:szCs w:val="22"/>
          <w:lang w:val="en-US"/>
        </w:rPr>
        <w:t>While developing a dashboard for integration in industrial settings, it is vital that we ensure that there are no issues that could cause damage to the product, production, or equipment involved. To do this we must ensure that our software is tested timely and regularly to find any compatibility errors.</w:t>
      </w:r>
      <w:r w:rsidRPr="008F22D6">
        <w:rPr>
          <w:rStyle w:val="eop"/>
          <w:rFonts w:ascii="Calibri" w:hAnsi="Calibri" w:cs="Calibri"/>
          <w:sz w:val="22"/>
          <w:szCs w:val="22"/>
        </w:rPr>
        <w:t> </w:t>
      </w:r>
    </w:p>
    <w:p w14:paraId="1E703A21" w14:textId="77777777" w:rsidR="00E30A1F" w:rsidRPr="008F22D6" w:rsidRDefault="00E30A1F" w:rsidP="00015C9A">
      <w:pPr>
        <w:pStyle w:val="paragraph"/>
        <w:numPr>
          <w:ilvl w:val="1"/>
          <w:numId w:val="34"/>
        </w:numPr>
        <w:spacing w:before="0" w:beforeAutospacing="0" w:after="0" w:afterAutospacing="0"/>
        <w:textAlignment w:val="baseline"/>
        <w:rPr>
          <w:rStyle w:val="eop"/>
          <w:rFonts w:ascii="Calibri" w:eastAsiaTheme="majorEastAsia" w:hAnsi="Calibri" w:cs="Calibri"/>
          <w:sz w:val="22"/>
          <w:szCs w:val="22"/>
        </w:rPr>
      </w:pPr>
      <w:r w:rsidRPr="008F22D6">
        <w:rPr>
          <w:rStyle w:val="normaltextrun"/>
          <w:rFonts w:ascii="Calibri" w:hAnsi="Calibri" w:cs="Calibri"/>
          <w:b/>
          <w:bCs/>
          <w:sz w:val="22"/>
          <w:szCs w:val="22"/>
          <w:lang w:val="en-US"/>
        </w:rPr>
        <w:t>Purpose</w:t>
      </w:r>
      <w:r w:rsidRPr="008F22D6">
        <w:rPr>
          <w:rStyle w:val="eop"/>
          <w:rFonts w:ascii="Calibri" w:hAnsi="Calibri" w:cs="Calibri"/>
          <w:sz w:val="22"/>
          <w:szCs w:val="22"/>
        </w:rPr>
        <w:t> </w:t>
      </w:r>
    </w:p>
    <w:p w14:paraId="18D500CC" w14:textId="13201921" w:rsidR="00E30A1F" w:rsidRPr="008F22D6" w:rsidRDefault="00E30A1F" w:rsidP="00BD2953">
      <w:pPr>
        <w:pStyle w:val="paragraph"/>
        <w:spacing w:before="0" w:beforeAutospacing="0" w:after="0" w:afterAutospacing="0"/>
        <w:ind w:left="1440"/>
        <w:textAlignment w:val="baseline"/>
        <w:rPr>
          <w:rFonts w:ascii="Calibri" w:hAnsi="Calibri" w:cs="Calibri"/>
          <w:sz w:val="22"/>
          <w:szCs w:val="22"/>
        </w:rPr>
      </w:pPr>
      <w:r w:rsidRPr="008F22D6">
        <w:rPr>
          <w:rFonts w:ascii="Calibri" w:hAnsi="Calibri" w:cs="Calibri"/>
          <w:sz w:val="22"/>
          <w:szCs w:val="22"/>
        </w:rPr>
        <w:t>The following Plan will outline the procedure we will undertake to assure our product is both stable and meets the requirements of our client as well as outline team members roles for the purpose of Quality Assurance.</w:t>
      </w:r>
    </w:p>
    <w:p w14:paraId="3E8C5851" w14:textId="77777777" w:rsidR="00E30A1F" w:rsidRPr="008F22D6" w:rsidRDefault="00E30A1F" w:rsidP="00015C9A">
      <w:pPr>
        <w:pStyle w:val="paragraph"/>
        <w:numPr>
          <w:ilvl w:val="1"/>
          <w:numId w:val="34"/>
        </w:numPr>
        <w:spacing w:before="0" w:beforeAutospacing="0" w:after="0" w:afterAutospacing="0"/>
        <w:textAlignment w:val="baseline"/>
        <w:rPr>
          <w:rStyle w:val="eop"/>
          <w:rFonts w:ascii="Calibri" w:eastAsiaTheme="majorEastAsia" w:hAnsi="Calibri" w:cs="Calibri"/>
          <w:sz w:val="22"/>
          <w:szCs w:val="22"/>
        </w:rPr>
      </w:pPr>
      <w:r w:rsidRPr="008F22D6">
        <w:rPr>
          <w:rStyle w:val="normaltextrun"/>
          <w:rFonts w:ascii="Calibri" w:hAnsi="Calibri" w:cs="Calibri"/>
          <w:b/>
          <w:bCs/>
          <w:sz w:val="22"/>
          <w:szCs w:val="22"/>
          <w:lang w:val="en-US"/>
        </w:rPr>
        <w:t>Policy Statement</w:t>
      </w:r>
      <w:r w:rsidRPr="008F22D6">
        <w:rPr>
          <w:rStyle w:val="eop"/>
          <w:rFonts w:ascii="Calibri" w:hAnsi="Calibri" w:cs="Calibri"/>
          <w:sz w:val="22"/>
          <w:szCs w:val="22"/>
        </w:rPr>
        <w:t> </w:t>
      </w:r>
    </w:p>
    <w:p w14:paraId="2924FCD6" w14:textId="77777777" w:rsidR="00E30A1F" w:rsidRDefault="00E30A1F" w:rsidP="00E30A1F">
      <w:pPr>
        <w:pStyle w:val="paragraph"/>
        <w:spacing w:before="0" w:beforeAutospacing="0" w:after="0" w:afterAutospacing="0"/>
        <w:ind w:left="1440"/>
        <w:textAlignment w:val="baseline"/>
        <w:rPr>
          <w:rFonts w:ascii="Calibri" w:hAnsi="Calibri" w:cs="Calibri"/>
          <w:sz w:val="22"/>
          <w:szCs w:val="22"/>
        </w:rPr>
      </w:pPr>
      <w:r w:rsidRPr="008F22D6">
        <w:rPr>
          <w:rFonts w:ascii="Calibri" w:hAnsi="Calibri" w:cs="Calibri"/>
          <w:sz w:val="22"/>
          <w:szCs w:val="22"/>
        </w:rPr>
        <w:t xml:space="preserve">We will have the following systems in place to ensure our products are of a quality that will is of a professional standard: </w:t>
      </w:r>
    </w:p>
    <w:p w14:paraId="0B045651" w14:textId="77777777" w:rsidR="00E30A1F" w:rsidRPr="008F22D6" w:rsidRDefault="00E30A1F" w:rsidP="00015C9A">
      <w:pPr>
        <w:pStyle w:val="paragraph"/>
        <w:numPr>
          <w:ilvl w:val="0"/>
          <w:numId w:val="35"/>
        </w:numPr>
        <w:spacing w:before="0" w:beforeAutospacing="0" w:after="0" w:afterAutospacing="0"/>
        <w:textAlignment w:val="baseline"/>
        <w:rPr>
          <w:rFonts w:ascii="Calibri" w:hAnsi="Calibri" w:cs="Calibri"/>
          <w:sz w:val="22"/>
          <w:szCs w:val="22"/>
        </w:rPr>
      </w:pPr>
      <w:r w:rsidRPr="008F22D6">
        <w:rPr>
          <w:rFonts w:ascii="Calibri" w:hAnsi="Calibri" w:cs="Calibri"/>
          <w:sz w:val="22"/>
          <w:szCs w:val="22"/>
        </w:rPr>
        <w:t xml:space="preserve">Regular meetings regarding feedback. </w:t>
      </w:r>
    </w:p>
    <w:p w14:paraId="40701A39" w14:textId="77777777" w:rsidR="00E30A1F" w:rsidRPr="008F22D6" w:rsidRDefault="00E30A1F" w:rsidP="00015C9A">
      <w:pPr>
        <w:pStyle w:val="paragraph"/>
        <w:numPr>
          <w:ilvl w:val="0"/>
          <w:numId w:val="35"/>
        </w:numPr>
        <w:spacing w:after="0"/>
        <w:textAlignment w:val="baseline"/>
        <w:rPr>
          <w:rFonts w:ascii="Calibri" w:hAnsi="Calibri" w:cs="Calibri"/>
          <w:sz w:val="22"/>
          <w:szCs w:val="22"/>
        </w:rPr>
      </w:pPr>
      <w:r w:rsidRPr="008F22D6">
        <w:rPr>
          <w:rFonts w:ascii="Calibri" w:hAnsi="Calibri" w:cs="Calibri"/>
          <w:sz w:val="22"/>
          <w:szCs w:val="22"/>
        </w:rPr>
        <w:t xml:space="preserve">Stakeholder feedback gathering. </w:t>
      </w:r>
    </w:p>
    <w:p w14:paraId="27AACA69" w14:textId="77777777" w:rsidR="00E30A1F" w:rsidRPr="008F22D6" w:rsidRDefault="00E30A1F" w:rsidP="00015C9A">
      <w:pPr>
        <w:pStyle w:val="paragraph"/>
        <w:numPr>
          <w:ilvl w:val="0"/>
          <w:numId w:val="35"/>
        </w:numPr>
        <w:spacing w:after="0"/>
        <w:textAlignment w:val="baseline"/>
        <w:rPr>
          <w:rFonts w:ascii="Calibri" w:hAnsi="Calibri" w:cs="Calibri"/>
          <w:sz w:val="22"/>
          <w:szCs w:val="22"/>
        </w:rPr>
      </w:pPr>
      <w:r w:rsidRPr="008F22D6">
        <w:rPr>
          <w:rFonts w:ascii="Calibri" w:hAnsi="Calibri" w:cs="Calibri"/>
          <w:sz w:val="22"/>
          <w:szCs w:val="22"/>
        </w:rPr>
        <w:t xml:space="preserve">Internal testing of any feature pushed. </w:t>
      </w:r>
    </w:p>
    <w:p w14:paraId="21415A83" w14:textId="1ACA69B7" w:rsidR="00E30A1F" w:rsidRPr="00BD2953" w:rsidRDefault="00E30A1F" w:rsidP="00015C9A">
      <w:pPr>
        <w:pStyle w:val="paragraph"/>
        <w:numPr>
          <w:ilvl w:val="0"/>
          <w:numId w:val="35"/>
        </w:numPr>
        <w:spacing w:before="0" w:beforeAutospacing="0" w:after="0" w:afterAutospacing="0"/>
        <w:textAlignment w:val="baseline"/>
        <w:rPr>
          <w:rFonts w:ascii="Calibri" w:hAnsi="Calibri" w:cs="Calibri"/>
          <w:sz w:val="22"/>
          <w:szCs w:val="22"/>
        </w:rPr>
      </w:pPr>
      <w:r w:rsidRPr="008F22D6">
        <w:rPr>
          <w:rFonts w:ascii="Calibri" w:hAnsi="Calibri" w:cs="Calibri"/>
          <w:sz w:val="22"/>
          <w:szCs w:val="22"/>
        </w:rPr>
        <w:t>Regular tests of software</w:t>
      </w:r>
    </w:p>
    <w:p w14:paraId="633A0B7C" w14:textId="77777777" w:rsidR="00E30A1F" w:rsidRPr="008F22D6" w:rsidRDefault="00E30A1F" w:rsidP="00015C9A">
      <w:pPr>
        <w:pStyle w:val="paragraph"/>
        <w:numPr>
          <w:ilvl w:val="1"/>
          <w:numId w:val="34"/>
        </w:numPr>
        <w:spacing w:before="0" w:beforeAutospacing="0" w:after="0" w:afterAutospacing="0"/>
        <w:textAlignment w:val="baseline"/>
        <w:rPr>
          <w:rStyle w:val="eop"/>
          <w:rFonts w:ascii="Calibri" w:eastAsiaTheme="majorEastAsia" w:hAnsi="Calibri" w:cs="Calibri"/>
          <w:sz w:val="22"/>
          <w:szCs w:val="22"/>
        </w:rPr>
      </w:pPr>
      <w:r w:rsidRPr="008F22D6">
        <w:rPr>
          <w:rStyle w:val="normaltextrun"/>
          <w:rFonts w:ascii="Calibri" w:hAnsi="Calibri" w:cs="Calibri"/>
          <w:b/>
          <w:bCs/>
          <w:sz w:val="22"/>
          <w:szCs w:val="22"/>
          <w:lang w:val="en-US"/>
        </w:rPr>
        <w:t>Scope</w:t>
      </w:r>
      <w:r w:rsidRPr="008F22D6">
        <w:rPr>
          <w:rStyle w:val="eop"/>
          <w:rFonts w:ascii="Calibri" w:hAnsi="Calibri" w:cs="Calibri"/>
          <w:sz w:val="22"/>
          <w:szCs w:val="22"/>
        </w:rPr>
        <w:t> </w:t>
      </w:r>
    </w:p>
    <w:p w14:paraId="44D78138" w14:textId="77777777" w:rsidR="00E30A1F" w:rsidRPr="008F22D6" w:rsidRDefault="00E30A1F" w:rsidP="00E30A1F">
      <w:pPr>
        <w:pStyle w:val="paragraph"/>
        <w:spacing w:before="0" w:beforeAutospacing="0" w:after="0" w:afterAutospacing="0"/>
        <w:ind w:left="1440"/>
        <w:textAlignment w:val="baseline"/>
        <w:rPr>
          <w:rFonts w:ascii="Calibri" w:hAnsi="Calibri" w:cs="Calibri"/>
          <w:sz w:val="22"/>
          <w:szCs w:val="22"/>
        </w:rPr>
      </w:pPr>
      <w:r w:rsidRPr="008F22D6">
        <w:rPr>
          <w:rFonts w:ascii="Calibri" w:hAnsi="Calibri" w:cs="Calibri"/>
          <w:sz w:val="22"/>
          <w:szCs w:val="22"/>
        </w:rPr>
        <w:t>This plan will focus quality assurance for the development of both backend and frontend software created for the purpose of developing a dashboard for Jadcup’s cup production procedure.</w:t>
      </w:r>
    </w:p>
    <w:p w14:paraId="1A850DC6" w14:textId="77777777" w:rsidR="00E30A1F" w:rsidRPr="008F22D6" w:rsidRDefault="00E30A1F" w:rsidP="00E30A1F">
      <w:pPr>
        <w:pStyle w:val="paragraph"/>
        <w:spacing w:before="0" w:beforeAutospacing="0" w:after="0" w:afterAutospacing="0"/>
        <w:ind w:left="360"/>
        <w:textAlignment w:val="baseline"/>
        <w:rPr>
          <w:rStyle w:val="normaltextrun"/>
          <w:rFonts w:ascii="Calibri" w:hAnsi="Calibri" w:cs="Calibri"/>
          <w:sz w:val="22"/>
          <w:szCs w:val="22"/>
        </w:rPr>
      </w:pPr>
    </w:p>
    <w:p w14:paraId="053D8D5A" w14:textId="66E23016" w:rsidR="00E30A1F" w:rsidRPr="00BD2953" w:rsidRDefault="00E30A1F" w:rsidP="00015C9A">
      <w:pPr>
        <w:pStyle w:val="paragraph"/>
        <w:numPr>
          <w:ilvl w:val="0"/>
          <w:numId w:val="34"/>
        </w:numPr>
        <w:spacing w:before="0" w:beforeAutospacing="0" w:after="0" w:afterAutospacing="0"/>
        <w:textAlignment w:val="baseline"/>
        <w:rPr>
          <w:rStyle w:val="eop"/>
          <w:rFonts w:ascii="Calibri" w:hAnsi="Calibri" w:cs="Calibri"/>
          <w:sz w:val="22"/>
          <w:szCs w:val="22"/>
        </w:rPr>
      </w:pPr>
      <w:r w:rsidRPr="008F22D6">
        <w:rPr>
          <w:rStyle w:val="normaltextrun"/>
          <w:rFonts w:ascii="Calibri" w:hAnsi="Calibri" w:cs="Calibri"/>
          <w:b/>
          <w:bCs/>
          <w:sz w:val="22"/>
          <w:szCs w:val="22"/>
          <w:lang w:val="en-US"/>
        </w:rPr>
        <w:t>Management</w:t>
      </w:r>
    </w:p>
    <w:p w14:paraId="25646760" w14:textId="77777777" w:rsidR="00E30A1F" w:rsidRPr="008F22D6" w:rsidRDefault="00E30A1F" w:rsidP="00015C9A">
      <w:pPr>
        <w:pStyle w:val="paragraph"/>
        <w:numPr>
          <w:ilvl w:val="1"/>
          <w:numId w:val="34"/>
        </w:numPr>
        <w:spacing w:before="0" w:beforeAutospacing="0" w:after="0" w:afterAutospacing="0"/>
        <w:textAlignment w:val="baseline"/>
        <w:rPr>
          <w:rStyle w:val="eop"/>
          <w:rFonts w:ascii="Calibri" w:eastAsiaTheme="majorEastAsia" w:hAnsi="Calibri" w:cs="Calibri"/>
          <w:sz w:val="22"/>
          <w:szCs w:val="22"/>
        </w:rPr>
      </w:pPr>
      <w:r w:rsidRPr="008F22D6">
        <w:rPr>
          <w:rStyle w:val="eop"/>
          <w:rFonts w:ascii="Calibri" w:eastAsiaTheme="majorEastAsia" w:hAnsi="Calibri" w:cs="Calibri"/>
          <w:b/>
          <w:bCs/>
          <w:sz w:val="22"/>
          <w:szCs w:val="22"/>
        </w:rPr>
        <w:t>Organisational Structure</w:t>
      </w:r>
    </w:p>
    <w:p w14:paraId="508AAF0B" w14:textId="4F963245" w:rsidR="00E30A1F" w:rsidRPr="008F22D6" w:rsidRDefault="00E30A1F" w:rsidP="00BD2953">
      <w:pPr>
        <w:pStyle w:val="paragraph"/>
        <w:spacing w:before="0" w:beforeAutospacing="0" w:after="0" w:afterAutospacing="0"/>
        <w:ind w:left="1440"/>
        <w:textAlignment w:val="baseline"/>
        <w:rPr>
          <w:rStyle w:val="eop"/>
          <w:rFonts w:ascii="Calibri" w:eastAsiaTheme="majorEastAsia" w:hAnsi="Calibri" w:cs="Calibri"/>
          <w:sz w:val="22"/>
          <w:szCs w:val="22"/>
        </w:rPr>
      </w:pPr>
      <w:r w:rsidRPr="008F22D6">
        <w:rPr>
          <w:rStyle w:val="eop"/>
          <w:rFonts w:ascii="Calibri" w:eastAsiaTheme="majorEastAsia" w:hAnsi="Calibri" w:cs="Calibri"/>
          <w:sz w:val="22"/>
          <w:szCs w:val="22"/>
        </w:rPr>
        <w:t>Quality Assurance will be the development team's responsibility, with a developer requesting a code test by a member that did not assist in the writing of the code.</w:t>
      </w:r>
    </w:p>
    <w:p w14:paraId="736A2497" w14:textId="77777777" w:rsidR="00E30A1F" w:rsidRPr="008F22D6" w:rsidRDefault="00E30A1F" w:rsidP="00015C9A">
      <w:pPr>
        <w:pStyle w:val="paragraph"/>
        <w:numPr>
          <w:ilvl w:val="1"/>
          <w:numId w:val="34"/>
        </w:numPr>
        <w:spacing w:before="0" w:beforeAutospacing="0" w:after="0" w:afterAutospacing="0"/>
        <w:textAlignment w:val="baseline"/>
        <w:rPr>
          <w:rStyle w:val="eop"/>
          <w:rFonts w:ascii="Calibri" w:eastAsiaTheme="majorEastAsia" w:hAnsi="Calibri" w:cs="Calibri"/>
          <w:sz w:val="22"/>
          <w:szCs w:val="22"/>
        </w:rPr>
      </w:pPr>
      <w:r w:rsidRPr="008F22D6">
        <w:rPr>
          <w:rStyle w:val="eop"/>
          <w:rFonts w:ascii="Calibri" w:eastAsiaTheme="majorEastAsia" w:hAnsi="Calibri" w:cs="Calibri"/>
          <w:b/>
          <w:bCs/>
          <w:sz w:val="22"/>
          <w:szCs w:val="22"/>
        </w:rPr>
        <w:t>Roles and Responsibilities</w:t>
      </w:r>
    </w:p>
    <w:p w14:paraId="4A0AAEC3" w14:textId="77777777" w:rsidR="00E30A1F" w:rsidRPr="008F22D6" w:rsidRDefault="00E30A1F" w:rsidP="00015C9A">
      <w:pPr>
        <w:pStyle w:val="paragraph"/>
        <w:numPr>
          <w:ilvl w:val="2"/>
          <w:numId w:val="34"/>
        </w:numPr>
        <w:spacing w:before="0" w:beforeAutospacing="0" w:after="0" w:afterAutospacing="0"/>
        <w:textAlignment w:val="baseline"/>
        <w:rPr>
          <w:rStyle w:val="eop"/>
          <w:rFonts w:ascii="Calibri" w:eastAsiaTheme="majorEastAsia" w:hAnsi="Calibri" w:cs="Calibri"/>
          <w:sz w:val="22"/>
          <w:szCs w:val="22"/>
        </w:rPr>
      </w:pPr>
      <w:r w:rsidRPr="008F22D6">
        <w:rPr>
          <w:rStyle w:val="normaltextrun"/>
          <w:rFonts w:ascii="Calibri" w:hAnsi="Calibri" w:cs="Calibri"/>
          <w:b/>
          <w:bCs/>
          <w:sz w:val="22"/>
          <w:szCs w:val="22"/>
          <w:lang w:val="en-US"/>
        </w:rPr>
        <w:t>Technical Monitor/Senior Management</w:t>
      </w:r>
      <w:r w:rsidRPr="008F22D6">
        <w:rPr>
          <w:rStyle w:val="eop"/>
          <w:rFonts w:ascii="Calibri" w:hAnsi="Calibri" w:cs="Calibri"/>
          <w:sz w:val="22"/>
          <w:szCs w:val="22"/>
        </w:rPr>
        <w:t> </w:t>
      </w:r>
    </w:p>
    <w:p w14:paraId="16DF5D10" w14:textId="77777777" w:rsidR="00E30A1F" w:rsidRPr="008F22D6" w:rsidRDefault="00E30A1F" w:rsidP="00E30A1F">
      <w:pPr>
        <w:pStyle w:val="paragraph"/>
        <w:spacing w:before="0" w:beforeAutospacing="0" w:after="0" w:afterAutospacing="0"/>
        <w:ind w:left="2160"/>
        <w:textAlignment w:val="baseline"/>
        <w:rPr>
          <w:rFonts w:ascii="Calibri" w:hAnsi="Calibri" w:cs="Calibri"/>
          <w:sz w:val="22"/>
          <w:szCs w:val="22"/>
        </w:rPr>
      </w:pPr>
      <w:r w:rsidRPr="008F22D6">
        <w:rPr>
          <w:rStyle w:val="normaltextrun"/>
          <w:rFonts w:ascii="Calibri" w:hAnsi="Calibri" w:cs="Calibri"/>
          <w:sz w:val="22"/>
          <w:szCs w:val="22"/>
          <w:lang w:val="en-US"/>
        </w:rPr>
        <w:t>The Technical Monitor for this project is Matthew Kuo. He may evaluate finalized features but will not be involved in feature testing at lower levels.</w:t>
      </w:r>
      <w:r w:rsidRPr="008F22D6">
        <w:rPr>
          <w:rStyle w:val="eop"/>
          <w:rFonts w:ascii="Calibri" w:hAnsi="Calibri" w:cs="Calibri"/>
          <w:sz w:val="22"/>
          <w:szCs w:val="22"/>
        </w:rPr>
        <w:t> </w:t>
      </w:r>
    </w:p>
    <w:p w14:paraId="1201E9B6" w14:textId="77777777" w:rsidR="00E30A1F" w:rsidRPr="008F22D6" w:rsidRDefault="00E30A1F" w:rsidP="00015C9A">
      <w:pPr>
        <w:pStyle w:val="paragraph"/>
        <w:numPr>
          <w:ilvl w:val="2"/>
          <w:numId w:val="34"/>
        </w:numPr>
        <w:spacing w:before="0" w:beforeAutospacing="0" w:after="0" w:afterAutospacing="0"/>
        <w:textAlignment w:val="baseline"/>
        <w:rPr>
          <w:rStyle w:val="eop"/>
          <w:rFonts w:ascii="Calibri" w:eastAsiaTheme="majorEastAsia" w:hAnsi="Calibri" w:cs="Calibri"/>
          <w:sz w:val="22"/>
          <w:szCs w:val="22"/>
        </w:rPr>
      </w:pPr>
      <w:r w:rsidRPr="008F22D6">
        <w:rPr>
          <w:rStyle w:val="eop"/>
          <w:rFonts w:ascii="Calibri" w:eastAsiaTheme="majorEastAsia" w:hAnsi="Calibri" w:cs="Calibri"/>
          <w:b/>
          <w:bCs/>
          <w:sz w:val="22"/>
          <w:szCs w:val="22"/>
        </w:rPr>
        <w:t>Task Leader</w:t>
      </w:r>
    </w:p>
    <w:p w14:paraId="6E6F95C0" w14:textId="77777777" w:rsidR="00E30A1F" w:rsidRPr="008F22D6" w:rsidRDefault="00E30A1F" w:rsidP="00E30A1F">
      <w:pPr>
        <w:pStyle w:val="paragraph"/>
        <w:spacing w:before="0" w:beforeAutospacing="0" w:after="0" w:afterAutospacing="0"/>
        <w:ind w:left="2160"/>
        <w:textAlignment w:val="baseline"/>
        <w:rPr>
          <w:rStyle w:val="eop"/>
          <w:rFonts w:ascii="Calibri" w:eastAsiaTheme="majorEastAsia" w:hAnsi="Calibri" w:cs="Calibri"/>
          <w:sz w:val="22"/>
          <w:szCs w:val="22"/>
        </w:rPr>
      </w:pPr>
      <w:r w:rsidRPr="008F22D6">
        <w:rPr>
          <w:rStyle w:val="eop"/>
          <w:rFonts w:ascii="Calibri" w:eastAsiaTheme="majorEastAsia" w:hAnsi="Calibri" w:cs="Calibri"/>
          <w:sz w:val="22"/>
          <w:szCs w:val="22"/>
        </w:rPr>
        <w:t>For any given task a Task Lead will be assigned, this person is responsible for completing the code for the task and submitting it to be tested.</w:t>
      </w:r>
    </w:p>
    <w:p w14:paraId="49D0CE27" w14:textId="77777777" w:rsidR="00E30A1F" w:rsidRPr="008F22D6" w:rsidRDefault="00E30A1F" w:rsidP="00015C9A">
      <w:pPr>
        <w:pStyle w:val="paragraph"/>
        <w:numPr>
          <w:ilvl w:val="2"/>
          <w:numId w:val="34"/>
        </w:numPr>
        <w:spacing w:before="0" w:beforeAutospacing="0" w:after="0" w:afterAutospacing="0"/>
        <w:textAlignment w:val="baseline"/>
        <w:rPr>
          <w:rStyle w:val="eop"/>
          <w:rFonts w:ascii="Calibri" w:eastAsiaTheme="majorEastAsia" w:hAnsi="Calibri" w:cs="Calibri"/>
          <w:b/>
          <w:bCs/>
          <w:sz w:val="22"/>
          <w:szCs w:val="22"/>
        </w:rPr>
      </w:pPr>
      <w:r w:rsidRPr="008F22D6">
        <w:rPr>
          <w:rStyle w:val="eop"/>
          <w:rFonts w:ascii="Calibri" w:eastAsiaTheme="majorEastAsia" w:hAnsi="Calibri" w:cs="Calibri"/>
          <w:b/>
          <w:bCs/>
          <w:sz w:val="22"/>
          <w:szCs w:val="22"/>
        </w:rPr>
        <w:t xml:space="preserve">Quality Assurance Team </w:t>
      </w:r>
    </w:p>
    <w:p w14:paraId="6A817B1E" w14:textId="77777777" w:rsidR="00E30A1F" w:rsidRPr="008F22D6" w:rsidRDefault="00E30A1F" w:rsidP="00E30A1F">
      <w:pPr>
        <w:pStyle w:val="paragraph"/>
        <w:spacing w:before="0" w:beforeAutospacing="0" w:after="0" w:afterAutospacing="0"/>
        <w:ind w:left="2160"/>
        <w:textAlignment w:val="baseline"/>
        <w:rPr>
          <w:rStyle w:val="eop"/>
          <w:rFonts w:ascii="Calibri" w:eastAsiaTheme="majorEastAsia" w:hAnsi="Calibri" w:cs="Calibri"/>
          <w:b/>
          <w:bCs/>
          <w:sz w:val="22"/>
          <w:szCs w:val="22"/>
        </w:rPr>
      </w:pPr>
      <w:r w:rsidRPr="008F22D6">
        <w:rPr>
          <w:rStyle w:val="eop"/>
          <w:rFonts w:ascii="Calibri" w:eastAsiaTheme="majorEastAsia" w:hAnsi="Calibri" w:cs="Calibri"/>
          <w:sz w:val="22"/>
          <w:szCs w:val="22"/>
        </w:rPr>
        <w:t xml:space="preserve">Quality Assurance will be done internally by the development team as we do not have the staffing to hire an independent team.  </w:t>
      </w:r>
    </w:p>
    <w:p w14:paraId="045D1CA5" w14:textId="77777777" w:rsidR="00E30A1F" w:rsidRPr="008F22D6" w:rsidRDefault="00E30A1F" w:rsidP="00015C9A">
      <w:pPr>
        <w:pStyle w:val="paragraph"/>
        <w:numPr>
          <w:ilvl w:val="2"/>
          <w:numId w:val="34"/>
        </w:numPr>
        <w:spacing w:before="0" w:beforeAutospacing="0" w:after="0" w:afterAutospacing="0"/>
        <w:textAlignment w:val="baseline"/>
        <w:rPr>
          <w:rStyle w:val="eop"/>
          <w:rFonts w:ascii="Calibri" w:eastAsiaTheme="majorEastAsia" w:hAnsi="Calibri" w:cs="Calibri"/>
          <w:b/>
          <w:bCs/>
          <w:sz w:val="22"/>
          <w:szCs w:val="22"/>
        </w:rPr>
      </w:pPr>
      <w:r w:rsidRPr="008F22D6">
        <w:rPr>
          <w:rStyle w:val="eop"/>
          <w:rFonts w:ascii="Calibri" w:eastAsiaTheme="majorEastAsia" w:hAnsi="Calibri" w:cs="Calibri"/>
          <w:b/>
          <w:bCs/>
          <w:sz w:val="22"/>
          <w:szCs w:val="22"/>
        </w:rPr>
        <w:t xml:space="preserve">Technical Staff </w:t>
      </w:r>
    </w:p>
    <w:p w14:paraId="0320AB41" w14:textId="77777777" w:rsidR="00E30A1F" w:rsidRDefault="00E30A1F" w:rsidP="00E30A1F">
      <w:pPr>
        <w:pStyle w:val="paragraph"/>
        <w:spacing w:before="0" w:beforeAutospacing="0" w:after="0" w:afterAutospacing="0"/>
        <w:ind w:left="2160"/>
        <w:textAlignment w:val="baseline"/>
        <w:rPr>
          <w:rStyle w:val="eop"/>
          <w:rFonts w:ascii="Calibri" w:eastAsiaTheme="majorEastAsia" w:hAnsi="Calibri" w:cs="Calibri"/>
          <w:sz w:val="22"/>
          <w:szCs w:val="22"/>
        </w:rPr>
      </w:pPr>
      <w:r w:rsidRPr="008F22D6">
        <w:rPr>
          <w:rStyle w:val="eop"/>
          <w:rFonts w:ascii="Calibri" w:eastAsiaTheme="majorEastAsia" w:hAnsi="Calibri" w:cs="Calibri"/>
          <w:sz w:val="22"/>
          <w:szCs w:val="22"/>
        </w:rPr>
        <w:t>As With the QA Team technical weaknesses in code will be assessed by members of the Development team.</w:t>
      </w:r>
    </w:p>
    <w:p w14:paraId="175690C4" w14:textId="77777777" w:rsidR="00E30A1F" w:rsidRPr="008F22D6" w:rsidRDefault="00E30A1F" w:rsidP="00E30A1F">
      <w:pPr>
        <w:pStyle w:val="paragraph"/>
        <w:spacing w:before="0" w:beforeAutospacing="0" w:after="0" w:afterAutospacing="0"/>
        <w:ind w:left="2160"/>
        <w:textAlignment w:val="baseline"/>
        <w:rPr>
          <w:rStyle w:val="eop"/>
          <w:rFonts w:ascii="Calibri" w:hAnsi="Calibri" w:cs="Calibri"/>
          <w:b/>
          <w:bCs/>
          <w:sz w:val="22"/>
          <w:szCs w:val="22"/>
        </w:rPr>
      </w:pPr>
    </w:p>
    <w:p w14:paraId="6EFC72DD" w14:textId="77777777" w:rsidR="00E30A1F" w:rsidRPr="008F22D6" w:rsidRDefault="00E30A1F" w:rsidP="00015C9A">
      <w:pPr>
        <w:pStyle w:val="ListParagraph"/>
        <w:numPr>
          <w:ilvl w:val="0"/>
          <w:numId w:val="34"/>
        </w:numPr>
        <w:rPr>
          <w:b/>
          <w:bCs/>
        </w:rPr>
      </w:pPr>
      <w:r w:rsidRPr="008F22D6">
        <w:rPr>
          <w:b/>
          <w:bCs/>
        </w:rPr>
        <w:t xml:space="preserve">Required Documentation </w:t>
      </w:r>
    </w:p>
    <w:p w14:paraId="65CF79F3" w14:textId="77777777" w:rsidR="00E30A1F" w:rsidRPr="008F22D6" w:rsidRDefault="00E30A1F" w:rsidP="00015C9A">
      <w:pPr>
        <w:pStyle w:val="ListParagraph"/>
        <w:numPr>
          <w:ilvl w:val="1"/>
          <w:numId w:val="34"/>
        </w:numPr>
        <w:rPr>
          <w:b/>
          <w:bCs/>
        </w:rPr>
      </w:pPr>
      <w:r w:rsidRPr="008F22D6">
        <w:rPr>
          <w:b/>
          <w:bCs/>
        </w:rPr>
        <w:t xml:space="preserve">Quality Assurance Procedures </w:t>
      </w:r>
    </w:p>
    <w:p w14:paraId="3274A11A" w14:textId="7842FD05" w:rsidR="00E30A1F" w:rsidRDefault="00E30A1F" w:rsidP="00BD2953">
      <w:pPr>
        <w:pStyle w:val="ListParagraph"/>
        <w:ind w:left="1440"/>
      </w:pPr>
      <w:r w:rsidRPr="008F22D6">
        <w:t>Upon the completion of code, a Developer will post a Git push request to be reviewed by a member of the team that was not involved in the code will evaluate the code and should any errors be found then the push will be denied. Should there be no errors found the push request will pass. In both situations the Developer will be alerted to the status of the push request along with any additional information that is required</w:t>
      </w:r>
    </w:p>
    <w:p w14:paraId="296733A4" w14:textId="77777777" w:rsidR="00C36384" w:rsidRPr="00C36384" w:rsidRDefault="00E30A1F" w:rsidP="00015C9A">
      <w:pPr>
        <w:pStyle w:val="ListParagraph"/>
        <w:numPr>
          <w:ilvl w:val="1"/>
          <w:numId w:val="34"/>
        </w:numPr>
      </w:pPr>
      <w:r w:rsidRPr="00C36384">
        <w:rPr>
          <w:b/>
          <w:bCs/>
        </w:rPr>
        <w:lastRenderedPageBreak/>
        <w:t>Walkthrough Proce</w:t>
      </w:r>
      <w:r w:rsidR="00BD2953" w:rsidRPr="00C36384">
        <w:rPr>
          <w:b/>
          <w:bCs/>
        </w:rPr>
        <w:t>d</w:t>
      </w:r>
      <w:r w:rsidRPr="00C36384">
        <w:rPr>
          <w:b/>
          <w:bCs/>
        </w:rPr>
        <w:t>ure</w:t>
      </w:r>
    </w:p>
    <w:p w14:paraId="31D1403F" w14:textId="6992377A" w:rsidR="00E30A1F" w:rsidRPr="00824CCD" w:rsidRDefault="00E30A1F" w:rsidP="00BD2953">
      <w:pPr>
        <w:pStyle w:val="ListParagraph"/>
        <w:ind w:left="1440"/>
      </w:pPr>
      <w:r w:rsidRPr="00824CCD">
        <w:t xml:space="preserve">Code Walkthroughs will be done with the whole development team with the possibility of additional stakeholders joining the procedure. During this walkthrough, the goals will be to identify issues and ensure the feature meets any goals outlined.  </w:t>
      </w:r>
    </w:p>
    <w:p w14:paraId="439A9165" w14:textId="77777777" w:rsidR="00E30A1F" w:rsidRPr="00824CCD" w:rsidRDefault="00E30A1F" w:rsidP="00015C9A">
      <w:pPr>
        <w:pStyle w:val="ListParagraph"/>
        <w:numPr>
          <w:ilvl w:val="1"/>
          <w:numId w:val="34"/>
        </w:numPr>
        <w:rPr>
          <w:b/>
          <w:bCs/>
        </w:rPr>
      </w:pPr>
      <w:r w:rsidRPr="00824CCD">
        <w:rPr>
          <w:b/>
          <w:bCs/>
        </w:rPr>
        <w:t xml:space="preserve">Review Process </w:t>
      </w:r>
    </w:p>
    <w:p w14:paraId="1BC8A7BC" w14:textId="77777777" w:rsidR="00E30A1F" w:rsidRPr="00824CCD" w:rsidRDefault="00E30A1F" w:rsidP="00E30A1F">
      <w:pPr>
        <w:pStyle w:val="ListParagraph"/>
        <w:ind w:left="1440"/>
      </w:pPr>
      <w:r w:rsidRPr="00824CCD">
        <w:t xml:space="preserve">QA reviews can be held if members of the team find that the quality of accepted code is not up to the expected standards outlined above.  </w:t>
      </w:r>
    </w:p>
    <w:p w14:paraId="7BD79B2E" w14:textId="77777777" w:rsidR="00E30A1F" w:rsidRPr="00824CCD" w:rsidRDefault="00E30A1F" w:rsidP="00E30A1F">
      <w:pPr>
        <w:pStyle w:val="ListParagraph"/>
        <w:ind w:left="1800"/>
        <w:rPr>
          <w:b/>
          <w:bCs/>
        </w:rPr>
      </w:pPr>
      <w:r w:rsidRPr="00824CCD">
        <w:rPr>
          <w:b/>
          <w:bCs/>
        </w:rPr>
        <w:t xml:space="preserve">Review Procedures </w:t>
      </w:r>
    </w:p>
    <w:p w14:paraId="19692348" w14:textId="77777777" w:rsidR="00E30A1F" w:rsidRPr="00824CCD" w:rsidRDefault="00E30A1F" w:rsidP="00E30A1F">
      <w:pPr>
        <w:pStyle w:val="ListParagraph"/>
        <w:ind w:left="1800"/>
      </w:pPr>
      <w:r w:rsidRPr="00824CCD">
        <w:t xml:space="preserve">In the code of a QA Review, a third-party member of the developer team will investigate code that has been pushed along with any additional notes and discussions that took place during the process. </w:t>
      </w:r>
    </w:p>
    <w:p w14:paraId="214B1DBF" w14:textId="0D5B329B" w:rsidR="00E30A1F" w:rsidRPr="00824CCD" w:rsidRDefault="00E30A1F" w:rsidP="00BD2953">
      <w:pPr>
        <w:pStyle w:val="ListParagraph"/>
        <w:ind w:left="1800"/>
      </w:pPr>
      <w:r w:rsidRPr="00824CCD">
        <w:t xml:space="preserve">If the reviewer does not find that the code should have been accepted, then further review of the members' previous QA contributions will be in order in the form of an audit.  </w:t>
      </w:r>
    </w:p>
    <w:p w14:paraId="4CD1C5FD" w14:textId="77777777" w:rsidR="00E30A1F" w:rsidRPr="00C36384" w:rsidRDefault="00E30A1F" w:rsidP="00015C9A">
      <w:pPr>
        <w:pStyle w:val="ListParagraph"/>
        <w:numPr>
          <w:ilvl w:val="1"/>
          <w:numId w:val="34"/>
        </w:numPr>
      </w:pPr>
      <w:r w:rsidRPr="00824CCD">
        <w:rPr>
          <w:b/>
          <w:bCs/>
        </w:rPr>
        <w:t xml:space="preserve">Audit Process </w:t>
      </w:r>
    </w:p>
    <w:p w14:paraId="592C6305" w14:textId="46AF4408" w:rsidR="00E30A1F" w:rsidRPr="00824CCD" w:rsidRDefault="00E30A1F" w:rsidP="00E30A1F">
      <w:pPr>
        <w:pStyle w:val="ListParagraph"/>
        <w:ind w:left="1440"/>
      </w:pPr>
      <w:r w:rsidRPr="00824CCD">
        <w:t xml:space="preserve">If a member of the QA team is found to have been producing poor reviews of code; accepting code that is faulty or denying code that is acceptable. Then an audit of previous QA procedures will have to occur. </w:t>
      </w:r>
    </w:p>
    <w:p w14:paraId="16DFAEC8" w14:textId="77777777" w:rsidR="00E30A1F" w:rsidRPr="00824CCD" w:rsidRDefault="00E30A1F" w:rsidP="00E30A1F">
      <w:pPr>
        <w:pStyle w:val="ListParagraph"/>
        <w:ind w:left="2160"/>
        <w:rPr>
          <w:b/>
          <w:bCs/>
        </w:rPr>
      </w:pPr>
      <w:r w:rsidRPr="00824CCD">
        <w:rPr>
          <w:b/>
          <w:bCs/>
        </w:rPr>
        <w:t xml:space="preserve">Audit Procedures </w:t>
      </w:r>
    </w:p>
    <w:p w14:paraId="391370D4" w14:textId="2D8A1190" w:rsidR="00E30A1F" w:rsidRPr="00824CCD" w:rsidRDefault="00E30A1F" w:rsidP="00BD2953">
      <w:pPr>
        <w:pStyle w:val="ListParagraph"/>
        <w:ind w:left="2160"/>
      </w:pPr>
      <w:r w:rsidRPr="00824CCD">
        <w:t xml:space="preserve">During a QA audit the review of previously accepted push requests will occur with the other members of the QA </w:t>
      </w:r>
    </w:p>
    <w:p w14:paraId="39DC4065" w14:textId="77777777" w:rsidR="00E30A1F" w:rsidRDefault="00E30A1F" w:rsidP="00015C9A">
      <w:pPr>
        <w:pStyle w:val="ListParagraph"/>
        <w:numPr>
          <w:ilvl w:val="1"/>
          <w:numId w:val="34"/>
        </w:numPr>
        <w:rPr>
          <w:b/>
          <w:bCs/>
        </w:rPr>
      </w:pPr>
      <w:r w:rsidRPr="00824CCD">
        <w:rPr>
          <w:b/>
          <w:bCs/>
        </w:rPr>
        <w:t xml:space="preserve">Evaluation Process </w:t>
      </w:r>
    </w:p>
    <w:p w14:paraId="635550EC" w14:textId="3DCBA26A" w:rsidR="00E30A1F" w:rsidRPr="00BD2953" w:rsidRDefault="00E30A1F" w:rsidP="00BD2953">
      <w:pPr>
        <w:pStyle w:val="ListParagraph"/>
        <w:ind w:left="1440"/>
        <w:rPr>
          <w:b/>
          <w:bCs/>
        </w:rPr>
      </w:pPr>
      <w:r w:rsidRPr="00824CCD">
        <w:t xml:space="preserve">Evaluation of the product’s overall health will occur regularly to assess the quality and ensure it will not damage the client’s existing systems. Should any issues be discovered it could result in a review or audit. </w:t>
      </w:r>
    </w:p>
    <w:p w14:paraId="5B0E66BE" w14:textId="24D09216" w:rsidR="00E30A1F" w:rsidRPr="00824CCD" w:rsidRDefault="00E30A1F" w:rsidP="00015C9A">
      <w:pPr>
        <w:pStyle w:val="ListParagraph"/>
        <w:numPr>
          <w:ilvl w:val="1"/>
          <w:numId w:val="34"/>
        </w:numPr>
        <w:rPr>
          <w:b/>
          <w:bCs/>
        </w:rPr>
      </w:pPr>
      <w:r w:rsidRPr="00824CCD">
        <w:rPr>
          <w:b/>
          <w:bCs/>
        </w:rPr>
        <w:t>Process Improvement</w:t>
      </w:r>
    </w:p>
    <w:p w14:paraId="52886E46" w14:textId="77777777" w:rsidR="00E30A1F" w:rsidRDefault="00E30A1F" w:rsidP="00E30A1F">
      <w:pPr>
        <w:pStyle w:val="ListParagraph"/>
        <w:ind w:left="1440"/>
      </w:pPr>
      <w:r w:rsidRPr="00824CCD">
        <w:t>Should any process outlined above is unnecessary, after discussion and review by the QA team members along with Senior Management will review the process and decide if it needs to be altered.</w:t>
      </w:r>
    </w:p>
    <w:p w14:paraId="56FB58CE" w14:textId="77777777" w:rsidR="00E30A1F" w:rsidRPr="00824CCD" w:rsidRDefault="00E30A1F" w:rsidP="00E30A1F">
      <w:pPr>
        <w:pStyle w:val="ListParagraph"/>
        <w:ind w:left="1440"/>
      </w:pPr>
    </w:p>
    <w:p w14:paraId="038ACDD3" w14:textId="77777777" w:rsidR="00E30A1F" w:rsidRDefault="00E30A1F" w:rsidP="00015C9A">
      <w:pPr>
        <w:pStyle w:val="ListParagraph"/>
        <w:numPr>
          <w:ilvl w:val="0"/>
          <w:numId w:val="34"/>
        </w:numPr>
        <w:rPr>
          <w:b/>
          <w:bCs/>
        </w:rPr>
      </w:pPr>
      <w:r w:rsidRPr="00824CCD">
        <w:rPr>
          <w:b/>
          <w:bCs/>
        </w:rPr>
        <w:t xml:space="preserve">Problem Reporting Procedures </w:t>
      </w:r>
    </w:p>
    <w:p w14:paraId="51DFF55B" w14:textId="77777777" w:rsidR="00E30A1F" w:rsidRPr="00824CCD" w:rsidRDefault="00E30A1F" w:rsidP="00E30A1F">
      <w:pPr>
        <w:pStyle w:val="ListParagraph"/>
      </w:pPr>
      <w:r w:rsidRPr="00824CCD">
        <w:t xml:space="preserve">In the event of an issue found during the testing of code, be that a bug or the code is not achieving any goals outlined then the developer should be alerted, and the push request must be denied with the reason for denial in the push response.  </w:t>
      </w:r>
    </w:p>
    <w:p w14:paraId="453AE52D" w14:textId="6B7A6775" w:rsidR="00E30A1F" w:rsidRDefault="00E30A1F" w:rsidP="001955F1">
      <w:pPr>
        <w:pStyle w:val="ListParagraph"/>
        <w:ind w:firstLine="720"/>
        <w:rPr>
          <w:b/>
          <w:bCs/>
        </w:rPr>
      </w:pPr>
      <w:r w:rsidRPr="00824CCD">
        <w:rPr>
          <w:b/>
          <w:bCs/>
        </w:rPr>
        <w:t xml:space="preserve">Noncompliance Reporting Procedures </w:t>
      </w:r>
    </w:p>
    <w:p w14:paraId="08312938" w14:textId="09A07C29" w:rsidR="00E30A1F" w:rsidRPr="00BD2953" w:rsidRDefault="00E30A1F" w:rsidP="00BD2953">
      <w:pPr>
        <w:pStyle w:val="ListParagraph"/>
        <w:ind w:left="1440"/>
      </w:pPr>
      <w:r w:rsidRPr="00824CCD">
        <w:t xml:space="preserve">Should a reported problem not be properly addressed after the code is submitted for testing when it has been denied once already, the code should be denied again, and the team lead or senior management should be informed of this noncompliance. Should this noncompliance occur regularly then it may result in an audit of the user's code. </w:t>
      </w:r>
    </w:p>
    <w:p w14:paraId="61070FB3" w14:textId="77777777" w:rsidR="00E30A1F" w:rsidRDefault="00E30A1F" w:rsidP="00015C9A">
      <w:pPr>
        <w:pStyle w:val="ListParagraph"/>
        <w:numPr>
          <w:ilvl w:val="0"/>
          <w:numId w:val="34"/>
        </w:numPr>
        <w:rPr>
          <w:b/>
          <w:bCs/>
        </w:rPr>
      </w:pPr>
      <w:r w:rsidRPr="00824CCD">
        <w:rPr>
          <w:b/>
          <w:bCs/>
        </w:rPr>
        <w:t xml:space="preserve">Quality Assurance Metrics </w:t>
      </w:r>
    </w:p>
    <w:p w14:paraId="66F2355E" w14:textId="77777777" w:rsidR="00E30A1F" w:rsidRDefault="00E30A1F" w:rsidP="00E30A1F">
      <w:pPr>
        <w:pStyle w:val="ListParagraph"/>
      </w:pPr>
      <w:r w:rsidRPr="00824CCD">
        <w:t xml:space="preserve">The following metrics will be used to measure the quality of our QA testing and to assist in ensuring our code is of professional standard. </w:t>
      </w:r>
    </w:p>
    <w:p w14:paraId="74F65433" w14:textId="77777777" w:rsidR="00E30A1F" w:rsidRPr="00824CCD" w:rsidRDefault="00E30A1F" w:rsidP="00015C9A">
      <w:pPr>
        <w:pStyle w:val="ListParagraph"/>
        <w:numPr>
          <w:ilvl w:val="0"/>
          <w:numId w:val="36"/>
        </w:numPr>
      </w:pPr>
      <w:r w:rsidRPr="00824CCD">
        <w:t xml:space="preserve">Test Execution: </w:t>
      </w:r>
    </w:p>
    <w:p w14:paraId="29092ECD" w14:textId="77777777" w:rsidR="00E30A1F" w:rsidRPr="00824CCD" w:rsidRDefault="00E30A1F" w:rsidP="00015C9A">
      <w:pPr>
        <w:pStyle w:val="ListParagraph"/>
        <w:numPr>
          <w:ilvl w:val="1"/>
          <w:numId w:val="36"/>
        </w:numPr>
      </w:pPr>
      <w:r w:rsidRPr="00824CCD">
        <w:t xml:space="preserve">Number of tests completed and their results. </w:t>
      </w:r>
    </w:p>
    <w:p w14:paraId="60553521" w14:textId="77777777" w:rsidR="00E30A1F" w:rsidRPr="00824CCD" w:rsidRDefault="00E30A1F" w:rsidP="00015C9A">
      <w:pPr>
        <w:pStyle w:val="ListParagraph"/>
        <w:numPr>
          <w:ilvl w:val="0"/>
          <w:numId w:val="36"/>
        </w:numPr>
      </w:pPr>
      <w:r w:rsidRPr="00824CCD">
        <w:t xml:space="preserve">Defect distribution: </w:t>
      </w:r>
    </w:p>
    <w:p w14:paraId="3FE417D8" w14:textId="77777777" w:rsidR="00E30A1F" w:rsidRPr="00824CCD" w:rsidRDefault="00E30A1F" w:rsidP="00015C9A">
      <w:pPr>
        <w:pStyle w:val="ListParagraph"/>
        <w:numPr>
          <w:ilvl w:val="1"/>
          <w:numId w:val="36"/>
        </w:numPr>
      </w:pPr>
      <w:r w:rsidRPr="00824CCD">
        <w:t xml:space="preserve">Types of flaws discovered during testing. </w:t>
      </w:r>
    </w:p>
    <w:p w14:paraId="2C737FAE" w14:textId="77777777" w:rsidR="00E30A1F" w:rsidRPr="00824CCD" w:rsidRDefault="00E30A1F" w:rsidP="00015C9A">
      <w:pPr>
        <w:pStyle w:val="ListParagraph"/>
        <w:numPr>
          <w:ilvl w:val="0"/>
          <w:numId w:val="36"/>
        </w:numPr>
      </w:pPr>
      <w:r w:rsidRPr="00824CCD">
        <w:t xml:space="preserve">Time to test: </w:t>
      </w:r>
    </w:p>
    <w:p w14:paraId="2735298D" w14:textId="1F508425" w:rsidR="00E30A1F" w:rsidRPr="00824CCD" w:rsidRDefault="00E30A1F" w:rsidP="00015C9A">
      <w:pPr>
        <w:pStyle w:val="ListParagraph"/>
        <w:numPr>
          <w:ilvl w:val="1"/>
          <w:numId w:val="36"/>
        </w:numPr>
      </w:pPr>
      <w:r w:rsidRPr="00824CCD">
        <w:lastRenderedPageBreak/>
        <w:t xml:space="preserve">Average time to test a selection of code. </w:t>
      </w:r>
    </w:p>
    <w:p w14:paraId="3D87BF05" w14:textId="77777777" w:rsidR="00E30A1F" w:rsidRDefault="00E30A1F" w:rsidP="00E30A1F">
      <w:pPr>
        <w:rPr>
          <w:b/>
          <w:bCs/>
        </w:rPr>
      </w:pPr>
      <w:r w:rsidRPr="00824CCD">
        <w:rPr>
          <w:b/>
          <w:bCs/>
        </w:rPr>
        <w:t xml:space="preserve">Quality Assurance Check List Forms </w:t>
      </w:r>
    </w:p>
    <w:p w14:paraId="1BB7F085" w14:textId="77777777" w:rsidR="00E30A1F" w:rsidRPr="00824CCD" w:rsidRDefault="00E30A1F" w:rsidP="00015C9A">
      <w:pPr>
        <w:pStyle w:val="ListParagraph"/>
        <w:numPr>
          <w:ilvl w:val="0"/>
          <w:numId w:val="37"/>
        </w:numPr>
        <w:rPr>
          <w:b/>
          <w:bCs/>
        </w:rPr>
      </w:pPr>
      <w:r w:rsidRPr="00824CCD">
        <w:t xml:space="preserve">Code is free of bugs. </w:t>
      </w:r>
    </w:p>
    <w:p w14:paraId="7A92DFA7" w14:textId="77777777" w:rsidR="00E30A1F" w:rsidRPr="00824CCD" w:rsidRDefault="00E30A1F" w:rsidP="00015C9A">
      <w:pPr>
        <w:pStyle w:val="ListParagraph"/>
        <w:numPr>
          <w:ilvl w:val="0"/>
          <w:numId w:val="37"/>
        </w:numPr>
      </w:pPr>
      <w:r w:rsidRPr="00824CCD">
        <w:t xml:space="preserve">Code achieves goals outlined. </w:t>
      </w:r>
    </w:p>
    <w:p w14:paraId="6F9AF27D" w14:textId="77777777" w:rsidR="00E30A1F" w:rsidRPr="00824CCD" w:rsidRDefault="00E30A1F" w:rsidP="00015C9A">
      <w:pPr>
        <w:pStyle w:val="ListParagraph"/>
        <w:numPr>
          <w:ilvl w:val="0"/>
          <w:numId w:val="37"/>
        </w:numPr>
      </w:pPr>
      <w:r w:rsidRPr="00824CCD">
        <w:t xml:space="preserve">System does not negatively interfere with other systems. </w:t>
      </w:r>
    </w:p>
    <w:p w14:paraId="786D6F26" w14:textId="76BB4F36" w:rsidR="00484C90" w:rsidRDefault="00E30A1F" w:rsidP="00015C9A">
      <w:pPr>
        <w:pStyle w:val="ListParagraph"/>
        <w:numPr>
          <w:ilvl w:val="0"/>
          <w:numId w:val="37"/>
        </w:numPr>
      </w:pPr>
      <w:r w:rsidRPr="00824CCD">
        <w:t>Code runs effectively and efficiently.</w:t>
      </w:r>
    </w:p>
    <w:p w14:paraId="2C156EF0" w14:textId="7703F720" w:rsidR="00484C90" w:rsidRDefault="00484C90" w:rsidP="00484C90">
      <w:pPr>
        <w:pStyle w:val="Heading2"/>
      </w:pPr>
      <w:r>
        <w:t xml:space="preserve">8.4 </w:t>
      </w:r>
      <w:r w:rsidR="00EA19D7">
        <w:t>Change Management Plan</w:t>
      </w:r>
    </w:p>
    <w:p w14:paraId="4D4DBCB0" w14:textId="084823C5" w:rsidR="00484C90" w:rsidRDefault="00484C90" w:rsidP="00484C90">
      <w:pPr>
        <w:jc w:val="both"/>
        <w:rPr>
          <w:rFonts w:cstheme="minorHAnsi"/>
          <w:b/>
        </w:rPr>
      </w:pPr>
      <w:r w:rsidRPr="00F554B0">
        <w:rPr>
          <w:rFonts w:cstheme="minorHAnsi"/>
          <w:b/>
        </w:rPr>
        <w:t>Prepared by:</w:t>
      </w:r>
      <w:r w:rsidRPr="00F554B0">
        <w:rPr>
          <w:rFonts w:cstheme="minorHAnsi"/>
          <w:b/>
        </w:rPr>
        <w:tab/>
      </w:r>
      <w:r>
        <w:rPr>
          <w:rFonts w:cstheme="minorHAnsi"/>
          <w:b/>
        </w:rPr>
        <w:t>Myles Hosken</w:t>
      </w:r>
    </w:p>
    <w:p w14:paraId="1EE3AE7A" w14:textId="77777777" w:rsidR="005E2A3E" w:rsidRPr="00FE676F" w:rsidRDefault="005E2A3E" w:rsidP="005E2A3E">
      <w:pPr>
        <w:pStyle w:val="NoSpacing"/>
        <w:rPr>
          <w:b/>
          <w:bCs/>
        </w:rPr>
      </w:pPr>
      <w:r w:rsidRPr="00FE676F">
        <w:rPr>
          <w:b/>
          <w:bCs/>
        </w:rPr>
        <w:t>Purpose of Change Management Plan:</w:t>
      </w:r>
    </w:p>
    <w:p w14:paraId="1FA939BE" w14:textId="63D667B7" w:rsidR="005E2A3E" w:rsidRDefault="005E2A3E" w:rsidP="00015C9A">
      <w:pPr>
        <w:pStyle w:val="NoSpacing"/>
        <w:numPr>
          <w:ilvl w:val="0"/>
          <w:numId w:val="38"/>
        </w:numPr>
      </w:pPr>
      <w:r>
        <w:t>This document aims to establish a structured and systematic approach to manage changes in the project.</w:t>
      </w:r>
    </w:p>
    <w:p w14:paraId="3A18E313" w14:textId="759C459D" w:rsidR="005E2A3E" w:rsidRDefault="005E2A3E" w:rsidP="00015C9A">
      <w:pPr>
        <w:pStyle w:val="NoSpacing"/>
        <w:numPr>
          <w:ilvl w:val="0"/>
          <w:numId w:val="38"/>
        </w:numPr>
      </w:pPr>
      <w:r>
        <w:t>It should include details on how to request, review, communicate, and implement changes in the project.</w:t>
      </w:r>
    </w:p>
    <w:p w14:paraId="67CC1A74" w14:textId="77777777" w:rsidR="005E2A3E" w:rsidRDefault="005E2A3E" w:rsidP="005E2A3E">
      <w:pPr>
        <w:pStyle w:val="NoSpacing"/>
      </w:pPr>
    </w:p>
    <w:p w14:paraId="1C1FCA15" w14:textId="77777777" w:rsidR="005E2A3E" w:rsidRPr="00FE676F" w:rsidRDefault="005E2A3E" w:rsidP="005E2A3E">
      <w:pPr>
        <w:pStyle w:val="NoSpacing"/>
        <w:rPr>
          <w:b/>
          <w:bCs/>
        </w:rPr>
      </w:pPr>
      <w:r w:rsidRPr="00FE676F">
        <w:rPr>
          <w:b/>
          <w:bCs/>
        </w:rPr>
        <w:t>Change Request Submission:</w:t>
      </w:r>
    </w:p>
    <w:p w14:paraId="0A98375D" w14:textId="596DC975" w:rsidR="005E2A3E" w:rsidRDefault="005E2A3E" w:rsidP="00015C9A">
      <w:pPr>
        <w:pStyle w:val="NoSpacing"/>
        <w:numPr>
          <w:ilvl w:val="0"/>
          <w:numId w:val="38"/>
        </w:numPr>
      </w:pPr>
      <w:r>
        <w:t xml:space="preserve">Change requests can be submitted by contacting the project manager to develop and implement an appropriate form for the change. </w:t>
      </w:r>
    </w:p>
    <w:p w14:paraId="0C9092F3" w14:textId="5E2C02A1" w:rsidR="005E2A3E" w:rsidRDefault="005E2A3E" w:rsidP="00015C9A">
      <w:pPr>
        <w:pStyle w:val="NoSpacing"/>
        <w:numPr>
          <w:ilvl w:val="0"/>
          <w:numId w:val="38"/>
        </w:numPr>
      </w:pPr>
      <w:r>
        <w:t>The form should include a detailed description of the requested change, the impact it will have on the project, and the reason behind the change.</w:t>
      </w:r>
    </w:p>
    <w:p w14:paraId="2162358B" w14:textId="77777777" w:rsidR="005E2A3E" w:rsidRDefault="005E2A3E" w:rsidP="005E2A3E">
      <w:pPr>
        <w:pStyle w:val="NoSpacing"/>
      </w:pPr>
    </w:p>
    <w:p w14:paraId="4FACD0FD" w14:textId="77777777" w:rsidR="005E2A3E" w:rsidRPr="00FE676F" w:rsidRDefault="005E2A3E" w:rsidP="005E2A3E">
      <w:pPr>
        <w:pStyle w:val="NoSpacing"/>
        <w:rPr>
          <w:b/>
          <w:bCs/>
        </w:rPr>
      </w:pPr>
      <w:r w:rsidRPr="00FE676F">
        <w:rPr>
          <w:b/>
          <w:bCs/>
        </w:rPr>
        <w:t>Change Request Review:</w:t>
      </w:r>
    </w:p>
    <w:p w14:paraId="33DA5C4B" w14:textId="01E46610" w:rsidR="005E2A3E" w:rsidRDefault="005E2A3E" w:rsidP="00015C9A">
      <w:pPr>
        <w:pStyle w:val="NoSpacing"/>
        <w:numPr>
          <w:ilvl w:val="0"/>
          <w:numId w:val="38"/>
        </w:numPr>
      </w:pPr>
      <w:r>
        <w:t>The project manager and technical lead (area specific) will review the change request.</w:t>
      </w:r>
    </w:p>
    <w:p w14:paraId="5B136FAD" w14:textId="04490F80" w:rsidR="005E2A3E" w:rsidRDefault="005E2A3E" w:rsidP="00015C9A">
      <w:pPr>
        <w:pStyle w:val="NoSpacing"/>
        <w:numPr>
          <w:ilvl w:val="0"/>
          <w:numId w:val="38"/>
        </w:numPr>
      </w:pPr>
      <w:r>
        <w:t>The review will consider the size, impact, and complexity of the change, as well as the project's schedule and budget.</w:t>
      </w:r>
    </w:p>
    <w:p w14:paraId="13B0362A" w14:textId="77777777" w:rsidR="005E2A3E" w:rsidRDefault="005E2A3E" w:rsidP="005E2A3E">
      <w:pPr>
        <w:pStyle w:val="NoSpacing"/>
      </w:pPr>
    </w:p>
    <w:p w14:paraId="6A1A9577" w14:textId="77777777" w:rsidR="005E2A3E" w:rsidRPr="00FE676F" w:rsidRDefault="005E2A3E" w:rsidP="005E2A3E">
      <w:pPr>
        <w:pStyle w:val="NoSpacing"/>
        <w:rPr>
          <w:b/>
          <w:bCs/>
        </w:rPr>
      </w:pPr>
      <w:r w:rsidRPr="00FE676F">
        <w:rPr>
          <w:b/>
          <w:bCs/>
        </w:rPr>
        <w:t>Change Communication:</w:t>
      </w:r>
    </w:p>
    <w:p w14:paraId="18E4D684" w14:textId="3AD602DF" w:rsidR="005E2A3E" w:rsidRDefault="005E2A3E" w:rsidP="00015C9A">
      <w:pPr>
        <w:pStyle w:val="NoSpacing"/>
        <w:numPr>
          <w:ilvl w:val="0"/>
          <w:numId w:val="38"/>
        </w:numPr>
      </w:pPr>
      <w:r>
        <w:t>The project manager will communicate the change and its outcome to all stakeholders through email or project management platform.</w:t>
      </w:r>
    </w:p>
    <w:p w14:paraId="1E064917" w14:textId="0EF3D243" w:rsidR="005E2A3E" w:rsidRDefault="005E2A3E" w:rsidP="00015C9A">
      <w:pPr>
        <w:pStyle w:val="NoSpacing"/>
        <w:numPr>
          <w:ilvl w:val="0"/>
          <w:numId w:val="38"/>
        </w:numPr>
      </w:pPr>
      <w:r>
        <w:t>The communication will include the reason for the change, its impact on the project, and any potential risks.</w:t>
      </w:r>
    </w:p>
    <w:p w14:paraId="722EC79A" w14:textId="77777777" w:rsidR="005E2A3E" w:rsidRDefault="005E2A3E" w:rsidP="005E2A3E">
      <w:pPr>
        <w:pStyle w:val="NoSpacing"/>
      </w:pPr>
    </w:p>
    <w:p w14:paraId="07AC4D65" w14:textId="77777777" w:rsidR="005E2A3E" w:rsidRPr="00FE676F" w:rsidRDefault="005E2A3E" w:rsidP="005E2A3E">
      <w:pPr>
        <w:pStyle w:val="NoSpacing"/>
        <w:rPr>
          <w:b/>
          <w:bCs/>
        </w:rPr>
      </w:pPr>
      <w:r w:rsidRPr="00FE676F">
        <w:rPr>
          <w:b/>
          <w:bCs/>
        </w:rPr>
        <w:t>Change Implementation Plan:</w:t>
      </w:r>
    </w:p>
    <w:p w14:paraId="7821C546" w14:textId="69ACADE7" w:rsidR="005E2A3E" w:rsidRDefault="005E2A3E" w:rsidP="00015C9A">
      <w:pPr>
        <w:pStyle w:val="NoSpacing"/>
        <w:numPr>
          <w:ilvl w:val="0"/>
          <w:numId w:val="38"/>
        </w:numPr>
      </w:pPr>
      <w:r>
        <w:t>If the change is approved, the project team will develop an implementation plan.</w:t>
      </w:r>
    </w:p>
    <w:p w14:paraId="2FA6AB85" w14:textId="77777777" w:rsidR="00A416F3" w:rsidRDefault="005E2A3E" w:rsidP="00015C9A">
      <w:pPr>
        <w:pStyle w:val="NoSpacing"/>
        <w:numPr>
          <w:ilvl w:val="0"/>
          <w:numId w:val="38"/>
        </w:numPr>
      </w:pPr>
      <w:r>
        <w:t>The plan will include details on how to implement the change, such as the scope, schedule, cost, labour, and technology requirements</w:t>
      </w:r>
      <w:r w:rsidR="00A416F3">
        <w:t>.</w:t>
      </w:r>
    </w:p>
    <w:p w14:paraId="429A075D" w14:textId="07F8FA4E" w:rsidR="005E2A3E" w:rsidRDefault="005E2A3E" w:rsidP="00015C9A">
      <w:pPr>
        <w:pStyle w:val="NoSpacing"/>
        <w:numPr>
          <w:ilvl w:val="0"/>
          <w:numId w:val="38"/>
        </w:numPr>
      </w:pPr>
      <w:r>
        <w:t xml:space="preserve">If the implementation plan is </w:t>
      </w:r>
      <w:r w:rsidR="00032BCC">
        <w:t>expected</w:t>
      </w:r>
      <w:r>
        <w:t xml:space="preserve"> to </w:t>
      </w:r>
      <w:r w:rsidR="00F40163">
        <w:t>affect</w:t>
      </w:r>
      <w:r>
        <w:t xml:space="preserve"> scheduling, this will be communicated to the client to be accepted. If it effects deliverable dates, this will also be established in the plan and communicated to the client before final approval.</w:t>
      </w:r>
    </w:p>
    <w:p w14:paraId="2A195B38" w14:textId="77777777" w:rsidR="005E2A3E" w:rsidRDefault="005E2A3E" w:rsidP="005E2A3E">
      <w:pPr>
        <w:pStyle w:val="NoSpacing"/>
      </w:pPr>
    </w:p>
    <w:p w14:paraId="29CD446B" w14:textId="77777777" w:rsidR="005E2A3E" w:rsidRPr="00FE676F" w:rsidRDefault="005E2A3E" w:rsidP="005E2A3E">
      <w:pPr>
        <w:pStyle w:val="NoSpacing"/>
        <w:rPr>
          <w:b/>
          <w:bCs/>
        </w:rPr>
      </w:pPr>
      <w:r w:rsidRPr="00FE676F">
        <w:rPr>
          <w:b/>
          <w:bCs/>
        </w:rPr>
        <w:t>Change Result Review:</w:t>
      </w:r>
    </w:p>
    <w:p w14:paraId="42C684E1" w14:textId="1FC7488E" w:rsidR="005E2A3E" w:rsidRDefault="005E2A3E" w:rsidP="00015C9A">
      <w:pPr>
        <w:pStyle w:val="NoSpacing"/>
        <w:numPr>
          <w:ilvl w:val="0"/>
          <w:numId w:val="38"/>
        </w:numPr>
      </w:pPr>
      <w:r>
        <w:t>The project manager and technical lead will review the results of the change to ensure it has met its objectives and delivered the expected changes.</w:t>
      </w:r>
    </w:p>
    <w:p w14:paraId="3B7CD8F0" w14:textId="69296AFA" w:rsidR="00EA19D7" w:rsidRPr="00A416F3" w:rsidRDefault="005E2A3E" w:rsidP="00015C9A">
      <w:pPr>
        <w:pStyle w:val="NoSpacing"/>
        <w:numPr>
          <w:ilvl w:val="0"/>
          <w:numId w:val="38"/>
        </w:numPr>
      </w:pPr>
      <w:r>
        <w:t>The review will include an assessment of the change's impact on the project, its stakeholders, and any other relevant factors.</w:t>
      </w:r>
    </w:p>
    <w:p w14:paraId="4C4360C8" w14:textId="77777777" w:rsidR="005E2A3E" w:rsidRDefault="005E2A3E" w:rsidP="00484C90">
      <w:pPr>
        <w:jc w:val="both"/>
        <w:rPr>
          <w:rFonts w:cstheme="minorHAnsi"/>
          <w:b/>
        </w:rPr>
      </w:pPr>
    </w:p>
    <w:p w14:paraId="68EABB74" w14:textId="781BA67C" w:rsidR="005E2A3E" w:rsidRDefault="005E2A3E" w:rsidP="005E2A3E">
      <w:pPr>
        <w:pStyle w:val="Heading2"/>
      </w:pPr>
      <w:r>
        <w:t>8.5 Change Request Form</w:t>
      </w:r>
      <w:r w:rsidR="00A416F3">
        <w:t xml:space="preserve"> Template</w:t>
      </w:r>
    </w:p>
    <w:p w14:paraId="53814D37" w14:textId="168B72D1" w:rsidR="00C065A1" w:rsidRPr="00A416F3" w:rsidRDefault="005E2A3E" w:rsidP="00A416F3">
      <w:pPr>
        <w:jc w:val="both"/>
        <w:rPr>
          <w:rFonts w:cstheme="minorHAnsi"/>
          <w:b/>
        </w:rPr>
      </w:pPr>
      <w:r w:rsidRPr="00F554B0">
        <w:rPr>
          <w:rFonts w:cstheme="minorHAnsi"/>
          <w:b/>
        </w:rPr>
        <w:t>Prepared by:</w:t>
      </w:r>
      <w:r w:rsidR="00E17741">
        <w:rPr>
          <w:rFonts w:cstheme="minorHAnsi"/>
          <w:b/>
        </w:rPr>
        <w:t xml:space="preserve"> </w:t>
      </w:r>
      <w:r>
        <w:rPr>
          <w:rFonts w:cstheme="minorHAnsi"/>
          <w:b/>
        </w:rPr>
        <w:t>Myles Hosken</w:t>
      </w:r>
    </w:p>
    <w:p w14:paraId="227C13D2" w14:textId="77777777" w:rsidR="00C065A1" w:rsidRDefault="00C065A1" w:rsidP="00C065A1">
      <w:r>
        <w:lastRenderedPageBreak/>
        <w:t>Project Name: Digital Twin</w:t>
      </w:r>
    </w:p>
    <w:p w14:paraId="0D1114CB" w14:textId="77777777" w:rsidR="00C065A1" w:rsidRDefault="00C065A1" w:rsidP="00C065A1">
      <w:r>
        <w:t xml:space="preserve">Date Request Submitted: </w:t>
      </w:r>
    </w:p>
    <w:p w14:paraId="63575762" w14:textId="77777777" w:rsidR="00C065A1" w:rsidRDefault="00C065A1" w:rsidP="00C065A1">
      <w:r>
        <w:t xml:space="preserve">Title of Change Request: </w:t>
      </w:r>
    </w:p>
    <w:p w14:paraId="28C027D0" w14:textId="77777777" w:rsidR="00C065A1" w:rsidRDefault="00C065A1" w:rsidP="00C065A1">
      <w:r>
        <w:t xml:space="preserve">Change Order Number: </w:t>
      </w:r>
    </w:p>
    <w:p w14:paraId="6EC42EE7" w14:textId="77777777" w:rsidR="00C065A1" w:rsidRDefault="00C065A1" w:rsidP="00C065A1">
      <w:r>
        <w:t xml:space="preserve">Submitted by: </w:t>
      </w:r>
    </w:p>
    <w:p w14:paraId="774833AC" w14:textId="77777777" w:rsidR="00C065A1" w:rsidRDefault="00C065A1" w:rsidP="00C065A1">
      <w:r>
        <w:t>Change Category:</w:t>
      </w:r>
    </w:p>
    <w:p w14:paraId="3CC72160" w14:textId="6FC8F0CC" w:rsidR="00C065A1" w:rsidRDefault="00C065A1" w:rsidP="00015C9A">
      <w:pPr>
        <w:pStyle w:val="ListParagraph"/>
        <w:numPr>
          <w:ilvl w:val="0"/>
          <w:numId w:val="32"/>
        </w:numPr>
      </w:pPr>
      <w:r>
        <w:t xml:space="preserve">Scope          </w:t>
      </w:r>
    </w:p>
    <w:p w14:paraId="566C3887" w14:textId="104DDCC2" w:rsidR="00C065A1" w:rsidRDefault="00C065A1" w:rsidP="00015C9A">
      <w:pPr>
        <w:pStyle w:val="ListParagraph"/>
        <w:numPr>
          <w:ilvl w:val="0"/>
          <w:numId w:val="32"/>
        </w:numPr>
      </w:pPr>
      <w:r>
        <w:t>Schedule</w:t>
      </w:r>
    </w:p>
    <w:p w14:paraId="67ABC993" w14:textId="3BC29E23" w:rsidR="00C065A1" w:rsidRDefault="00C065A1" w:rsidP="00015C9A">
      <w:pPr>
        <w:pStyle w:val="ListParagraph"/>
        <w:numPr>
          <w:ilvl w:val="0"/>
          <w:numId w:val="32"/>
        </w:numPr>
      </w:pPr>
      <w:r>
        <w:t>Cost</w:t>
      </w:r>
    </w:p>
    <w:p w14:paraId="555C3F76" w14:textId="51E95BD5" w:rsidR="00C065A1" w:rsidRDefault="00C065A1" w:rsidP="00015C9A">
      <w:pPr>
        <w:pStyle w:val="ListParagraph"/>
        <w:numPr>
          <w:ilvl w:val="0"/>
          <w:numId w:val="32"/>
        </w:numPr>
      </w:pPr>
      <w:r>
        <w:t xml:space="preserve">Technology </w:t>
      </w:r>
    </w:p>
    <w:p w14:paraId="56F57841" w14:textId="6865C75E" w:rsidR="00A416F3" w:rsidRDefault="00C065A1" w:rsidP="00015C9A">
      <w:pPr>
        <w:pStyle w:val="ListParagraph"/>
        <w:numPr>
          <w:ilvl w:val="0"/>
          <w:numId w:val="32"/>
        </w:numPr>
      </w:pPr>
      <w:r>
        <w:t>Other</w:t>
      </w:r>
    </w:p>
    <w:p w14:paraId="097255A4" w14:textId="671E1D4E" w:rsidR="00C065A1" w:rsidRDefault="00C065A1" w:rsidP="00C065A1">
      <w:r>
        <w:t>Description of change requested:</w:t>
      </w:r>
    </w:p>
    <w:p w14:paraId="0DECCCAA" w14:textId="77777777" w:rsidR="00A416F3" w:rsidRDefault="00A416F3" w:rsidP="00C065A1"/>
    <w:p w14:paraId="4005431C" w14:textId="30533D7D" w:rsidR="00C065A1" w:rsidRDefault="00C065A1" w:rsidP="00C065A1">
      <w:r>
        <w:t xml:space="preserve">Events that made this change necessary or desirable: </w:t>
      </w:r>
    </w:p>
    <w:p w14:paraId="0C4B435C" w14:textId="77777777" w:rsidR="00E17741" w:rsidRDefault="00E17741" w:rsidP="00C065A1"/>
    <w:p w14:paraId="24EC62A4" w14:textId="77777777" w:rsidR="00C065A1" w:rsidRDefault="00C065A1" w:rsidP="00C065A1">
      <w:r>
        <w:t>Justification for the change/why it is needed/desired to continue/complete the project:</w:t>
      </w:r>
    </w:p>
    <w:p w14:paraId="1B90F36A" w14:textId="77777777" w:rsidR="00C065A1" w:rsidRDefault="00C065A1" w:rsidP="00C065A1"/>
    <w:p w14:paraId="22D6E813" w14:textId="77777777" w:rsidR="00C065A1" w:rsidRDefault="00C065A1" w:rsidP="00C065A1">
      <w:r>
        <w:t>Impact of the proposed change on:</w:t>
      </w:r>
    </w:p>
    <w:p w14:paraId="2991EE15" w14:textId="77777777" w:rsidR="00C065A1" w:rsidRDefault="00C065A1" w:rsidP="00C065A1">
      <w:r>
        <w:t>Scope: [Explain how the change will impact the scope of the project]</w:t>
      </w:r>
    </w:p>
    <w:p w14:paraId="5E67528D" w14:textId="77777777" w:rsidR="00C065A1" w:rsidRDefault="00C065A1" w:rsidP="00C065A1">
      <w:r>
        <w:t>Schedule: [Explain how the change will impact the project schedule]</w:t>
      </w:r>
    </w:p>
    <w:p w14:paraId="3CD6CA88" w14:textId="77777777" w:rsidR="00C065A1" w:rsidRDefault="00C065A1" w:rsidP="00C065A1">
      <w:r>
        <w:t>Cost: [Explain how the change will impact the project cost]</w:t>
      </w:r>
    </w:p>
    <w:p w14:paraId="17249F0C" w14:textId="77777777" w:rsidR="00C065A1" w:rsidRDefault="00C065A1" w:rsidP="00C065A1">
      <w:r>
        <w:t>Staffing: [Explain how the change will impact project staffing]</w:t>
      </w:r>
    </w:p>
    <w:p w14:paraId="72F64874" w14:textId="77777777" w:rsidR="00C065A1" w:rsidRDefault="00C065A1" w:rsidP="00C065A1">
      <w:r>
        <w:t>Risk: [Explain any new risks that may arise from the change]</w:t>
      </w:r>
    </w:p>
    <w:p w14:paraId="6D4673B6" w14:textId="77777777" w:rsidR="00C065A1" w:rsidRDefault="00C065A1" w:rsidP="00C065A1">
      <w:r>
        <w:t>Other: [Explain any other impacts of the proposed change]</w:t>
      </w:r>
    </w:p>
    <w:p w14:paraId="42D20AC6" w14:textId="77777777" w:rsidR="00C065A1" w:rsidRDefault="00C065A1" w:rsidP="00C065A1"/>
    <w:p w14:paraId="01B87666" w14:textId="0963DEDA" w:rsidR="0072177F" w:rsidRDefault="00C065A1" w:rsidP="005B0969">
      <w:r>
        <w:t>Suggested implementation if the change request is approved:</w:t>
      </w:r>
    </w:p>
    <w:p w14:paraId="4DD11C9D" w14:textId="4086780E" w:rsidR="00760085" w:rsidRPr="00760085" w:rsidRDefault="00C36950" w:rsidP="00760085">
      <w:pPr>
        <w:pStyle w:val="Heading2"/>
      </w:pPr>
      <w:r>
        <w:t xml:space="preserve">9.1 </w:t>
      </w:r>
      <w:r w:rsidR="00130CC4">
        <w:t>Milestone Report</w:t>
      </w:r>
    </w:p>
    <w:p w14:paraId="3DC5106F" w14:textId="75EEBEF4" w:rsidR="00760085" w:rsidRPr="00760085" w:rsidRDefault="00760085" w:rsidP="00760085">
      <w:pPr>
        <w:rPr>
          <w:b/>
          <w:bCs/>
        </w:rPr>
      </w:pPr>
      <w:r>
        <w:rPr>
          <w:b/>
          <w:bCs/>
        </w:rPr>
        <w:t>Prepared by:</w:t>
      </w:r>
      <w:r>
        <w:tab/>
        <w:t>Harshil Patel</w:t>
      </w:r>
      <w:r>
        <w:tab/>
      </w:r>
      <w:r>
        <w:tab/>
      </w:r>
      <w:r>
        <w:tab/>
      </w:r>
      <w:r>
        <w:tab/>
      </w:r>
      <w:r>
        <w:tab/>
      </w:r>
      <w:r>
        <w:rPr>
          <w:b/>
          <w:bCs/>
        </w:rPr>
        <w:t>Date: 20/03/2023</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8"/>
        <w:gridCol w:w="1278"/>
        <w:gridCol w:w="991"/>
        <w:gridCol w:w="1315"/>
        <w:gridCol w:w="3084"/>
      </w:tblGrid>
      <w:tr w:rsidR="00760085" w14:paraId="5BDF303D" w14:textId="77777777" w:rsidTr="00760085">
        <w:tc>
          <w:tcPr>
            <w:tcW w:w="2262" w:type="dxa"/>
          </w:tcPr>
          <w:p w14:paraId="4C144665" w14:textId="77777777" w:rsidR="00760085" w:rsidRDefault="00760085">
            <w:r>
              <w:rPr>
                <w:b/>
                <w:bCs/>
              </w:rPr>
              <w:t>Milestone</w:t>
            </w:r>
          </w:p>
        </w:tc>
        <w:tc>
          <w:tcPr>
            <w:tcW w:w="1278" w:type="dxa"/>
          </w:tcPr>
          <w:p w14:paraId="40DD62E3" w14:textId="77777777" w:rsidR="00760085" w:rsidRDefault="00760085">
            <w:r>
              <w:rPr>
                <w:b/>
                <w:bCs/>
              </w:rPr>
              <w:t>Date</w:t>
            </w:r>
          </w:p>
        </w:tc>
        <w:tc>
          <w:tcPr>
            <w:tcW w:w="991" w:type="dxa"/>
          </w:tcPr>
          <w:p w14:paraId="08278246" w14:textId="77777777" w:rsidR="00760085" w:rsidRDefault="00760085">
            <w:r>
              <w:rPr>
                <w:b/>
                <w:bCs/>
              </w:rPr>
              <w:t>Status</w:t>
            </w:r>
          </w:p>
        </w:tc>
        <w:tc>
          <w:tcPr>
            <w:tcW w:w="1305" w:type="dxa"/>
          </w:tcPr>
          <w:p w14:paraId="6EBD68CE" w14:textId="77777777" w:rsidR="00760085" w:rsidRDefault="00760085">
            <w:r>
              <w:rPr>
                <w:b/>
                <w:bCs/>
              </w:rPr>
              <w:t>Responsible</w:t>
            </w:r>
          </w:p>
        </w:tc>
        <w:tc>
          <w:tcPr>
            <w:tcW w:w="3090" w:type="dxa"/>
          </w:tcPr>
          <w:p w14:paraId="736A9B92" w14:textId="77777777" w:rsidR="00760085" w:rsidRDefault="00760085">
            <w:r>
              <w:rPr>
                <w:b/>
                <w:bCs/>
              </w:rPr>
              <w:t>Issues/Comments</w:t>
            </w:r>
          </w:p>
        </w:tc>
      </w:tr>
      <w:tr w:rsidR="00760085" w14:paraId="2AB3CB19" w14:textId="77777777" w:rsidTr="00760085">
        <w:tc>
          <w:tcPr>
            <w:tcW w:w="2262" w:type="dxa"/>
          </w:tcPr>
          <w:p w14:paraId="1C4A8C46" w14:textId="77777777" w:rsidR="00760085" w:rsidRPr="00760085" w:rsidRDefault="00760085">
            <w:pPr>
              <w:rPr>
                <w:iCs/>
              </w:rPr>
            </w:pPr>
            <w:r w:rsidRPr="00760085">
              <w:rPr>
                <w:iCs/>
              </w:rPr>
              <w:t>Proposal Presentation</w:t>
            </w:r>
          </w:p>
        </w:tc>
        <w:tc>
          <w:tcPr>
            <w:tcW w:w="1278" w:type="dxa"/>
          </w:tcPr>
          <w:p w14:paraId="72F4136C" w14:textId="77777777" w:rsidR="00760085" w:rsidRPr="00760085" w:rsidRDefault="00760085">
            <w:pPr>
              <w:rPr>
                <w:iCs/>
              </w:rPr>
            </w:pPr>
            <w:r w:rsidRPr="00760085">
              <w:rPr>
                <w:iCs/>
              </w:rPr>
              <w:t>07/04/2023</w:t>
            </w:r>
          </w:p>
        </w:tc>
        <w:tc>
          <w:tcPr>
            <w:tcW w:w="991" w:type="dxa"/>
          </w:tcPr>
          <w:p w14:paraId="189A06B4" w14:textId="77777777" w:rsidR="00760085" w:rsidRPr="00760085" w:rsidRDefault="00760085">
            <w:pPr>
              <w:rPr>
                <w:iCs/>
              </w:rPr>
            </w:pPr>
            <w:r w:rsidRPr="00760085">
              <w:rPr>
                <w:iCs/>
              </w:rPr>
              <w:t>Running</w:t>
            </w:r>
          </w:p>
        </w:tc>
        <w:tc>
          <w:tcPr>
            <w:tcW w:w="1305" w:type="dxa"/>
          </w:tcPr>
          <w:p w14:paraId="67FFF397" w14:textId="77777777" w:rsidR="00760085" w:rsidRPr="00760085" w:rsidRDefault="00760085">
            <w:pPr>
              <w:rPr>
                <w:iCs/>
              </w:rPr>
            </w:pPr>
            <w:r w:rsidRPr="00760085">
              <w:rPr>
                <w:iCs/>
              </w:rPr>
              <w:t>Whole Team</w:t>
            </w:r>
          </w:p>
        </w:tc>
        <w:tc>
          <w:tcPr>
            <w:tcW w:w="3090" w:type="dxa"/>
          </w:tcPr>
          <w:p w14:paraId="6130DDA4" w14:textId="77777777" w:rsidR="00760085" w:rsidRPr="00760085" w:rsidRDefault="00760085">
            <w:pPr>
              <w:rPr>
                <w:iCs/>
              </w:rPr>
            </w:pPr>
          </w:p>
        </w:tc>
      </w:tr>
      <w:tr w:rsidR="00760085" w14:paraId="178FD346" w14:textId="77777777" w:rsidTr="00760085">
        <w:tc>
          <w:tcPr>
            <w:tcW w:w="2262" w:type="dxa"/>
          </w:tcPr>
          <w:p w14:paraId="4E8354D9" w14:textId="77777777" w:rsidR="00760085" w:rsidRPr="00760085" w:rsidRDefault="00760085">
            <w:pPr>
              <w:rPr>
                <w:iCs/>
              </w:rPr>
            </w:pPr>
            <w:r w:rsidRPr="00760085">
              <w:rPr>
                <w:iCs/>
              </w:rPr>
              <w:t>Project Proposal Deadline</w:t>
            </w:r>
          </w:p>
        </w:tc>
        <w:tc>
          <w:tcPr>
            <w:tcW w:w="1278" w:type="dxa"/>
          </w:tcPr>
          <w:p w14:paraId="1F5AEFB6" w14:textId="77777777" w:rsidR="00760085" w:rsidRPr="00760085" w:rsidRDefault="00760085">
            <w:pPr>
              <w:rPr>
                <w:iCs/>
              </w:rPr>
            </w:pPr>
            <w:r w:rsidRPr="00760085">
              <w:rPr>
                <w:iCs/>
              </w:rPr>
              <w:t>07/04/2023</w:t>
            </w:r>
          </w:p>
        </w:tc>
        <w:tc>
          <w:tcPr>
            <w:tcW w:w="991" w:type="dxa"/>
          </w:tcPr>
          <w:p w14:paraId="7EAADBA6" w14:textId="77777777" w:rsidR="00760085" w:rsidRPr="00760085" w:rsidRDefault="00760085">
            <w:pPr>
              <w:rPr>
                <w:iCs/>
              </w:rPr>
            </w:pPr>
            <w:r w:rsidRPr="00760085">
              <w:rPr>
                <w:iCs/>
              </w:rPr>
              <w:t>Running</w:t>
            </w:r>
          </w:p>
        </w:tc>
        <w:tc>
          <w:tcPr>
            <w:tcW w:w="1305" w:type="dxa"/>
          </w:tcPr>
          <w:p w14:paraId="7BB97AE5" w14:textId="77777777" w:rsidR="00760085" w:rsidRPr="00760085" w:rsidRDefault="00760085">
            <w:pPr>
              <w:rPr>
                <w:iCs/>
              </w:rPr>
            </w:pPr>
            <w:r w:rsidRPr="00760085">
              <w:rPr>
                <w:iCs/>
              </w:rPr>
              <w:t>Whole Team</w:t>
            </w:r>
          </w:p>
        </w:tc>
        <w:tc>
          <w:tcPr>
            <w:tcW w:w="3090" w:type="dxa"/>
          </w:tcPr>
          <w:p w14:paraId="15AC8C52" w14:textId="77777777" w:rsidR="00760085" w:rsidRPr="00760085" w:rsidRDefault="00760085">
            <w:pPr>
              <w:rPr>
                <w:iCs/>
              </w:rPr>
            </w:pPr>
          </w:p>
        </w:tc>
      </w:tr>
      <w:tr w:rsidR="00760085" w14:paraId="74F63FBD" w14:textId="77777777" w:rsidTr="00760085">
        <w:tc>
          <w:tcPr>
            <w:tcW w:w="2262" w:type="dxa"/>
          </w:tcPr>
          <w:p w14:paraId="03A8E1BA" w14:textId="77777777" w:rsidR="00760085" w:rsidRPr="00760085" w:rsidRDefault="00760085">
            <w:pPr>
              <w:rPr>
                <w:iCs/>
              </w:rPr>
            </w:pPr>
            <w:r w:rsidRPr="00760085">
              <w:rPr>
                <w:iCs/>
              </w:rPr>
              <w:lastRenderedPageBreak/>
              <w:t>Mid-Semester 1 Break Starts</w:t>
            </w:r>
          </w:p>
        </w:tc>
        <w:tc>
          <w:tcPr>
            <w:tcW w:w="1278" w:type="dxa"/>
          </w:tcPr>
          <w:p w14:paraId="00E84004" w14:textId="77777777" w:rsidR="00760085" w:rsidRPr="00760085" w:rsidRDefault="00760085">
            <w:pPr>
              <w:rPr>
                <w:iCs/>
              </w:rPr>
            </w:pPr>
            <w:r w:rsidRPr="00760085">
              <w:rPr>
                <w:iCs/>
              </w:rPr>
              <w:t>07/04/2023</w:t>
            </w:r>
          </w:p>
        </w:tc>
        <w:tc>
          <w:tcPr>
            <w:tcW w:w="991" w:type="dxa"/>
          </w:tcPr>
          <w:p w14:paraId="68EC89B4" w14:textId="77777777" w:rsidR="00760085" w:rsidRPr="00760085" w:rsidRDefault="00760085">
            <w:pPr>
              <w:rPr>
                <w:iCs/>
              </w:rPr>
            </w:pPr>
          </w:p>
        </w:tc>
        <w:tc>
          <w:tcPr>
            <w:tcW w:w="1305" w:type="dxa"/>
          </w:tcPr>
          <w:p w14:paraId="556BBDB2" w14:textId="77777777" w:rsidR="00760085" w:rsidRPr="00760085" w:rsidRDefault="00760085">
            <w:pPr>
              <w:rPr>
                <w:iCs/>
              </w:rPr>
            </w:pPr>
          </w:p>
        </w:tc>
        <w:tc>
          <w:tcPr>
            <w:tcW w:w="3090" w:type="dxa"/>
          </w:tcPr>
          <w:p w14:paraId="21592BE9" w14:textId="77777777" w:rsidR="00760085" w:rsidRPr="00760085" w:rsidRDefault="00760085">
            <w:pPr>
              <w:rPr>
                <w:iCs/>
              </w:rPr>
            </w:pPr>
            <w:r w:rsidRPr="00760085">
              <w:rPr>
                <w:iCs/>
              </w:rPr>
              <w:t>The start of mid- semester break</w:t>
            </w:r>
          </w:p>
        </w:tc>
      </w:tr>
      <w:tr w:rsidR="00760085" w14:paraId="791A4D0B" w14:textId="77777777" w:rsidTr="00760085">
        <w:tc>
          <w:tcPr>
            <w:tcW w:w="2262" w:type="dxa"/>
          </w:tcPr>
          <w:p w14:paraId="25F83B69" w14:textId="77777777" w:rsidR="00760085" w:rsidRPr="00760085" w:rsidRDefault="00760085">
            <w:pPr>
              <w:rPr>
                <w:iCs/>
              </w:rPr>
            </w:pPr>
            <w:r w:rsidRPr="00760085">
              <w:rPr>
                <w:iCs/>
              </w:rPr>
              <w:t>Mid-Semester 1 Break Ends</w:t>
            </w:r>
          </w:p>
        </w:tc>
        <w:tc>
          <w:tcPr>
            <w:tcW w:w="1278" w:type="dxa"/>
          </w:tcPr>
          <w:p w14:paraId="3F0BE776" w14:textId="77777777" w:rsidR="00760085" w:rsidRPr="00760085" w:rsidRDefault="00760085">
            <w:pPr>
              <w:rPr>
                <w:iCs/>
              </w:rPr>
            </w:pPr>
            <w:r w:rsidRPr="00760085">
              <w:rPr>
                <w:iCs/>
              </w:rPr>
              <w:t>21/04/2023</w:t>
            </w:r>
          </w:p>
        </w:tc>
        <w:tc>
          <w:tcPr>
            <w:tcW w:w="991" w:type="dxa"/>
          </w:tcPr>
          <w:p w14:paraId="46BB7C2C" w14:textId="77777777" w:rsidR="00760085" w:rsidRPr="00760085" w:rsidRDefault="00760085">
            <w:pPr>
              <w:rPr>
                <w:iCs/>
              </w:rPr>
            </w:pPr>
          </w:p>
        </w:tc>
        <w:tc>
          <w:tcPr>
            <w:tcW w:w="1305" w:type="dxa"/>
          </w:tcPr>
          <w:p w14:paraId="219789D0" w14:textId="77777777" w:rsidR="00760085" w:rsidRPr="00760085" w:rsidRDefault="00760085">
            <w:pPr>
              <w:rPr>
                <w:iCs/>
              </w:rPr>
            </w:pPr>
          </w:p>
        </w:tc>
        <w:tc>
          <w:tcPr>
            <w:tcW w:w="3090" w:type="dxa"/>
          </w:tcPr>
          <w:p w14:paraId="4D8EC4A2" w14:textId="77777777" w:rsidR="00760085" w:rsidRPr="00760085" w:rsidRDefault="00760085">
            <w:pPr>
              <w:rPr>
                <w:iCs/>
              </w:rPr>
            </w:pPr>
            <w:r w:rsidRPr="00760085">
              <w:rPr>
                <w:iCs/>
              </w:rPr>
              <w:t>The end of mid- semester break</w:t>
            </w:r>
          </w:p>
        </w:tc>
      </w:tr>
      <w:tr w:rsidR="00760085" w14:paraId="051E0C09" w14:textId="77777777" w:rsidTr="00760085">
        <w:tc>
          <w:tcPr>
            <w:tcW w:w="2262" w:type="dxa"/>
          </w:tcPr>
          <w:p w14:paraId="010AA92B" w14:textId="77777777" w:rsidR="00760085" w:rsidRPr="00760085" w:rsidRDefault="00760085">
            <w:pPr>
              <w:rPr>
                <w:iCs/>
              </w:rPr>
            </w:pPr>
            <w:r w:rsidRPr="00760085">
              <w:rPr>
                <w:iCs/>
              </w:rPr>
              <w:t>Mid-term Review</w:t>
            </w:r>
          </w:p>
        </w:tc>
        <w:tc>
          <w:tcPr>
            <w:tcW w:w="1278" w:type="dxa"/>
          </w:tcPr>
          <w:p w14:paraId="11088801" w14:textId="77777777" w:rsidR="00760085" w:rsidRPr="00760085" w:rsidRDefault="00760085">
            <w:pPr>
              <w:rPr>
                <w:iCs/>
              </w:rPr>
            </w:pPr>
            <w:r w:rsidRPr="00760085">
              <w:rPr>
                <w:iCs/>
              </w:rPr>
              <w:t>02/06/2023</w:t>
            </w:r>
          </w:p>
        </w:tc>
        <w:tc>
          <w:tcPr>
            <w:tcW w:w="991" w:type="dxa"/>
          </w:tcPr>
          <w:p w14:paraId="0F563661" w14:textId="77777777" w:rsidR="00760085" w:rsidRPr="00760085" w:rsidRDefault="00760085">
            <w:pPr>
              <w:rPr>
                <w:iCs/>
              </w:rPr>
            </w:pPr>
            <w:r w:rsidRPr="00760085">
              <w:rPr>
                <w:iCs/>
              </w:rPr>
              <w:t>Running</w:t>
            </w:r>
          </w:p>
        </w:tc>
        <w:tc>
          <w:tcPr>
            <w:tcW w:w="1305" w:type="dxa"/>
          </w:tcPr>
          <w:p w14:paraId="7970E610" w14:textId="77777777" w:rsidR="00760085" w:rsidRPr="00760085" w:rsidRDefault="00760085">
            <w:pPr>
              <w:rPr>
                <w:iCs/>
              </w:rPr>
            </w:pPr>
            <w:r w:rsidRPr="00760085">
              <w:rPr>
                <w:iCs/>
              </w:rPr>
              <w:t>Whole Team</w:t>
            </w:r>
          </w:p>
        </w:tc>
        <w:tc>
          <w:tcPr>
            <w:tcW w:w="3090" w:type="dxa"/>
          </w:tcPr>
          <w:p w14:paraId="7B36EC8E" w14:textId="77777777" w:rsidR="00760085" w:rsidRPr="00760085" w:rsidRDefault="00760085">
            <w:pPr>
              <w:rPr>
                <w:iCs/>
              </w:rPr>
            </w:pPr>
          </w:p>
        </w:tc>
      </w:tr>
      <w:tr w:rsidR="00760085" w14:paraId="2A185ADF" w14:textId="77777777" w:rsidTr="00760085">
        <w:tc>
          <w:tcPr>
            <w:tcW w:w="2262" w:type="dxa"/>
          </w:tcPr>
          <w:p w14:paraId="6CC05FE7" w14:textId="77777777" w:rsidR="00760085" w:rsidRPr="00760085" w:rsidRDefault="00760085">
            <w:pPr>
              <w:rPr>
                <w:iCs/>
              </w:rPr>
            </w:pPr>
            <w:r w:rsidRPr="00760085">
              <w:rPr>
                <w:iCs/>
              </w:rPr>
              <w:t>Semester 1 Break Starts</w:t>
            </w:r>
          </w:p>
        </w:tc>
        <w:tc>
          <w:tcPr>
            <w:tcW w:w="1278" w:type="dxa"/>
          </w:tcPr>
          <w:p w14:paraId="2B2C0852" w14:textId="77777777" w:rsidR="00760085" w:rsidRPr="00760085" w:rsidRDefault="00760085">
            <w:pPr>
              <w:rPr>
                <w:iCs/>
              </w:rPr>
            </w:pPr>
            <w:r w:rsidRPr="00760085">
              <w:rPr>
                <w:iCs/>
              </w:rPr>
              <w:t>23/06/2023</w:t>
            </w:r>
          </w:p>
        </w:tc>
        <w:tc>
          <w:tcPr>
            <w:tcW w:w="991" w:type="dxa"/>
          </w:tcPr>
          <w:p w14:paraId="5347FEBD" w14:textId="77777777" w:rsidR="00760085" w:rsidRPr="00760085" w:rsidRDefault="00760085">
            <w:pPr>
              <w:rPr>
                <w:iCs/>
              </w:rPr>
            </w:pPr>
          </w:p>
        </w:tc>
        <w:tc>
          <w:tcPr>
            <w:tcW w:w="1305" w:type="dxa"/>
          </w:tcPr>
          <w:p w14:paraId="0C048768" w14:textId="77777777" w:rsidR="00760085" w:rsidRPr="00760085" w:rsidRDefault="00760085">
            <w:pPr>
              <w:rPr>
                <w:iCs/>
              </w:rPr>
            </w:pPr>
          </w:p>
        </w:tc>
        <w:tc>
          <w:tcPr>
            <w:tcW w:w="3090" w:type="dxa"/>
          </w:tcPr>
          <w:p w14:paraId="24CB6618" w14:textId="77777777" w:rsidR="00760085" w:rsidRPr="00760085" w:rsidRDefault="00760085">
            <w:pPr>
              <w:rPr>
                <w:iCs/>
              </w:rPr>
            </w:pPr>
            <w:r w:rsidRPr="00760085">
              <w:rPr>
                <w:iCs/>
              </w:rPr>
              <w:t>The start of semester break</w:t>
            </w:r>
          </w:p>
        </w:tc>
      </w:tr>
      <w:tr w:rsidR="00760085" w14:paraId="1CA690B0" w14:textId="77777777" w:rsidTr="00760085">
        <w:tc>
          <w:tcPr>
            <w:tcW w:w="2262" w:type="dxa"/>
          </w:tcPr>
          <w:p w14:paraId="0362E0AD" w14:textId="77777777" w:rsidR="00760085" w:rsidRPr="00760085" w:rsidRDefault="00760085">
            <w:pPr>
              <w:rPr>
                <w:iCs/>
              </w:rPr>
            </w:pPr>
            <w:r w:rsidRPr="00760085">
              <w:rPr>
                <w:iCs/>
              </w:rPr>
              <w:t>Semester 1 Break Ends</w:t>
            </w:r>
          </w:p>
        </w:tc>
        <w:tc>
          <w:tcPr>
            <w:tcW w:w="1278" w:type="dxa"/>
          </w:tcPr>
          <w:p w14:paraId="03520127" w14:textId="77777777" w:rsidR="00760085" w:rsidRPr="00760085" w:rsidRDefault="00760085">
            <w:pPr>
              <w:rPr>
                <w:iCs/>
              </w:rPr>
            </w:pPr>
            <w:r w:rsidRPr="00760085">
              <w:rPr>
                <w:iCs/>
              </w:rPr>
              <w:t>17/07/2023</w:t>
            </w:r>
          </w:p>
        </w:tc>
        <w:tc>
          <w:tcPr>
            <w:tcW w:w="991" w:type="dxa"/>
          </w:tcPr>
          <w:p w14:paraId="7C02E066" w14:textId="77777777" w:rsidR="00760085" w:rsidRPr="00760085" w:rsidRDefault="00760085">
            <w:pPr>
              <w:rPr>
                <w:iCs/>
              </w:rPr>
            </w:pPr>
          </w:p>
        </w:tc>
        <w:tc>
          <w:tcPr>
            <w:tcW w:w="1305" w:type="dxa"/>
          </w:tcPr>
          <w:p w14:paraId="1567A1D8" w14:textId="77777777" w:rsidR="00760085" w:rsidRPr="00760085" w:rsidRDefault="00760085">
            <w:pPr>
              <w:rPr>
                <w:iCs/>
              </w:rPr>
            </w:pPr>
          </w:p>
        </w:tc>
        <w:tc>
          <w:tcPr>
            <w:tcW w:w="3090" w:type="dxa"/>
          </w:tcPr>
          <w:p w14:paraId="43B89E88" w14:textId="77777777" w:rsidR="00760085" w:rsidRPr="00760085" w:rsidRDefault="00760085">
            <w:pPr>
              <w:rPr>
                <w:iCs/>
              </w:rPr>
            </w:pPr>
            <w:r w:rsidRPr="00760085">
              <w:rPr>
                <w:iCs/>
              </w:rPr>
              <w:t>The end of semester break</w:t>
            </w:r>
          </w:p>
        </w:tc>
      </w:tr>
      <w:tr w:rsidR="00760085" w14:paraId="13ED1544" w14:textId="77777777" w:rsidTr="00760085">
        <w:tc>
          <w:tcPr>
            <w:tcW w:w="2262" w:type="dxa"/>
          </w:tcPr>
          <w:p w14:paraId="3D097C24" w14:textId="77777777" w:rsidR="00760085" w:rsidRPr="00760085" w:rsidRDefault="00760085">
            <w:pPr>
              <w:rPr>
                <w:iCs/>
              </w:rPr>
            </w:pPr>
            <w:r w:rsidRPr="00760085">
              <w:rPr>
                <w:iCs/>
              </w:rPr>
              <w:t>Mid-Semester 2 Break Starts</w:t>
            </w:r>
          </w:p>
        </w:tc>
        <w:tc>
          <w:tcPr>
            <w:tcW w:w="1278" w:type="dxa"/>
          </w:tcPr>
          <w:p w14:paraId="2FEC4081" w14:textId="77777777" w:rsidR="00760085" w:rsidRPr="00760085" w:rsidRDefault="00760085">
            <w:pPr>
              <w:rPr>
                <w:iCs/>
              </w:rPr>
            </w:pPr>
            <w:r w:rsidRPr="00760085">
              <w:rPr>
                <w:iCs/>
              </w:rPr>
              <w:t>04/09/2023</w:t>
            </w:r>
          </w:p>
        </w:tc>
        <w:tc>
          <w:tcPr>
            <w:tcW w:w="991" w:type="dxa"/>
          </w:tcPr>
          <w:p w14:paraId="15735D06" w14:textId="77777777" w:rsidR="00760085" w:rsidRPr="00760085" w:rsidRDefault="00760085">
            <w:pPr>
              <w:rPr>
                <w:iCs/>
              </w:rPr>
            </w:pPr>
          </w:p>
        </w:tc>
        <w:tc>
          <w:tcPr>
            <w:tcW w:w="1305" w:type="dxa"/>
          </w:tcPr>
          <w:p w14:paraId="05C45F96" w14:textId="77777777" w:rsidR="00760085" w:rsidRPr="00760085" w:rsidRDefault="00760085">
            <w:pPr>
              <w:rPr>
                <w:iCs/>
              </w:rPr>
            </w:pPr>
          </w:p>
        </w:tc>
        <w:tc>
          <w:tcPr>
            <w:tcW w:w="3090" w:type="dxa"/>
          </w:tcPr>
          <w:p w14:paraId="5993BE01" w14:textId="77777777" w:rsidR="00760085" w:rsidRPr="00760085" w:rsidRDefault="00760085">
            <w:pPr>
              <w:rPr>
                <w:iCs/>
              </w:rPr>
            </w:pPr>
            <w:r w:rsidRPr="00760085">
              <w:rPr>
                <w:iCs/>
              </w:rPr>
              <w:t>The start of mid- semester break</w:t>
            </w:r>
          </w:p>
        </w:tc>
      </w:tr>
      <w:tr w:rsidR="00760085" w14:paraId="7F51C25E" w14:textId="77777777" w:rsidTr="00760085">
        <w:tc>
          <w:tcPr>
            <w:tcW w:w="2262" w:type="dxa"/>
          </w:tcPr>
          <w:p w14:paraId="09559092" w14:textId="77777777" w:rsidR="00760085" w:rsidRPr="00760085" w:rsidRDefault="00760085">
            <w:pPr>
              <w:rPr>
                <w:iCs/>
              </w:rPr>
            </w:pPr>
            <w:r w:rsidRPr="00760085">
              <w:rPr>
                <w:iCs/>
              </w:rPr>
              <w:t>Mid-Semester 2 Break Ends</w:t>
            </w:r>
          </w:p>
        </w:tc>
        <w:tc>
          <w:tcPr>
            <w:tcW w:w="1278" w:type="dxa"/>
          </w:tcPr>
          <w:p w14:paraId="3297F3BA" w14:textId="77777777" w:rsidR="00760085" w:rsidRPr="00760085" w:rsidRDefault="00760085">
            <w:pPr>
              <w:rPr>
                <w:iCs/>
              </w:rPr>
            </w:pPr>
            <w:r w:rsidRPr="00760085">
              <w:rPr>
                <w:iCs/>
              </w:rPr>
              <w:t>15/09/2023</w:t>
            </w:r>
          </w:p>
        </w:tc>
        <w:tc>
          <w:tcPr>
            <w:tcW w:w="991" w:type="dxa"/>
          </w:tcPr>
          <w:p w14:paraId="0A6DF360" w14:textId="77777777" w:rsidR="00760085" w:rsidRPr="00760085" w:rsidRDefault="00760085">
            <w:pPr>
              <w:rPr>
                <w:iCs/>
              </w:rPr>
            </w:pPr>
          </w:p>
        </w:tc>
        <w:tc>
          <w:tcPr>
            <w:tcW w:w="1305" w:type="dxa"/>
          </w:tcPr>
          <w:p w14:paraId="371E6452" w14:textId="77777777" w:rsidR="00760085" w:rsidRPr="00760085" w:rsidRDefault="00760085">
            <w:pPr>
              <w:rPr>
                <w:iCs/>
              </w:rPr>
            </w:pPr>
          </w:p>
        </w:tc>
        <w:tc>
          <w:tcPr>
            <w:tcW w:w="3090" w:type="dxa"/>
          </w:tcPr>
          <w:p w14:paraId="23FB6B58" w14:textId="77777777" w:rsidR="00760085" w:rsidRPr="00760085" w:rsidRDefault="00760085">
            <w:pPr>
              <w:rPr>
                <w:iCs/>
              </w:rPr>
            </w:pPr>
            <w:r w:rsidRPr="00760085">
              <w:rPr>
                <w:iCs/>
              </w:rPr>
              <w:t>The end of mid- semester break</w:t>
            </w:r>
          </w:p>
        </w:tc>
      </w:tr>
      <w:tr w:rsidR="00760085" w14:paraId="74DE0CCB" w14:textId="77777777" w:rsidTr="00760085">
        <w:tc>
          <w:tcPr>
            <w:tcW w:w="2262" w:type="dxa"/>
            <w:tcBorders>
              <w:top w:val="single" w:sz="4" w:space="0" w:color="auto"/>
              <w:left w:val="single" w:sz="4" w:space="0" w:color="auto"/>
              <w:bottom w:val="single" w:sz="4" w:space="0" w:color="auto"/>
              <w:right w:val="single" w:sz="4" w:space="0" w:color="auto"/>
            </w:tcBorders>
          </w:tcPr>
          <w:p w14:paraId="7E9A8136" w14:textId="77777777" w:rsidR="00760085" w:rsidRPr="00760085" w:rsidRDefault="00760085">
            <w:pPr>
              <w:rPr>
                <w:iCs/>
              </w:rPr>
            </w:pPr>
            <w:r w:rsidRPr="00760085">
              <w:rPr>
                <w:iCs/>
              </w:rPr>
              <w:t>Project Deliverable Handover</w:t>
            </w:r>
          </w:p>
        </w:tc>
        <w:tc>
          <w:tcPr>
            <w:tcW w:w="1278" w:type="dxa"/>
            <w:tcBorders>
              <w:top w:val="single" w:sz="4" w:space="0" w:color="auto"/>
              <w:left w:val="single" w:sz="4" w:space="0" w:color="auto"/>
              <w:bottom w:val="single" w:sz="4" w:space="0" w:color="auto"/>
              <w:right w:val="single" w:sz="4" w:space="0" w:color="auto"/>
            </w:tcBorders>
          </w:tcPr>
          <w:p w14:paraId="085BF892" w14:textId="77777777" w:rsidR="00760085" w:rsidRPr="00760085" w:rsidRDefault="00760085">
            <w:pPr>
              <w:rPr>
                <w:iCs/>
              </w:rPr>
            </w:pPr>
            <w:r w:rsidRPr="00760085">
              <w:rPr>
                <w:iCs/>
              </w:rPr>
              <w:t>Week 11</w:t>
            </w:r>
          </w:p>
        </w:tc>
        <w:tc>
          <w:tcPr>
            <w:tcW w:w="991" w:type="dxa"/>
            <w:tcBorders>
              <w:top w:val="single" w:sz="4" w:space="0" w:color="auto"/>
              <w:left w:val="single" w:sz="4" w:space="0" w:color="auto"/>
              <w:bottom w:val="single" w:sz="4" w:space="0" w:color="auto"/>
              <w:right w:val="single" w:sz="4" w:space="0" w:color="auto"/>
            </w:tcBorders>
          </w:tcPr>
          <w:p w14:paraId="4B5BA792" w14:textId="77777777" w:rsidR="00760085" w:rsidRPr="00760085" w:rsidRDefault="00760085">
            <w:pPr>
              <w:rPr>
                <w:iCs/>
              </w:rPr>
            </w:pPr>
            <w:r w:rsidRPr="00760085">
              <w:rPr>
                <w:iCs/>
              </w:rPr>
              <w:t>Running</w:t>
            </w:r>
          </w:p>
        </w:tc>
        <w:tc>
          <w:tcPr>
            <w:tcW w:w="1305" w:type="dxa"/>
            <w:tcBorders>
              <w:top w:val="single" w:sz="4" w:space="0" w:color="auto"/>
              <w:left w:val="single" w:sz="4" w:space="0" w:color="auto"/>
              <w:bottom w:val="single" w:sz="4" w:space="0" w:color="auto"/>
              <w:right w:val="single" w:sz="4" w:space="0" w:color="auto"/>
            </w:tcBorders>
          </w:tcPr>
          <w:p w14:paraId="16385E2A" w14:textId="77777777" w:rsidR="00760085" w:rsidRPr="00760085" w:rsidRDefault="00760085">
            <w:pPr>
              <w:rPr>
                <w:iCs/>
              </w:rPr>
            </w:pPr>
            <w:r w:rsidRPr="00760085">
              <w:rPr>
                <w:iCs/>
              </w:rPr>
              <w:t>Whole Team</w:t>
            </w:r>
          </w:p>
        </w:tc>
        <w:tc>
          <w:tcPr>
            <w:tcW w:w="3090" w:type="dxa"/>
            <w:tcBorders>
              <w:top w:val="single" w:sz="4" w:space="0" w:color="auto"/>
              <w:left w:val="single" w:sz="4" w:space="0" w:color="auto"/>
              <w:bottom w:val="single" w:sz="4" w:space="0" w:color="auto"/>
              <w:right w:val="single" w:sz="4" w:space="0" w:color="auto"/>
            </w:tcBorders>
          </w:tcPr>
          <w:p w14:paraId="0B8127BC" w14:textId="77777777" w:rsidR="00760085" w:rsidRPr="00760085" w:rsidRDefault="00760085">
            <w:pPr>
              <w:rPr>
                <w:iCs/>
              </w:rPr>
            </w:pPr>
            <w:r w:rsidRPr="00760085">
              <w:rPr>
                <w:iCs/>
              </w:rPr>
              <w:t>Exact deadline unspecified</w:t>
            </w:r>
          </w:p>
        </w:tc>
      </w:tr>
      <w:tr w:rsidR="00760085" w14:paraId="60F2111F" w14:textId="77777777" w:rsidTr="00760085">
        <w:tc>
          <w:tcPr>
            <w:tcW w:w="2262" w:type="dxa"/>
            <w:tcBorders>
              <w:top w:val="single" w:sz="4" w:space="0" w:color="auto"/>
              <w:left w:val="single" w:sz="4" w:space="0" w:color="auto"/>
              <w:bottom w:val="single" w:sz="4" w:space="0" w:color="auto"/>
              <w:right w:val="single" w:sz="4" w:space="0" w:color="auto"/>
            </w:tcBorders>
          </w:tcPr>
          <w:p w14:paraId="059DBC1D" w14:textId="77777777" w:rsidR="00760085" w:rsidRPr="00760085" w:rsidRDefault="00760085">
            <w:pPr>
              <w:rPr>
                <w:iCs/>
              </w:rPr>
            </w:pPr>
            <w:r w:rsidRPr="00760085">
              <w:rPr>
                <w:iCs/>
              </w:rPr>
              <w:t>Client Feedback</w:t>
            </w:r>
          </w:p>
        </w:tc>
        <w:tc>
          <w:tcPr>
            <w:tcW w:w="1278" w:type="dxa"/>
            <w:tcBorders>
              <w:top w:val="single" w:sz="4" w:space="0" w:color="auto"/>
              <w:left w:val="single" w:sz="4" w:space="0" w:color="auto"/>
              <w:bottom w:val="single" w:sz="4" w:space="0" w:color="auto"/>
              <w:right w:val="single" w:sz="4" w:space="0" w:color="auto"/>
            </w:tcBorders>
          </w:tcPr>
          <w:p w14:paraId="0F465B76" w14:textId="77777777" w:rsidR="00760085" w:rsidRPr="00760085" w:rsidRDefault="00760085">
            <w:pPr>
              <w:rPr>
                <w:iCs/>
              </w:rPr>
            </w:pPr>
            <w:r w:rsidRPr="00760085">
              <w:rPr>
                <w:iCs/>
              </w:rPr>
              <w:t>Week 12</w:t>
            </w:r>
          </w:p>
        </w:tc>
        <w:tc>
          <w:tcPr>
            <w:tcW w:w="991" w:type="dxa"/>
            <w:tcBorders>
              <w:top w:val="single" w:sz="4" w:space="0" w:color="auto"/>
              <w:left w:val="single" w:sz="4" w:space="0" w:color="auto"/>
              <w:bottom w:val="single" w:sz="4" w:space="0" w:color="auto"/>
              <w:right w:val="single" w:sz="4" w:space="0" w:color="auto"/>
            </w:tcBorders>
          </w:tcPr>
          <w:p w14:paraId="192F76D1" w14:textId="77777777" w:rsidR="00760085" w:rsidRPr="00760085" w:rsidRDefault="00760085">
            <w:pPr>
              <w:rPr>
                <w:iCs/>
              </w:rPr>
            </w:pPr>
            <w:r w:rsidRPr="00760085">
              <w:rPr>
                <w:iCs/>
              </w:rPr>
              <w:t>Running</w:t>
            </w:r>
          </w:p>
        </w:tc>
        <w:tc>
          <w:tcPr>
            <w:tcW w:w="1305" w:type="dxa"/>
            <w:tcBorders>
              <w:top w:val="single" w:sz="4" w:space="0" w:color="auto"/>
              <w:left w:val="single" w:sz="4" w:space="0" w:color="auto"/>
              <w:bottom w:val="single" w:sz="4" w:space="0" w:color="auto"/>
              <w:right w:val="single" w:sz="4" w:space="0" w:color="auto"/>
            </w:tcBorders>
          </w:tcPr>
          <w:p w14:paraId="4CEDE533" w14:textId="77777777" w:rsidR="00760085" w:rsidRPr="00760085" w:rsidRDefault="00760085">
            <w:pPr>
              <w:rPr>
                <w:iCs/>
              </w:rPr>
            </w:pPr>
            <w:r w:rsidRPr="00760085">
              <w:rPr>
                <w:iCs/>
              </w:rPr>
              <w:t>Clients</w:t>
            </w:r>
          </w:p>
        </w:tc>
        <w:tc>
          <w:tcPr>
            <w:tcW w:w="3090" w:type="dxa"/>
            <w:tcBorders>
              <w:top w:val="single" w:sz="4" w:space="0" w:color="auto"/>
              <w:left w:val="single" w:sz="4" w:space="0" w:color="auto"/>
              <w:bottom w:val="single" w:sz="4" w:space="0" w:color="auto"/>
              <w:right w:val="single" w:sz="4" w:space="0" w:color="auto"/>
            </w:tcBorders>
          </w:tcPr>
          <w:p w14:paraId="5D7EB4FC" w14:textId="77777777" w:rsidR="00760085" w:rsidRPr="00760085" w:rsidRDefault="00760085">
            <w:pPr>
              <w:rPr>
                <w:iCs/>
              </w:rPr>
            </w:pPr>
            <w:r w:rsidRPr="00760085">
              <w:rPr>
                <w:iCs/>
              </w:rPr>
              <w:t>Exact deadline unspecified</w:t>
            </w:r>
          </w:p>
        </w:tc>
      </w:tr>
      <w:tr w:rsidR="00760085" w:rsidRPr="00475BF3" w14:paraId="580A3B59" w14:textId="77777777" w:rsidTr="00760085">
        <w:tc>
          <w:tcPr>
            <w:tcW w:w="2262" w:type="dxa"/>
            <w:tcBorders>
              <w:top w:val="single" w:sz="4" w:space="0" w:color="auto"/>
              <w:left w:val="single" w:sz="4" w:space="0" w:color="auto"/>
              <w:bottom w:val="single" w:sz="4" w:space="0" w:color="auto"/>
              <w:right w:val="single" w:sz="4" w:space="0" w:color="auto"/>
            </w:tcBorders>
          </w:tcPr>
          <w:p w14:paraId="4187A97A" w14:textId="77777777" w:rsidR="00760085" w:rsidRPr="00760085" w:rsidRDefault="00760085">
            <w:pPr>
              <w:rPr>
                <w:iCs/>
              </w:rPr>
            </w:pPr>
            <w:r w:rsidRPr="00760085">
              <w:rPr>
                <w:iCs/>
              </w:rPr>
              <w:t>Mentor Feedback</w:t>
            </w:r>
          </w:p>
        </w:tc>
        <w:tc>
          <w:tcPr>
            <w:tcW w:w="1278" w:type="dxa"/>
            <w:tcBorders>
              <w:top w:val="single" w:sz="4" w:space="0" w:color="auto"/>
              <w:left w:val="single" w:sz="4" w:space="0" w:color="auto"/>
              <w:bottom w:val="single" w:sz="4" w:space="0" w:color="auto"/>
              <w:right w:val="single" w:sz="4" w:space="0" w:color="auto"/>
            </w:tcBorders>
          </w:tcPr>
          <w:p w14:paraId="0C7D97A6" w14:textId="77777777" w:rsidR="00760085" w:rsidRPr="00760085" w:rsidRDefault="00760085">
            <w:pPr>
              <w:rPr>
                <w:iCs/>
              </w:rPr>
            </w:pPr>
            <w:r w:rsidRPr="00760085">
              <w:rPr>
                <w:iCs/>
              </w:rPr>
              <w:t>Week 13</w:t>
            </w:r>
          </w:p>
        </w:tc>
        <w:tc>
          <w:tcPr>
            <w:tcW w:w="991" w:type="dxa"/>
            <w:tcBorders>
              <w:top w:val="single" w:sz="4" w:space="0" w:color="auto"/>
              <w:left w:val="single" w:sz="4" w:space="0" w:color="auto"/>
              <w:bottom w:val="single" w:sz="4" w:space="0" w:color="auto"/>
              <w:right w:val="single" w:sz="4" w:space="0" w:color="auto"/>
            </w:tcBorders>
          </w:tcPr>
          <w:p w14:paraId="492F651D" w14:textId="77777777" w:rsidR="00760085" w:rsidRPr="00760085" w:rsidRDefault="00760085">
            <w:pPr>
              <w:rPr>
                <w:iCs/>
              </w:rPr>
            </w:pPr>
            <w:r w:rsidRPr="00760085">
              <w:rPr>
                <w:iCs/>
              </w:rPr>
              <w:t>Running</w:t>
            </w:r>
          </w:p>
        </w:tc>
        <w:tc>
          <w:tcPr>
            <w:tcW w:w="1305" w:type="dxa"/>
            <w:tcBorders>
              <w:top w:val="single" w:sz="4" w:space="0" w:color="auto"/>
              <w:left w:val="single" w:sz="4" w:space="0" w:color="auto"/>
              <w:bottom w:val="single" w:sz="4" w:space="0" w:color="auto"/>
              <w:right w:val="single" w:sz="4" w:space="0" w:color="auto"/>
            </w:tcBorders>
          </w:tcPr>
          <w:p w14:paraId="3A46F103" w14:textId="77777777" w:rsidR="00760085" w:rsidRPr="00760085" w:rsidRDefault="00760085">
            <w:pPr>
              <w:rPr>
                <w:iCs/>
              </w:rPr>
            </w:pPr>
            <w:r w:rsidRPr="00760085">
              <w:rPr>
                <w:iCs/>
              </w:rPr>
              <w:t>Mentor</w:t>
            </w:r>
          </w:p>
        </w:tc>
        <w:tc>
          <w:tcPr>
            <w:tcW w:w="3090" w:type="dxa"/>
            <w:tcBorders>
              <w:top w:val="single" w:sz="4" w:space="0" w:color="auto"/>
              <w:left w:val="single" w:sz="4" w:space="0" w:color="auto"/>
              <w:bottom w:val="single" w:sz="4" w:space="0" w:color="auto"/>
              <w:right w:val="single" w:sz="4" w:space="0" w:color="auto"/>
            </w:tcBorders>
          </w:tcPr>
          <w:p w14:paraId="4E98D402" w14:textId="77777777" w:rsidR="00760085" w:rsidRPr="00760085" w:rsidRDefault="00760085">
            <w:pPr>
              <w:rPr>
                <w:iCs/>
              </w:rPr>
            </w:pPr>
            <w:r w:rsidRPr="00760085">
              <w:rPr>
                <w:iCs/>
              </w:rPr>
              <w:t>Exact deadline unspecified</w:t>
            </w:r>
          </w:p>
        </w:tc>
      </w:tr>
      <w:tr w:rsidR="00760085" w:rsidRPr="00475BF3" w14:paraId="62E42301" w14:textId="77777777" w:rsidTr="00760085">
        <w:tc>
          <w:tcPr>
            <w:tcW w:w="2262" w:type="dxa"/>
            <w:tcBorders>
              <w:top w:val="single" w:sz="4" w:space="0" w:color="auto"/>
              <w:left w:val="single" w:sz="4" w:space="0" w:color="auto"/>
              <w:bottom w:val="single" w:sz="4" w:space="0" w:color="auto"/>
              <w:right w:val="single" w:sz="4" w:space="0" w:color="auto"/>
            </w:tcBorders>
          </w:tcPr>
          <w:p w14:paraId="1B93B162" w14:textId="77777777" w:rsidR="00760085" w:rsidRPr="00760085" w:rsidRDefault="00760085">
            <w:pPr>
              <w:rPr>
                <w:iCs/>
              </w:rPr>
            </w:pPr>
            <w:r w:rsidRPr="00760085">
              <w:rPr>
                <w:iCs/>
              </w:rPr>
              <w:t>Team Poster</w:t>
            </w:r>
          </w:p>
        </w:tc>
        <w:tc>
          <w:tcPr>
            <w:tcW w:w="1278" w:type="dxa"/>
            <w:tcBorders>
              <w:top w:val="single" w:sz="4" w:space="0" w:color="auto"/>
              <w:left w:val="single" w:sz="4" w:space="0" w:color="auto"/>
              <w:bottom w:val="single" w:sz="4" w:space="0" w:color="auto"/>
              <w:right w:val="single" w:sz="4" w:space="0" w:color="auto"/>
            </w:tcBorders>
          </w:tcPr>
          <w:p w14:paraId="0C08AD3C" w14:textId="77777777" w:rsidR="00760085" w:rsidRPr="00760085" w:rsidRDefault="00760085">
            <w:pPr>
              <w:rPr>
                <w:iCs/>
              </w:rPr>
            </w:pPr>
            <w:r w:rsidRPr="00760085">
              <w:rPr>
                <w:iCs/>
              </w:rPr>
              <w:t>Week 13</w:t>
            </w:r>
          </w:p>
        </w:tc>
        <w:tc>
          <w:tcPr>
            <w:tcW w:w="991" w:type="dxa"/>
            <w:tcBorders>
              <w:top w:val="single" w:sz="4" w:space="0" w:color="auto"/>
              <w:left w:val="single" w:sz="4" w:space="0" w:color="auto"/>
              <w:bottom w:val="single" w:sz="4" w:space="0" w:color="auto"/>
              <w:right w:val="single" w:sz="4" w:space="0" w:color="auto"/>
            </w:tcBorders>
          </w:tcPr>
          <w:p w14:paraId="43EA85DA" w14:textId="77777777" w:rsidR="00760085" w:rsidRPr="00760085" w:rsidRDefault="00760085">
            <w:pPr>
              <w:rPr>
                <w:iCs/>
              </w:rPr>
            </w:pPr>
            <w:r w:rsidRPr="00760085">
              <w:rPr>
                <w:iCs/>
              </w:rPr>
              <w:t>Running</w:t>
            </w:r>
          </w:p>
        </w:tc>
        <w:tc>
          <w:tcPr>
            <w:tcW w:w="1305" w:type="dxa"/>
            <w:tcBorders>
              <w:top w:val="single" w:sz="4" w:space="0" w:color="auto"/>
              <w:left w:val="single" w:sz="4" w:space="0" w:color="auto"/>
              <w:bottom w:val="single" w:sz="4" w:space="0" w:color="auto"/>
              <w:right w:val="single" w:sz="4" w:space="0" w:color="auto"/>
            </w:tcBorders>
          </w:tcPr>
          <w:p w14:paraId="171DD8BC" w14:textId="77777777" w:rsidR="00760085" w:rsidRPr="00760085" w:rsidRDefault="00760085">
            <w:pPr>
              <w:rPr>
                <w:iCs/>
              </w:rPr>
            </w:pPr>
            <w:r w:rsidRPr="00760085">
              <w:rPr>
                <w:iCs/>
              </w:rPr>
              <w:t>Whole Team</w:t>
            </w:r>
          </w:p>
        </w:tc>
        <w:tc>
          <w:tcPr>
            <w:tcW w:w="3090" w:type="dxa"/>
            <w:tcBorders>
              <w:top w:val="single" w:sz="4" w:space="0" w:color="auto"/>
              <w:left w:val="single" w:sz="4" w:space="0" w:color="auto"/>
              <w:bottom w:val="single" w:sz="4" w:space="0" w:color="auto"/>
              <w:right w:val="single" w:sz="4" w:space="0" w:color="auto"/>
            </w:tcBorders>
          </w:tcPr>
          <w:p w14:paraId="6F106448" w14:textId="77777777" w:rsidR="00760085" w:rsidRPr="00760085" w:rsidRDefault="00760085">
            <w:pPr>
              <w:rPr>
                <w:iCs/>
              </w:rPr>
            </w:pPr>
            <w:r w:rsidRPr="00760085">
              <w:rPr>
                <w:iCs/>
              </w:rPr>
              <w:t>Exact deadline unspecified</w:t>
            </w:r>
          </w:p>
        </w:tc>
      </w:tr>
      <w:tr w:rsidR="00760085" w14:paraId="59FD8BB6" w14:textId="77777777" w:rsidTr="00760085">
        <w:tc>
          <w:tcPr>
            <w:tcW w:w="2262" w:type="dxa"/>
            <w:tcBorders>
              <w:top w:val="single" w:sz="4" w:space="0" w:color="auto"/>
              <w:left w:val="single" w:sz="4" w:space="0" w:color="auto"/>
              <w:bottom w:val="single" w:sz="4" w:space="0" w:color="auto"/>
              <w:right w:val="single" w:sz="4" w:space="0" w:color="auto"/>
            </w:tcBorders>
          </w:tcPr>
          <w:p w14:paraId="651FB926" w14:textId="77777777" w:rsidR="00760085" w:rsidRPr="00760085" w:rsidRDefault="00760085">
            <w:pPr>
              <w:rPr>
                <w:iCs/>
              </w:rPr>
            </w:pPr>
            <w:r w:rsidRPr="00760085">
              <w:rPr>
                <w:iCs/>
              </w:rPr>
              <w:t>Team Portfolio</w:t>
            </w:r>
          </w:p>
        </w:tc>
        <w:tc>
          <w:tcPr>
            <w:tcW w:w="1278" w:type="dxa"/>
            <w:tcBorders>
              <w:top w:val="single" w:sz="4" w:space="0" w:color="auto"/>
              <w:left w:val="single" w:sz="4" w:space="0" w:color="auto"/>
              <w:bottom w:val="single" w:sz="4" w:space="0" w:color="auto"/>
              <w:right w:val="single" w:sz="4" w:space="0" w:color="auto"/>
            </w:tcBorders>
          </w:tcPr>
          <w:p w14:paraId="0D0ED434" w14:textId="77777777" w:rsidR="00760085" w:rsidRPr="00760085" w:rsidRDefault="00760085">
            <w:pPr>
              <w:rPr>
                <w:iCs/>
              </w:rPr>
            </w:pPr>
            <w:r w:rsidRPr="00760085">
              <w:rPr>
                <w:iCs/>
              </w:rPr>
              <w:t>Week 14</w:t>
            </w:r>
          </w:p>
        </w:tc>
        <w:tc>
          <w:tcPr>
            <w:tcW w:w="991" w:type="dxa"/>
            <w:tcBorders>
              <w:top w:val="single" w:sz="4" w:space="0" w:color="auto"/>
              <w:left w:val="single" w:sz="4" w:space="0" w:color="auto"/>
              <w:bottom w:val="single" w:sz="4" w:space="0" w:color="auto"/>
              <w:right w:val="single" w:sz="4" w:space="0" w:color="auto"/>
            </w:tcBorders>
          </w:tcPr>
          <w:p w14:paraId="0CEF89DD" w14:textId="77777777" w:rsidR="00760085" w:rsidRPr="00760085" w:rsidRDefault="00760085">
            <w:pPr>
              <w:rPr>
                <w:iCs/>
              </w:rPr>
            </w:pPr>
            <w:r w:rsidRPr="00760085">
              <w:rPr>
                <w:iCs/>
              </w:rPr>
              <w:t>Running</w:t>
            </w:r>
          </w:p>
        </w:tc>
        <w:tc>
          <w:tcPr>
            <w:tcW w:w="1305" w:type="dxa"/>
            <w:tcBorders>
              <w:top w:val="single" w:sz="4" w:space="0" w:color="auto"/>
              <w:left w:val="single" w:sz="4" w:space="0" w:color="auto"/>
              <w:bottom w:val="single" w:sz="4" w:space="0" w:color="auto"/>
              <w:right w:val="single" w:sz="4" w:space="0" w:color="auto"/>
            </w:tcBorders>
          </w:tcPr>
          <w:p w14:paraId="5C8894E3" w14:textId="77777777" w:rsidR="00760085" w:rsidRPr="00760085" w:rsidRDefault="00760085">
            <w:pPr>
              <w:rPr>
                <w:iCs/>
              </w:rPr>
            </w:pPr>
            <w:r w:rsidRPr="00760085">
              <w:rPr>
                <w:iCs/>
              </w:rPr>
              <w:t>Whole Team</w:t>
            </w:r>
          </w:p>
        </w:tc>
        <w:tc>
          <w:tcPr>
            <w:tcW w:w="3090" w:type="dxa"/>
            <w:tcBorders>
              <w:top w:val="single" w:sz="4" w:space="0" w:color="auto"/>
              <w:left w:val="single" w:sz="4" w:space="0" w:color="auto"/>
              <w:bottom w:val="single" w:sz="4" w:space="0" w:color="auto"/>
              <w:right w:val="single" w:sz="4" w:space="0" w:color="auto"/>
            </w:tcBorders>
          </w:tcPr>
          <w:p w14:paraId="7EC4ABBE" w14:textId="77777777" w:rsidR="00760085" w:rsidRPr="00760085" w:rsidRDefault="00760085">
            <w:pPr>
              <w:rPr>
                <w:iCs/>
              </w:rPr>
            </w:pPr>
            <w:r w:rsidRPr="00760085">
              <w:rPr>
                <w:iCs/>
              </w:rPr>
              <w:t>Exact deadline unspecified</w:t>
            </w:r>
          </w:p>
        </w:tc>
      </w:tr>
      <w:tr w:rsidR="00760085" w:rsidRPr="00475BF3" w14:paraId="79BDB669" w14:textId="77777777" w:rsidTr="00760085">
        <w:tc>
          <w:tcPr>
            <w:tcW w:w="2262" w:type="dxa"/>
            <w:tcBorders>
              <w:top w:val="single" w:sz="4" w:space="0" w:color="auto"/>
              <w:left w:val="single" w:sz="4" w:space="0" w:color="auto"/>
              <w:bottom w:val="single" w:sz="4" w:space="0" w:color="auto"/>
              <w:right w:val="single" w:sz="4" w:space="0" w:color="auto"/>
            </w:tcBorders>
          </w:tcPr>
          <w:p w14:paraId="6EE5B056" w14:textId="77777777" w:rsidR="00760085" w:rsidRPr="00760085" w:rsidRDefault="00760085">
            <w:pPr>
              <w:rPr>
                <w:iCs/>
              </w:rPr>
            </w:pPr>
            <w:r w:rsidRPr="00760085">
              <w:rPr>
                <w:iCs/>
              </w:rPr>
              <w:t>Reflective Report</w:t>
            </w:r>
          </w:p>
        </w:tc>
        <w:tc>
          <w:tcPr>
            <w:tcW w:w="1278" w:type="dxa"/>
            <w:tcBorders>
              <w:top w:val="single" w:sz="4" w:space="0" w:color="auto"/>
              <w:left w:val="single" w:sz="4" w:space="0" w:color="auto"/>
              <w:bottom w:val="single" w:sz="4" w:space="0" w:color="auto"/>
              <w:right w:val="single" w:sz="4" w:space="0" w:color="auto"/>
            </w:tcBorders>
          </w:tcPr>
          <w:p w14:paraId="7CAAD0AB" w14:textId="77777777" w:rsidR="00760085" w:rsidRPr="00760085" w:rsidRDefault="00760085">
            <w:pPr>
              <w:rPr>
                <w:iCs/>
              </w:rPr>
            </w:pPr>
            <w:r w:rsidRPr="00760085">
              <w:rPr>
                <w:iCs/>
              </w:rPr>
              <w:t>Week 14</w:t>
            </w:r>
          </w:p>
        </w:tc>
        <w:tc>
          <w:tcPr>
            <w:tcW w:w="991" w:type="dxa"/>
            <w:tcBorders>
              <w:top w:val="single" w:sz="4" w:space="0" w:color="auto"/>
              <w:left w:val="single" w:sz="4" w:space="0" w:color="auto"/>
              <w:bottom w:val="single" w:sz="4" w:space="0" w:color="auto"/>
              <w:right w:val="single" w:sz="4" w:space="0" w:color="auto"/>
            </w:tcBorders>
          </w:tcPr>
          <w:p w14:paraId="40143305" w14:textId="77777777" w:rsidR="00760085" w:rsidRPr="00760085" w:rsidRDefault="00760085">
            <w:pPr>
              <w:rPr>
                <w:iCs/>
              </w:rPr>
            </w:pPr>
            <w:r w:rsidRPr="00760085">
              <w:rPr>
                <w:iCs/>
              </w:rPr>
              <w:t>Running</w:t>
            </w:r>
          </w:p>
        </w:tc>
        <w:tc>
          <w:tcPr>
            <w:tcW w:w="1305" w:type="dxa"/>
            <w:tcBorders>
              <w:top w:val="single" w:sz="4" w:space="0" w:color="auto"/>
              <w:left w:val="single" w:sz="4" w:space="0" w:color="auto"/>
              <w:bottom w:val="single" w:sz="4" w:space="0" w:color="auto"/>
              <w:right w:val="single" w:sz="4" w:space="0" w:color="auto"/>
            </w:tcBorders>
          </w:tcPr>
          <w:p w14:paraId="61F62D3E" w14:textId="77777777" w:rsidR="00760085" w:rsidRPr="00760085" w:rsidRDefault="00760085">
            <w:pPr>
              <w:rPr>
                <w:iCs/>
              </w:rPr>
            </w:pPr>
            <w:r w:rsidRPr="00760085">
              <w:rPr>
                <w:iCs/>
              </w:rPr>
              <w:t xml:space="preserve">Individual </w:t>
            </w:r>
          </w:p>
        </w:tc>
        <w:tc>
          <w:tcPr>
            <w:tcW w:w="3090" w:type="dxa"/>
            <w:tcBorders>
              <w:top w:val="single" w:sz="4" w:space="0" w:color="auto"/>
              <w:left w:val="single" w:sz="4" w:space="0" w:color="auto"/>
              <w:bottom w:val="single" w:sz="4" w:space="0" w:color="auto"/>
              <w:right w:val="single" w:sz="4" w:space="0" w:color="auto"/>
            </w:tcBorders>
          </w:tcPr>
          <w:p w14:paraId="3C3288FA" w14:textId="77777777" w:rsidR="00760085" w:rsidRPr="00760085" w:rsidRDefault="00760085">
            <w:pPr>
              <w:rPr>
                <w:iCs/>
              </w:rPr>
            </w:pPr>
            <w:r w:rsidRPr="00760085">
              <w:rPr>
                <w:iCs/>
              </w:rPr>
              <w:t>Exact deadline unspecified</w:t>
            </w:r>
          </w:p>
        </w:tc>
      </w:tr>
    </w:tbl>
    <w:p w14:paraId="7E0BC0F1" w14:textId="77777777" w:rsidR="00760085" w:rsidRDefault="00760085" w:rsidP="00760085"/>
    <w:p w14:paraId="5737790A" w14:textId="6CA56331" w:rsidR="00C84B74" w:rsidRDefault="00C84B74" w:rsidP="00C84B74">
      <w:pPr>
        <w:pStyle w:val="Heading2"/>
      </w:pPr>
      <w:r>
        <w:t>9.2 Project Schedule</w:t>
      </w:r>
    </w:p>
    <w:p w14:paraId="2EC043EB" w14:textId="41CCBC8F" w:rsidR="0072177F" w:rsidRDefault="0072177F" w:rsidP="0072177F">
      <w:r w:rsidRPr="0072177F">
        <w:rPr>
          <w:b/>
          <w:bCs/>
        </w:rPr>
        <w:t>Prepared by:</w:t>
      </w:r>
      <w:r>
        <w:t xml:space="preserve"> Jane Jung</w:t>
      </w:r>
    </w:p>
    <w:p w14:paraId="0CD18230" w14:textId="1E9491BE" w:rsidR="006B7637" w:rsidRPr="0072177F" w:rsidRDefault="006B7637" w:rsidP="0072177F">
      <w:r>
        <w:t>Sections highlighted in green mark the mid-term break for semester 1, semester break and the mid-term break for section 2.</w:t>
      </w:r>
    </w:p>
    <w:p w14:paraId="52D9304E" w14:textId="68FCAD05" w:rsidR="0072177F" w:rsidRDefault="0072177F" w:rsidP="0072177F">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lang w:val="en-NZ" w:eastAsia="zh-CN"/>
          <w14:ligatures w14:val="standardContextual"/>
        </w:rPr>
        <w:lastRenderedPageBreak/>
        <w:drawing>
          <wp:inline distT="0" distB="0" distL="0" distR="0" wp14:anchorId="7F618EBF" wp14:editId="01E929FE">
            <wp:extent cx="5731510" cy="4050665"/>
            <wp:effectExtent l="0" t="0" r="2540" b="6985"/>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14:paraId="711F130C" w14:textId="77777777" w:rsidR="0072177F" w:rsidRDefault="0072177F" w:rsidP="0072177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02AB715" w14:textId="6DE512AB" w:rsidR="0072177F" w:rsidRDefault="0072177F" w:rsidP="0072177F">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lang w:val="en-NZ" w:eastAsia="zh-CN"/>
          <w14:ligatures w14:val="standardContextual"/>
        </w:rPr>
        <w:drawing>
          <wp:inline distT="0" distB="0" distL="0" distR="0" wp14:anchorId="5CAE3A02" wp14:editId="3D3D25EF">
            <wp:extent cx="5731510" cy="4050665"/>
            <wp:effectExtent l="0" t="0" r="2540" b="6985"/>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14:paraId="11BE870F" w14:textId="77777777" w:rsidR="0072177F" w:rsidRDefault="0072177F" w:rsidP="0072177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550098A" w14:textId="7355A7B2" w:rsidR="0072177F" w:rsidRDefault="0072177F" w:rsidP="0072177F">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lang w:val="en-NZ" w:eastAsia="zh-CN"/>
          <w14:ligatures w14:val="standardContextual"/>
        </w:rPr>
        <w:lastRenderedPageBreak/>
        <w:drawing>
          <wp:inline distT="0" distB="0" distL="0" distR="0" wp14:anchorId="22F44C0D" wp14:editId="6709858F">
            <wp:extent cx="5731510" cy="4050665"/>
            <wp:effectExtent l="0" t="0" r="2540" b="6985"/>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14:paraId="7A8ACAB9" w14:textId="77777777" w:rsidR="0072177F" w:rsidRDefault="0072177F" w:rsidP="0072177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900202" w14:textId="7D37A811" w:rsidR="0072177F" w:rsidRDefault="0072177F" w:rsidP="0072177F">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lang w:val="en-NZ" w:eastAsia="zh-CN"/>
          <w14:ligatures w14:val="standardContextual"/>
        </w:rPr>
        <w:drawing>
          <wp:inline distT="0" distB="0" distL="0" distR="0" wp14:anchorId="111642BA" wp14:editId="37B0303F">
            <wp:extent cx="5731510" cy="4050665"/>
            <wp:effectExtent l="0" t="0" r="2540" b="698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14:paraId="64A9E8A8" w14:textId="77777777" w:rsidR="0072177F" w:rsidRDefault="0072177F" w:rsidP="0072177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4F5E61" w14:textId="1F9ACBE1" w:rsidR="0072177F" w:rsidRDefault="0072177F" w:rsidP="0072177F">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lang w:val="en-NZ" w:eastAsia="zh-CN"/>
          <w14:ligatures w14:val="standardContextual"/>
        </w:rPr>
        <w:lastRenderedPageBreak/>
        <w:drawing>
          <wp:inline distT="0" distB="0" distL="0" distR="0" wp14:anchorId="1E0A8F4C" wp14:editId="16CF090C">
            <wp:extent cx="5731510" cy="4050665"/>
            <wp:effectExtent l="0" t="0" r="2540" b="6985"/>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imeli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14:paraId="30E497EA" w14:textId="77777777" w:rsidR="0072177F" w:rsidRDefault="0072177F" w:rsidP="0072177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CA4BC55" w14:textId="6AD16241" w:rsidR="0072177F" w:rsidRDefault="0072177F" w:rsidP="0072177F">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lang w:val="en-NZ" w:eastAsia="zh-CN"/>
          <w14:ligatures w14:val="standardContextual"/>
        </w:rPr>
        <w:drawing>
          <wp:inline distT="0" distB="0" distL="0" distR="0" wp14:anchorId="16281328" wp14:editId="248DB123">
            <wp:extent cx="5731510" cy="4050665"/>
            <wp:effectExtent l="0" t="0" r="2540" b="6985"/>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14:paraId="66D9D7ED" w14:textId="77777777" w:rsidR="0072177F" w:rsidRDefault="0072177F" w:rsidP="0072177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3D9123" w14:textId="4D27B278" w:rsidR="0072177F" w:rsidRDefault="0072177F" w:rsidP="0072177F">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lang w:val="en-NZ" w:eastAsia="zh-CN"/>
          <w14:ligatures w14:val="standardContextual"/>
        </w:rPr>
        <w:lastRenderedPageBreak/>
        <w:drawing>
          <wp:inline distT="0" distB="0" distL="0" distR="0" wp14:anchorId="1A739005" wp14:editId="00CCD583">
            <wp:extent cx="5731510" cy="4050665"/>
            <wp:effectExtent l="0" t="0" r="2540" b="698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14:paraId="2AF5D717" w14:textId="77777777" w:rsidR="0072177F" w:rsidRDefault="0072177F" w:rsidP="0072177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494BFF" w14:textId="0B197FD8" w:rsidR="0072177F" w:rsidRDefault="0072177F" w:rsidP="0072177F">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lang w:val="en-NZ" w:eastAsia="zh-CN"/>
          <w14:ligatures w14:val="standardContextual"/>
        </w:rPr>
        <w:drawing>
          <wp:inline distT="0" distB="0" distL="0" distR="0" wp14:anchorId="5E68C2EA" wp14:editId="3331731A">
            <wp:extent cx="5731510" cy="4050665"/>
            <wp:effectExtent l="0" t="0" r="2540" b="698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14:paraId="7AF549C7" w14:textId="77777777" w:rsidR="0072177F" w:rsidRDefault="0072177F" w:rsidP="0072177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1C56D3" w14:textId="5EBFB2E9" w:rsidR="0072177F" w:rsidRDefault="3E76298E" w:rsidP="0072177F">
      <w:pPr>
        <w:pStyle w:val="NormalWeb"/>
        <w:spacing w:before="0" w:beforeAutospacing="0" w:after="0" w:afterAutospacing="0"/>
        <w:rPr>
          <w:rFonts w:ascii="Calibri" w:hAnsi="Calibri" w:cs="Calibri"/>
          <w:sz w:val="22"/>
          <w:szCs w:val="22"/>
        </w:rPr>
      </w:pPr>
      <w:r>
        <w:rPr>
          <w:noProof/>
        </w:rPr>
        <w:lastRenderedPageBreak/>
        <w:drawing>
          <wp:inline distT="0" distB="0" distL="0" distR="0" wp14:anchorId="740A8690" wp14:editId="5A2F53F7">
            <wp:extent cx="5731510" cy="4050665"/>
            <wp:effectExtent l="0" t="0" r="2540" b="6985"/>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sectPr w:rsidR="0072177F" w:rsidSect="00F61988">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thew Kuo" w:date="2023-03-24T14:31:00Z" w:initials="MK">
    <w:p w14:paraId="0801E65D" w14:textId="77777777" w:rsidR="00E655E1" w:rsidRDefault="00E655E1" w:rsidP="00D45387">
      <w:pPr>
        <w:pStyle w:val="CommentText"/>
      </w:pPr>
      <w:r>
        <w:rPr>
          <w:rStyle w:val="CommentReference"/>
        </w:rPr>
        <w:annotationRef/>
      </w:r>
      <w:r>
        <w:t>Fix formatting</w:t>
      </w:r>
    </w:p>
  </w:comment>
  <w:comment w:id="1" w:author="Matthew Kuo" w:date="2023-03-24T14:31:00Z" w:initials="MK">
    <w:p w14:paraId="0155C9D4" w14:textId="77777777" w:rsidR="00E655E1" w:rsidRDefault="00E655E1" w:rsidP="00A91B2C">
      <w:pPr>
        <w:pStyle w:val="CommentText"/>
      </w:pPr>
      <w:r>
        <w:rPr>
          <w:rStyle w:val="CommentReference"/>
        </w:rPr>
        <w:annotationRef/>
      </w:r>
      <w:r>
        <w:t>Define what process. Cup manufacturing?</w:t>
      </w:r>
    </w:p>
  </w:comment>
  <w:comment w:id="2" w:author="Matthew Kuo" w:date="2023-03-24T14:31:00Z" w:initials="MK">
    <w:p w14:paraId="649C1B03" w14:textId="77777777" w:rsidR="00E655E1" w:rsidRDefault="00E655E1" w:rsidP="003C09AE">
      <w:pPr>
        <w:pStyle w:val="CommentText"/>
      </w:pPr>
      <w:r>
        <w:rPr>
          <w:rStyle w:val="CommentReference"/>
        </w:rPr>
        <w:annotationRef/>
      </w:r>
      <w:r>
        <w:t>What are humans used for?</w:t>
      </w:r>
    </w:p>
  </w:comment>
  <w:comment w:id="8" w:author="Matthew Kuo" w:date="2023-03-24T14:32:00Z" w:initials="MK">
    <w:p w14:paraId="52AB8F88" w14:textId="77777777" w:rsidR="00E655E1" w:rsidRDefault="00E655E1" w:rsidP="00660539">
      <w:pPr>
        <w:pStyle w:val="CommentText"/>
      </w:pPr>
      <w:r>
        <w:rPr>
          <w:rStyle w:val="CommentReference"/>
        </w:rPr>
        <w:annotationRef/>
      </w:r>
      <w:r>
        <w:t>Incorrect referencing style check APA7</w:t>
      </w:r>
    </w:p>
  </w:comment>
  <w:comment w:id="9" w:author="Matthew Kuo" w:date="2023-03-24T14:34:00Z" w:initials="MK">
    <w:p w14:paraId="5E3FEDBB" w14:textId="77777777" w:rsidR="00E655E1" w:rsidRDefault="00E655E1" w:rsidP="00745955">
      <w:pPr>
        <w:pStyle w:val="CommentText"/>
      </w:pPr>
      <w:r>
        <w:rPr>
          <w:rStyle w:val="CommentReference"/>
        </w:rPr>
        <w:annotationRef/>
      </w:r>
      <w:r>
        <w:t>You will need to specify which part of 'cloud computing' is related to your project. Are you going to implement recording and analysis of machine statistics?</w:t>
      </w:r>
    </w:p>
  </w:comment>
  <w:comment w:id="10" w:author="Matthew Kuo" w:date="2023-03-24T14:34:00Z" w:initials="MK">
    <w:p w14:paraId="3A7CB5C0" w14:textId="77777777" w:rsidR="00E655E1" w:rsidRDefault="00E655E1" w:rsidP="00926D99">
      <w:pPr>
        <w:pStyle w:val="CommentText"/>
      </w:pPr>
      <w:r>
        <w:rPr>
          <w:rStyle w:val="CommentReference"/>
        </w:rPr>
        <w:annotationRef/>
      </w:r>
      <w:r>
        <w:t>I think this may be out of scope of the project so might need to mention that.</w:t>
      </w:r>
    </w:p>
  </w:comment>
  <w:comment w:id="11" w:author="Matthew Kuo" w:date="2023-03-24T14:35:00Z" w:initials="MK">
    <w:p w14:paraId="082CB27B" w14:textId="77777777" w:rsidR="00E655E1" w:rsidRDefault="00E655E1" w:rsidP="0031006A">
      <w:pPr>
        <w:pStyle w:val="CommentText"/>
      </w:pPr>
      <w:r>
        <w:rPr>
          <w:rStyle w:val="CommentReference"/>
        </w:rPr>
        <w:annotationRef/>
      </w:r>
      <w:r>
        <w:t>From the above key area of 4.0, it is still unclear to me what is the R&amp;D project going to do. You need to make it explicit what is within the scope and what is not.</w:t>
      </w:r>
    </w:p>
  </w:comment>
  <w:comment w:id="12" w:author="Matthew Kuo" w:date="2023-03-24T14:35:00Z" w:initials="MK">
    <w:p w14:paraId="140EE50C" w14:textId="7626BD6D" w:rsidR="00E655E1" w:rsidRDefault="00E655E1" w:rsidP="00F57758">
      <w:pPr>
        <w:pStyle w:val="CommentText"/>
      </w:pPr>
      <w:r>
        <w:rPr>
          <w:rStyle w:val="CommentReference"/>
        </w:rPr>
        <w:annotationRef/>
      </w:r>
      <w:r>
        <w:t>Wrong place to put references.</w:t>
      </w:r>
    </w:p>
  </w:comment>
  <w:comment w:id="13" w:author="Joshua Ladowsky" w:date="2023-03-23T15:56:00Z" w:initials="JL">
    <w:p w14:paraId="3321366B" w14:textId="387E25D7" w:rsidR="65AFB2CF" w:rsidRDefault="65AFB2CF">
      <w:pPr>
        <w:pStyle w:val="CommentText"/>
      </w:pPr>
      <w:r>
        <w:t>Digital twin doesnt really come into play once the development is finalized.</w:t>
      </w:r>
      <w:r>
        <w:rPr>
          <w:rStyle w:val="CommentReference"/>
        </w:rPr>
        <w:annotationRef/>
      </w:r>
    </w:p>
    <w:p w14:paraId="0B92401E" w14:textId="55C8BDB9" w:rsidR="65AFB2CF" w:rsidRDefault="65AFB2CF">
      <w:pPr>
        <w:pStyle w:val="CommentText"/>
      </w:pPr>
    </w:p>
    <w:p w14:paraId="51A746D2" w14:textId="56C292B7" w:rsidR="65AFB2CF" w:rsidRDefault="65AFB2CF">
      <w:pPr>
        <w:pStyle w:val="CommentText"/>
      </w:pPr>
      <w:r>
        <w:t xml:space="preserve">The system is more for initial prototyping than scalability </w:t>
      </w:r>
    </w:p>
  </w:comment>
  <w:comment w:id="14" w:author="Matthew Kuo" w:date="2023-03-24T14:42:00Z" w:initials="MK">
    <w:p w14:paraId="3A0EEB07" w14:textId="77777777" w:rsidR="001F15CB" w:rsidRDefault="001F15CB" w:rsidP="005473E0">
      <w:pPr>
        <w:pStyle w:val="CommentText"/>
      </w:pPr>
      <w:r>
        <w:rPr>
          <w:rStyle w:val="CommentReference"/>
        </w:rPr>
        <w:annotationRef/>
      </w:r>
      <w:r>
        <w:t>Need concluding paragraph and how this particular project drives the company towards those listed above.</w:t>
      </w:r>
    </w:p>
  </w:comment>
  <w:comment w:id="15" w:author="Matthew Kuo" w:date="2023-03-24T14:48:00Z" w:initials="MK">
    <w:p w14:paraId="3CF20C7F" w14:textId="77777777" w:rsidR="001F15CB" w:rsidRDefault="001F15CB" w:rsidP="0018259D">
      <w:pPr>
        <w:pStyle w:val="CommentText"/>
      </w:pPr>
      <w:r>
        <w:rPr>
          <w:rStyle w:val="CommentReference"/>
        </w:rPr>
        <w:annotationRef/>
      </w:r>
      <w:r>
        <w:t>Make sure to include a scope statement.</w:t>
      </w:r>
      <w:r>
        <w:br/>
      </w:r>
      <w:r>
        <w:br/>
      </w:r>
      <w:r>
        <w:rPr>
          <w:highlight w:val="white"/>
        </w:rPr>
        <w:t>Scope: proposal clearly outlines the scope of the project in the form of high-level expressions of the core</w:t>
      </w:r>
      <w:r>
        <w:rPr>
          <w:color w:val="000000"/>
          <w:highlight w:val="white"/>
        </w:rPr>
        <w:br/>
      </w:r>
      <w:r>
        <w:rPr>
          <w:highlight w:val="white"/>
        </w:rPr>
        <w:t>requirements including functional and non-functional requirements and a scope statement document. These</w:t>
      </w:r>
      <w:r>
        <w:rPr>
          <w:color w:val="000000"/>
          <w:highlight w:val="white"/>
        </w:rPr>
        <w:br/>
      </w:r>
      <w:r>
        <w:rPr>
          <w:highlight w:val="white"/>
        </w:rPr>
        <w:t>requirements align with both client requests (project-related and product-related artefacts) and the rationale</w:t>
      </w:r>
      <w:r>
        <w:rPr>
          <w:color w:val="000000"/>
          <w:highlight w:val="white"/>
        </w:rPr>
        <w:br/>
      </w:r>
      <w:r>
        <w:rPr>
          <w:highlight w:val="white"/>
        </w:rPr>
        <w:t>and objectives of the project.</w:t>
      </w:r>
      <w:r>
        <w:t xml:space="preserve"> </w:t>
      </w:r>
    </w:p>
  </w:comment>
  <w:comment w:id="16" w:author="Jane Jung" w:date="2023-03-22T12:16:00Z" w:initials="j">
    <w:p w14:paraId="754810C4" w14:textId="088A6DEE" w:rsidR="00DF2E1A" w:rsidRDefault="00DF2E1A">
      <w:pPr>
        <w:pStyle w:val="CommentText"/>
      </w:pPr>
      <w:r>
        <w:rPr>
          <w:rStyle w:val="CommentReference"/>
        </w:rPr>
        <w:annotationRef/>
      </w:r>
      <w:r>
        <w:t>Functional/non-functional documents</w:t>
      </w:r>
    </w:p>
    <w:p w14:paraId="63036251" w14:textId="77777777" w:rsidR="00DF2E1A" w:rsidRDefault="00DF2E1A">
      <w:pPr>
        <w:pStyle w:val="CommentText"/>
      </w:pPr>
      <w:r>
        <w:rPr>
          <w:highlight w:val="white"/>
        </w:rPr>
        <w:t>[Consider having the scope statement document, change</w:t>
      </w:r>
      <w:r>
        <w:rPr>
          <w:color w:val="000000"/>
          <w:highlight w:val="white"/>
        </w:rPr>
        <w:br/>
      </w:r>
      <w:r>
        <w:rPr>
          <w:highlight w:val="white"/>
        </w:rPr>
        <w:t>management plan, project charter, quality assurance plan in the appendix]</w:t>
      </w:r>
      <w:r>
        <w:t xml:space="preserve"> </w:t>
      </w:r>
    </w:p>
  </w:comment>
  <w:comment w:id="17" w:author="Yeran Edmonds" w:date="2023-03-22T23:22:00Z" w:initials="YE">
    <w:p w14:paraId="1AD53406" w14:textId="2B704F4D" w:rsidR="53683C46" w:rsidRDefault="53683C46">
      <w:pPr>
        <w:pStyle w:val="CommentText"/>
      </w:pPr>
      <w:r>
        <w:t>For these "consider having the document" do you want me to attach the documents in the appendix or just add these small blurbs to refer to the appendix?</w:t>
      </w:r>
      <w:r>
        <w:rPr>
          <w:rStyle w:val="CommentReference"/>
        </w:rPr>
        <w:annotationRef/>
      </w:r>
    </w:p>
  </w:comment>
  <w:comment w:id="18" w:author="Jane Jung" w:date="2023-03-22T23:32:00Z" w:initials="JJ">
    <w:p w14:paraId="6868D92E" w14:textId="1B21CE13" w:rsidR="53683C46" w:rsidRDefault="53683C46">
      <w:pPr>
        <w:pStyle w:val="CommentText"/>
      </w:pPr>
      <w:r>
        <w:t xml:space="preserve">its up to you, the consider documents were just taken from the proposal assessment guideline so we dont need to add all of them if we feel like they arent relevant or we dont have them. But if u think there are relative docs yes plz put blurb and chuck the full plan in the appendix as well. dw about formatting tho if ur busy I can go through later and format them </w:t>
      </w:r>
      <w:r>
        <w:rPr>
          <w:rStyle w:val="CommentReference"/>
        </w:rPr>
        <w:annotationRef/>
      </w:r>
    </w:p>
  </w:comment>
  <w:comment w:id="19" w:author="Yeran Edmonds" w:date="2023-03-23T08:17:00Z" w:initials="YE">
    <w:p w14:paraId="47E54513" w14:textId="0AC6025E" w:rsidR="53683C46" w:rsidRDefault="53683C46">
      <w:pPr>
        <w:pStyle w:val="CommentText"/>
      </w:pPr>
      <w:r>
        <w:t>Ok. I'll get time tonight after work and tomorrow wfh so I can try attach the docs. I think a bunch of these will be relevant</w:t>
      </w:r>
      <w:r>
        <w:rPr>
          <w:rStyle w:val="CommentReference"/>
        </w:rPr>
        <w:annotationRef/>
      </w:r>
    </w:p>
  </w:comment>
  <w:comment w:id="20" w:author="Matthew Kuo" w:date="2023-03-24T14:43:00Z" w:initials="MK">
    <w:p w14:paraId="6B387E40" w14:textId="77777777" w:rsidR="001F15CB" w:rsidRDefault="001F15CB" w:rsidP="00B81574">
      <w:pPr>
        <w:pStyle w:val="CommentText"/>
      </w:pPr>
      <w:r>
        <w:rPr>
          <w:rStyle w:val="CommentReference"/>
        </w:rPr>
        <w:annotationRef/>
      </w:r>
      <w:r>
        <w:t>Include particular requirements of the UI Interface that is needed. Also include the simulation that you will be developing.</w:t>
      </w:r>
    </w:p>
  </w:comment>
  <w:comment w:id="21" w:author="Matthew Kuo" w:date="2023-03-24T14:43:00Z" w:initials="MK">
    <w:p w14:paraId="7739BD87" w14:textId="77777777" w:rsidR="001F15CB" w:rsidRDefault="001F15CB" w:rsidP="00531849">
      <w:pPr>
        <w:pStyle w:val="CommentText"/>
      </w:pPr>
      <w:r>
        <w:rPr>
          <w:rStyle w:val="CommentReference"/>
        </w:rPr>
        <w:annotationRef/>
      </w:r>
      <w:r>
        <w:t xml:space="preserve">Need to define what does fast and responsive mean. What does user friendly mean and how it will be validated. </w:t>
      </w:r>
    </w:p>
  </w:comment>
  <w:comment w:id="22" w:author="Matthew Kuo" w:date="2023-03-24T14:44:00Z" w:initials="MK">
    <w:p w14:paraId="6FB118DB" w14:textId="77777777" w:rsidR="001F15CB" w:rsidRDefault="001F15CB" w:rsidP="00877DB8">
      <w:pPr>
        <w:pStyle w:val="CommentText"/>
      </w:pPr>
      <w:r>
        <w:rPr>
          <w:rStyle w:val="CommentReference"/>
        </w:rPr>
        <w:annotationRef/>
      </w:r>
      <w:r>
        <w:t>Discuss where and how the application will be running in i.e., is it cloud/local etc.</w:t>
      </w:r>
    </w:p>
  </w:comment>
  <w:comment w:id="23" w:author="Jane Jung" w:date="2023-03-22T12:16:00Z" w:initials="j">
    <w:p w14:paraId="5AA83638" w14:textId="2F716EB5" w:rsidR="00B25367" w:rsidRDefault="00B25367">
      <w:pPr>
        <w:pStyle w:val="CommentText"/>
      </w:pPr>
      <w:r>
        <w:rPr>
          <w:rStyle w:val="CommentReference"/>
        </w:rPr>
        <w:annotationRef/>
      </w:r>
      <w:r>
        <w:rPr>
          <w:highlight w:val="white"/>
        </w:rPr>
        <w:t>consider having stakeholder analysis doc, stakeholder management strategy document and project charter</w:t>
      </w:r>
      <w:r>
        <w:rPr>
          <w:color w:val="000000"/>
          <w:highlight w:val="white"/>
        </w:rPr>
        <w:br/>
      </w:r>
      <w:r>
        <w:rPr>
          <w:highlight w:val="white"/>
        </w:rPr>
        <w:t>in the appendix</w:t>
      </w:r>
      <w:r>
        <w:t xml:space="preserve"> </w:t>
      </w:r>
    </w:p>
  </w:comment>
  <w:comment w:id="24" w:author="Jane Jung" w:date="2023-03-22T12:17:00Z" w:initials="j">
    <w:p w14:paraId="4CA81022" w14:textId="77777777" w:rsidR="00496F26" w:rsidRDefault="00496F26">
      <w:pPr>
        <w:pStyle w:val="CommentText"/>
      </w:pPr>
      <w:r>
        <w:rPr>
          <w:rStyle w:val="CommentReference"/>
        </w:rPr>
        <w:annotationRef/>
      </w:r>
      <w:r>
        <w:rPr>
          <w:color w:val="000000"/>
          <w:highlight w:val="white"/>
        </w:rPr>
        <w:t>consider having a risk register in the appendix]</w:t>
      </w:r>
    </w:p>
  </w:comment>
  <w:comment w:id="25" w:author="Matthew Kuo" w:date="2023-03-24T14:45:00Z" w:initials="MK">
    <w:p w14:paraId="140EAB07" w14:textId="77777777" w:rsidR="001F15CB" w:rsidRDefault="001F15CB" w:rsidP="00C10C7F">
      <w:pPr>
        <w:pStyle w:val="CommentText"/>
      </w:pPr>
      <w:r>
        <w:rPr>
          <w:rStyle w:val="CommentReference"/>
        </w:rPr>
        <w:annotationRef/>
      </w:r>
      <w:r>
        <w:t xml:space="preserve">Not Consider - NEED A Risk register. </w:t>
      </w:r>
      <w:r>
        <w:br/>
        <w:t xml:space="preserve">Also should mention these are the high level risks and the detailed risks and other are in risk register. </w:t>
      </w:r>
      <w:r>
        <w:br/>
      </w:r>
      <w:r>
        <w:br/>
        <w:t>Marking schedule is in Appendix A.</w:t>
      </w:r>
      <w:r>
        <w:br/>
      </w:r>
      <w:r>
        <w:rPr>
          <w:highlight w:val="white"/>
        </w:rPr>
        <w:t>Risks: a risk register is provided that considers and captures all the relevant and realistic potential risks</w:t>
      </w:r>
      <w:r>
        <w:rPr>
          <w:color w:val="000000"/>
          <w:highlight w:val="white"/>
        </w:rPr>
        <w:br/>
      </w:r>
      <w:r>
        <w:rPr>
          <w:highlight w:val="white"/>
        </w:rPr>
        <w:t>associated with the project such as ones related to scope, schedule, technical, tools, client, team,</w:t>
      </w:r>
      <w:r>
        <w:rPr>
          <w:color w:val="000000"/>
          <w:highlight w:val="white"/>
        </w:rPr>
        <w:br/>
      </w:r>
      <w:r>
        <w:rPr>
          <w:highlight w:val="white"/>
        </w:rPr>
        <w:t>enviroment (such as covid, online/remote team processes), data availability/quality, etc.</w:t>
      </w:r>
      <w:r>
        <w:t xml:space="preserve"> </w:t>
      </w:r>
    </w:p>
  </w:comment>
  <w:comment w:id="28" w:author="Matthew Kuo" w:date="2023-03-24T14:47:00Z" w:initials="MK">
    <w:p w14:paraId="5B044C8E" w14:textId="77777777" w:rsidR="001F15CB" w:rsidRDefault="001F15CB" w:rsidP="00701209">
      <w:pPr>
        <w:pStyle w:val="CommentText"/>
      </w:pPr>
      <w:r>
        <w:rPr>
          <w:rStyle w:val="CommentReference"/>
        </w:rPr>
        <w:annotationRef/>
      </w:r>
      <w:r>
        <w:t>This section seems out of place. How is it related to Scope of project?</w:t>
      </w:r>
    </w:p>
  </w:comment>
  <w:comment w:id="29" w:author="Matthew Kuo" w:date="2023-03-24T14:47:00Z" w:initials="MK">
    <w:p w14:paraId="2D397268" w14:textId="77777777" w:rsidR="001F15CB" w:rsidRDefault="001F15CB" w:rsidP="003A18C4">
      <w:pPr>
        <w:pStyle w:val="CommentText"/>
      </w:pPr>
      <w:r>
        <w:rPr>
          <w:rStyle w:val="CommentReference"/>
        </w:rPr>
        <w:annotationRef/>
      </w:r>
      <w:r>
        <w:t xml:space="preserve">Consider Project Feasibility section. </w:t>
      </w:r>
      <w:r>
        <w:br/>
      </w:r>
      <w:r>
        <w:br/>
        <w:t>As per marking schedule:</w:t>
      </w:r>
      <w:r>
        <w:br/>
      </w:r>
      <w:r>
        <w:br/>
      </w:r>
      <w:r>
        <w:rPr>
          <w:highlight w:val="white"/>
        </w:rPr>
        <w:t>Project Feasibility: Proposal includes an analysis of the feasibility of the project. Information included</w:t>
      </w:r>
      <w:r>
        <w:rPr>
          <w:color w:val="000000"/>
          <w:highlight w:val="white"/>
        </w:rPr>
        <w:br/>
      </w:r>
      <w:r>
        <w:rPr>
          <w:highlight w:val="white"/>
        </w:rPr>
        <w:t>should consider infrastructure, tools, technologies, roles, and skills required. The report must include</w:t>
      </w:r>
      <w:r>
        <w:rPr>
          <w:color w:val="000000"/>
          <w:highlight w:val="white"/>
        </w:rPr>
        <w:br/>
      </w:r>
      <w:r>
        <w:rPr>
          <w:highlight w:val="white"/>
        </w:rPr>
        <w:t>evidence of alternatives that were considered and a rationale/justification for the path ultimately taken.</w:t>
      </w:r>
      <w:r>
        <w:rPr>
          <w:color w:val="000000"/>
          <w:highlight w:val="white"/>
        </w:rPr>
        <w:br/>
      </w:r>
      <w:r>
        <w:rPr>
          <w:highlight w:val="white"/>
        </w:rPr>
        <w:t>Note: Even if the project is a continuation of an existing project the feasibility of the next phase, and the</w:t>
      </w:r>
      <w:r>
        <w:rPr>
          <w:color w:val="000000"/>
          <w:highlight w:val="white"/>
        </w:rPr>
        <w:br/>
      </w:r>
      <w:r>
        <w:rPr>
          <w:highlight w:val="white"/>
        </w:rPr>
        <w:t>proposed activities within the next phase must be evaluated</w:t>
      </w:r>
      <w:r>
        <w:t xml:space="preserve"> </w:t>
      </w:r>
    </w:p>
  </w:comment>
  <w:comment w:id="26" w:author="Jane Jung" w:date="2023-03-22T12:17:00Z" w:initials="j">
    <w:p w14:paraId="198BD43C" w14:textId="1A541575" w:rsidR="00251796" w:rsidRDefault="00251796">
      <w:pPr>
        <w:pStyle w:val="CommentText"/>
      </w:pPr>
      <w:r>
        <w:rPr>
          <w:rStyle w:val="CommentReference"/>
        </w:rPr>
        <w:annotationRef/>
      </w:r>
      <w:r>
        <w:rPr>
          <w:highlight w:val="white"/>
        </w:rPr>
        <w:t>Infrastructure and human resource requirements</w:t>
      </w:r>
      <w:r>
        <w:rPr>
          <w:color w:val="000000"/>
          <w:highlight w:val="white"/>
        </w:rPr>
        <w:br/>
      </w:r>
      <w:r>
        <w:rPr>
          <w:highlight w:val="white"/>
        </w:rPr>
        <w:t>• To deliver the high-level requirements identify technical infrastructure</w:t>
      </w:r>
      <w:r>
        <w:rPr>
          <w:color w:val="000000"/>
          <w:highlight w:val="white"/>
        </w:rPr>
        <w:br/>
      </w:r>
      <w:r>
        <w:rPr>
          <w:highlight w:val="white"/>
        </w:rPr>
        <w:t>(development and software tools etc.) and technical skills required.</w:t>
      </w:r>
      <w:r>
        <w:rPr>
          <w:color w:val="000000"/>
          <w:highlight w:val="white"/>
        </w:rPr>
        <w:br/>
      </w:r>
      <w:r>
        <w:rPr>
          <w:highlight w:val="white"/>
        </w:rPr>
        <w:t>• Briefly provide information on the various alternatives which were considered</w:t>
      </w:r>
      <w:r>
        <w:rPr>
          <w:color w:val="000000"/>
          <w:highlight w:val="white"/>
        </w:rPr>
        <w:br/>
      </w:r>
      <w:r>
        <w:rPr>
          <w:highlight w:val="white"/>
        </w:rPr>
        <w:t>and how the decision was made for a particular technical infrastructure</w:t>
      </w:r>
      <w:r>
        <w:rPr>
          <w:color w:val="000000"/>
          <w:highlight w:val="white"/>
        </w:rPr>
        <w:br/>
      </w:r>
      <w:r>
        <w:rPr>
          <w:highlight w:val="white"/>
        </w:rPr>
        <w:t xml:space="preserve">[detailed information should in the appendix]. </w:t>
      </w:r>
    </w:p>
  </w:comment>
  <w:comment w:id="27" w:author="Yeran Edmonds" w:date="2023-03-22T23:24:00Z" w:initials="YE">
    <w:p w14:paraId="0BAD991E" w14:textId="7FA7F289" w:rsidR="53683C46" w:rsidRDefault="53683C46">
      <w:pPr>
        <w:pStyle w:val="CommentText"/>
      </w:pPr>
      <w:r>
        <w:t>For this, is there something you want changed with this section? I'm not sure if it's because I haven't gone into enough detail about how we're resolving requirements, or if I'm going into too much detail. I could probably halve the word count and just tell 'em to read the appendix</w:t>
      </w:r>
      <w:r>
        <w:rPr>
          <w:rStyle w:val="CommentReference"/>
        </w:rPr>
        <w:annotationRef/>
      </w:r>
    </w:p>
  </w:comment>
  <w:comment w:id="30" w:author="Matthew Kuo" w:date="2023-03-24T14:46:00Z" w:initials="MK">
    <w:p w14:paraId="4F5D672E" w14:textId="77777777" w:rsidR="001F15CB" w:rsidRDefault="001F15CB" w:rsidP="001D0E6D">
      <w:pPr>
        <w:pStyle w:val="CommentText"/>
      </w:pPr>
      <w:r>
        <w:rPr>
          <w:rStyle w:val="CommentReference"/>
        </w:rPr>
        <w:annotationRef/>
      </w:r>
      <w:r>
        <w:t>Where is this human resource requirement?</w:t>
      </w:r>
    </w:p>
  </w:comment>
  <w:comment w:id="31" w:author="Matthew Kuo" w:date="2023-03-24T14:47:00Z" w:initials="MK">
    <w:p w14:paraId="772988B9" w14:textId="77777777" w:rsidR="001F15CB" w:rsidRDefault="001F15CB" w:rsidP="0017509F">
      <w:pPr>
        <w:pStyle w:val="CommentText"/>
      </w:pPr>
      <w:r>
        <w:rPr>
          <w:rStyle w:val="CommentReference"/>
        </w:rPr>
        <w:annotationRef/>
      </w:r>
      <w:r>
        <w:t>Why FERN? Need explanation.</w:t>
      </w:r>
    </w:p>
  </w:comment>
  <w:comment w:id="32" w:author="Matthew Kuo" w:date="2023-03-24T14:49:00Z" w:initials="MK">
    <w:p w14:paraId="2E86A065" w14:textId="77777777" w:rsidR="001F15CB" w:rsidRDefault="001F15CB" w:rsidP="00A84180">
      <w:pPr>
        <w:pStyle w:val="CommentText"/>
      </w:pPr>
      <w:r>
        <w:rPr>
          <w:rStyle w:val="CommentReference"/>
        </w:rPr>
        <w:annotationRef/>
      </w:r>
      <w:r>
        <w:t>Flow of section is quite strange. Should present technology selection with alternatives then followed by justification and finally selection.</w:t>
      </w:r>
    </w:p>
  </w:comment>
  <w:comment w:id="33" w:author="Matthew Kuo" w:date="2023-03-24T14:51:00Z" w:initials="MK">
    <w:p w14:paraId="26734431" w14:textId="77777777" w:rsidR="001F15CB" w:rsidRDefault="001F15CB" w:rsidP="00A34029">
      <w:pPr>
        <w:pStyle w:val="CommentText"/>
      </w:pPr>
      <w:r>
        <w:rPr>
          <w:rStyle w:val="CommentReference"/>
        </w:rPr>
        <w:annotationRef/>
      </w:r>
      <w:r>
        <w:t xml:space="preserve">Move Project Methodology here then talk about the roles. Need to select and talk about </w:t>
      </w:r>
      <w:r>
        <w:br/>
      </w:r>
      <w:r>
        <w:rPr>
          <w:highlight w:val="white"/>
        </w:rPr>
        <w:t>Project Management Methodology: The project management method chosen is justified. Appropriate</w:t>
      </w:r>
      <w:r>
        <w:rPr>
          <w:color w:val="000000"/>
          <w:highlight w:val="white"/>
        </w:rPr>
        <w:br/>
      </w:r>
      <w:r>
        <w:rPr>
          <w:highlight w:val="white"/>
        </w:rPr>
        <w:t>WBS or phases are identified along with the key activies and the methods and/or practices adopted to</w:t>
      </w:r>
      <w:r>
        <w:rPr>
          <w:color w:val="000000"/>
          <w:highlight w:val="white"/>
        </w:rPr>
        <w:br/>
      </w:r>
      <w:r>
        <w:rPr>
          <w:highlight w:val="white"/>
        </w:rPr>
        <w:t>conduct each phase.</w:t>
      </w:r>
      <w:r>
        <w:t xml:space="preserve"> </w:t>
      </w:r>
      <w:r>
        <w:br/>
      </w:r>
      <w:r>
        <w:br/>
        <w:t>Before you can talk about the roles.</w:t>
      </w:r>
    </w:p>
  </w:comment>
  <w:comment w:id="34" w:author="Matthew Kuo" w:date="2023-03-24T14:51:00Z" w:initials="MK">
    <w:p w14:paraId="2F97773E" w14:textId="77777777" w:rsidR="00CA6E82" w:rsidRDefault="001F15CB" w:rsidP="00454690">
      <w:pPr>
        <w:pStyle w:val="CommentText"/>
      </w:pPr>
      <w:r>
        <w:rPr>
          <w:rStyle w:val="CommentReference"/>
        </w:rPr>
        <w:annotationRef/>
      </w:r>
      <w:r w:rsidR="00CA6E82">
        <w:t xml:space="preserve">Appendix or inside Project Schedule section. </w:t>
      </w:r>
    </w:p>
  </w:comment>
  <w:comment w:id="35" w:author="Yeran Edmonds" w:date="2023-03-23T23:50:00Z" w:initials="YE">
    <w:p w14:paraId="7D5748C0" w14:textId="50860EED" w:rsidR="1AA21D41" w:rsidRDefault="1AA21D41">
      <w:pPr>
        <w:pStyle w:val="CommentText"/>
      </w:pPr>
      <w:r>
        <w:t xml:space="preserve">Explain the chosen project management methodology and provide a WBS (PM methodology) which identifies phases and key activities (must also include project handover).  </w:t>
      </w:r>
      <w:r>
        <w:rPr>
          <w:rStyle w:val="CommentReference"/>
        </w:rPr>
        <w:annotationRef/>
      </w:r>
    </w:p>
    <w:p w14:paraId="5920083A" w14:textId="6A9084F0" w:rsidR="1AA21D41" w:rsidRDefault="1AA21D41">
      <w:pPr>
        <w:pStyle w:val="CommentText"/>
      </w:pPr>
      <w:r>
        <w:t xml:space="preserve">Include a rationale and justification for why the choice matches the purpose or goal of the project.  What phases/tasks/deliverables does it involve?  Why does this chosen approach suit this project, team and client?  </w:t>
      </w:r>
    </w:p>
    <w:p w14:paraId="3043AF29" w14:textId="7302223F" w:rsidR="1AA21D41" w:rsidRDefault="1AA21D41">
      <w:pPr>
        <w:pStyle w:val="CommentText"/>
      </w:pPr>
      <w:r>
        <w:t xml:space="preserve">Ensure that all material you use is appropriately referenced using APA 7 (i.e., you should be referencing a resource that your team will refer to during the project's lifecycle). </w:t>
      </w:r>
    </w:p>
    <w:p w14:paraId="52F8DA77" w14:textId="5DF4A689" w:rsidR="1AA21D41" w:rsidRDefault="1AA21D41">
      <w:pPr>
        <w:pStyle w:val="CommentText"/>
      </w:pPr>
      <w:r>
        <w:t xml:space="preserve"> </w:t>
      </w:r>
    </w:p>
    <w:p w14:paraId="1550AEF0" w14:textId="6A76FE89" w:rsidR="1AA21D41" w:rsidRDefault="1AA21D41">
      <w:pPr>
        <w:pStyle w:val="CommentText"/>
      </w:pPr>
      <w:r>
        <w:t xml:space="preserve">Justifying choosing kanban/agile (over waterfall for example) </w:t>
      </w:r>
    </w:p>
    <w:p w14:paraId="2F20F3D1" w14:textId="1C626B58" w:rsidR="1AA21D41" w:rsidRDefault="1AA21D41">
      <w:pPr>
        <w:pStyle w:val="CommentText"/>
      </w:pPr>
      <w:r>
        <w:t xml:space="preserve">User stories </w:t>
      </w:r>
    </w:p>
    <w:p w14:paraId="14AF535E" w14:textId="34C3B286" w:rsidR="1AA21D41" w:rsidRDefault="1AA21D41">
      <w:pPr>
        <w:pStyle w:val="CommentText"/>
      </w:pPr>
      <w:r>
        <w:t xml:space="preserve">WBS (kind of) based on stories. </w:t>
      </w:r>
    </w:p>
  </w:comment>
  <w:comment w:id="36" w:author="Matthew Kuo" w:date="2023-03-24T14:54:00Z" w:initials="MK">
    <w:p w14:paraId="5C16E73B" w14:textId="77777777" w:rsidR="00CA6E82" w:rsidRDefault="00CA6E82" w:rsidP="00AF0664">
      <w:pPr>
        <w:pStyle w:val="CommentText"/>
      </w:pPr>
      <w:r>
        <w:rPr>
          <w:rStyle w:val="CommentReference"/>
        </w:rPr>
        <w:annotationRef/>
      </w:r>
      <w:r>
        <w:t>Need to be more clearer on which aspect of Kanban enables this.</w:t>
      </w:r>
    </w:p>
  </w:comment>
  <w:comment w:id="37" w:author="Matthew Kuo" w:date="2023-03-24T14:54:00Z" w:initials="MK">
    <w:p w14:paraId="14BDEB4F" w14:textId="77777777" w:rsidR="00CA6E82" w:rsidRDefault="00CA6E82" w:rsidP="000F2EB6">
      <w:pPr>
        <w:pStyle w:val="CommentText"/>
      </w:pPr>
      <w:r>
        <w:rPr>
          <w:rStyle w:val="CommentReference"/>
        </w:rPr>
        <w:annotationRef/>
      </w:r>
      <w:r>
        <w:t>It fine to include these but you should have more points to justify Kanban whereas these two are true for all Agile frameworks.</w:t>
      </w:r>
    </w:p>
  </w:comment>
  <w:comment w:id="38" w:author="Matthew Kuo" w:date="2023-03-24T14:55:00Z" w:initials="MK">
    <w:p w14:paraId="4CBB7ADC" w14:textId="77777777" w:rsidR="00CA6E82" w:rsidRDefault="00CA6E82" w:rsidP="00C31238">
      <w:pPr>
        <w:pStyle w:val="CommentText"/>
      </w:pPr>
      <w:r>
        <w:rPr>
          <w:rStyle w:val="CommentReference"/>
        </w:rPr>
        <w:annotationRef/>
      </w:r>
      <w:r>
        <w:t>Briefly describe the framework and then go into justification. I.e., Waterfall is …. Where … sequential .. Etc.</w:t>
      </w:r>
    </w:p>
  </w:comment>
  <w:comment w:id="39" w:author="Matthew Kuo" w:date="2023-03-24T14:56:00Z" w:initials="MK">
    <w:p w14:paraId="481CEAFF" w14:textId="77777777" w:rsidR="00CA6E82" w:rsidRDefault="00CA6E82" w:rsidP="00831B6F">
      <w:pPr>
        <w:pStyle w:val="CommentText"/>
      </w:pPr>
      <w:r>
        <w:rPr>
          <w:rStyle w:val="CommentReference"/>
        </w:rPr>
        <w:annotationRef/>
      </w:r>
      <w:r>
        <w:t>Need diagram explaining how Kanban works and how it will be applied to this project.</w:t>
      </w:r>
      <w:r>
        <w:br/>
      </w:r>
      <w:r>
        <w:br/>
        <w:t>"</w:t>
      </w:r>
      <w:r>
        <w:rPr>
          <w:highlight w:val="white"/>
        </w:rPr>
        <w:t>Appropriate</w:t>
      </w:r>
      <w:r>
        <w:rPr>
          <w:color w:val="000000"/>
          <w:highlight w:val="white"/>
        </w:rPr>
        <w:br/>
      </w:r>
      <w:r>
        <w:rPr>
          <w:highlight w:val="white"/>
        </w:rPr>
        <w:t>WBS or phases are identified along with the key activies and the methods and/or practices adopted to</w:t>
      </w:r>
      <w:r>
        <w:rPr>
          <w:color w:val="000000"/>
          <w:highlight w:val="white"/>
        </w:rPr>
        <w:br/>
      </w:r>
      <w:r>
        <w:rPr>
          <w:highlight w:val="white"/>
        </w:rPr>
        <w:t>conduct each phase</w:t>
      </w:r>
      <w:r>
        <w:t xml:space="preserve"> "</w:t>
      </w:r>
    </w:p>
  </w:comment>
  <w:comment w:id="40" w:author="Matthew Kuo" w:date="2023-03-24T14:56:00Z" w:initials="MK">
    <w:p w14:paraId="1E46C05D" w14:textId="77777777" w:rsidR="00CA6E82" w:rsidRDefault="00CA6E82" w:rsidP="00FB25FE">
      <w:pPr>
        <w:pStyle w:val="CommentText"/>
      </w:pPr>
      <w:r>
        <w:rPr>
          <w:rStyle w:val="CommentReference"/>
        </w:rPr>
        <w:annotationRef/>
      </w:r>
      <w:r>
        <w:t>Put this after project schedule.</w:t>
      </w:r>
    </w:p>
  </w:comment>
  <w:comment w:id="41" w:author="Matthew Kuo" w:date="2023-03-24T14:57:00Z" w:initials="MK">
    <w:p w14:paraId="61DFD28D" w14:textId="77777777" w:rsidR="00CA6E82" w:rsidRDefault="00CA6E82" w:rsidP="0021477E">
      <w:pPr>
        <w:pStyle w:val="CommentText"/>
      </w:pPr>
      <w:r>
        <w:rPr>
          <w:rStyle w:val="CommentReference"/>
        </w:rPr>
        <w:annotationRef/>
      </w:r>
      <w:r>
        <w:t>Where?</w:t>
      </w:r>
    </w:p>
  </w:comment>
  <w:comment w:id="42" w:author="Matthew Kuo" w:date="2023-03-24T15:00:00Z" w:initials="MK">
    <w:p w14:paraId="7F7AB9A6" w14:textId="77777777" w:rsidR="00CA6E82" w:rsidRDefault="00CA6E82" w:rsidP="005C6E99">
      <w:pPr>
        <w:pStyle w:val="CommentText"/>
      </w:pPr>
      <w:r>
        <w:rPr>
          <w:rStyle w:val="CommentReference"/>
        </w:rPr>
        <w:annotationRef/>
      </w:r>
      <w:r>
        <w:t>Where?</w:t>
      </w:r>
    </w:p>
  </w:comment>
  <w:comment w:id="43" w:author="Matthew Kuo" w:date="2023-03-24T15:00:00Z" w:initials="MK">
    <w:p w14:paraId="26A7823D" w14:textId="77777777" w:rsidR="00CA6E82" w:rsidRDefault="00CA6E82" w:rsidP="005D6281">
      <w:pPr>
        <w:pStyle w:val="CommentText"/>
      </w:pPr>
      <w:r>
        <w:rPr>
          <w:rStyle w:val="CommentReference"/>
        </w:rPr>
        <w:annotationRef/>
      </w:r>
      <w:r>
        <w:t>Make sure your QA plan is inline with Kanban. Google QA Kanban.</w:t>
      </w:r>
    </w:p>
  </w:comment>
  <w:comment w:id="44" w:author="Matthew Kuo" w:date="2023-03-24T14:58:00Z" w:initials="MK">
    <w:p w14:paraId="2351709F" w14:textId="3DFE8D02" w:rsidR="00CA6E82" w:rsidRDefault="00CA6E82" w:rsidP="00BC366E">
      <w:pPr>
        <w:pStyle w:val="CommentText"/>
      </w:pPr>
      <w:r>
        <w:rPr>
          <w:rStyle w:val="CommentReference"/>
        </w:rPr>
        <w:annotationRef/>
      </w:r>
      <w:r>
        <w:t>This section seems bit fragmented. Consider including subsections.</w:t>
      </w:r>
      <w:r>
        <w:br/>
      </w:r>
      <w:r>
        <w:br/>
        <w:t xml:space="preserve">Make sure together it covers all of these </w:t>
      </w:r>
      <w:r>
        <w:br/>
      </w:r>
      <w:r>
        <w:rPr>
          <w:highlight w:val="white"/>
        </w:rPr>
        <w:t>"such as ones related to scope, schedule, technical, tools, client, team,</w:t>
      </w:r>
      <w:r>
        <w:rPr>
          <w:color w:val="000000"/>
          <w:highlight w:val="white"/>
        </w:rPr>
        <w:br/>
      </w:r>
      <w:r>
        <w:rPr>
          <w:highlight w:val="white"/>
        </w:rPr>
        <w:t>enviroment (such as covid, online/remote team processes), data availability/quality, etc</w:t>
      </w:r>
      <w:r>
        <w:t xml:space="preserve"> "</w:t>
      </w:r>
    </w:p>
  </w:comment>
  <w:comment w:id="45" w:author="Matthew Kuo" w:date="2023-03-24T15:01:00Z" w:initials="MK">
    <w:p w14:paraId="2A0F0B0D" w14:textId="77777777" w:rsidR="00CA6E82" w:rsidRDefault="00CA6E82" w:rsidP="00D1634A">
      <w:pPr>
        <w:pStyle w:val="CommentText"/>
      </w:pPr>
      <w:r>
        <w:rPr>
          <w:rStyle w:val="CommentReference"/>
        </w:rPr>
        <w:annotationRef/>
      </w:r>
      <w:r>
        <w:t>Put in a kanban diagram here and explain with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01E65D" w15:done="0"/>
  <w15:commentEx w15:paraId="0155C9D4" w15:done="0"/>
  <w15:commentEx w15:paraId="649C1B03" w15:done="0"/>
  <w15:commentEx w15:paraId="52AB8F88" w15:done="0"/>
  <w15:commentEx w15:paraId="5E3FEDBB" w15:done="0"/>
  <w15:commentEx w15:paraId="3A7CB5C0" w15:done="0"/>
  <w15:commentEx w15:paraId="082CB27B" w15:done="0"/>
  <w15:commentEx w15:paraId="140EE50C" w15:done="0"/>
  <w15:commentEx w15:paraId="51A746D2" w15:done="0"/>
  <w15:commentEx w15:paraId="3A0EEB07" w15:done="0"/>
  <w15:commentEx w15:paraId="3CF20C7F" w15:done="0"/>
  <w15:commentEx w15:paraId="63036251" w15:done="0"/>
  <w15:commentEx w15:paraId="1AD53406" w15:paraIdParent="63036251" w15:done="0"/>
  <w15:commentEx w15:paraId="6868D92E" w15:paraIdParent="63036251" w15:done="0"/>
  <w15:commentEx w15:paraId="47E54513" w15:paraIdParent="63036251" w15:done="0"/>
  <w15:commentEx w15:paraId="6B387E40" w15:done="0"/>
  <w15:commentEx w15:paraId="7739BD87" w15:done="0"/>
  <w15:commentEx w15:paraId="6FB118DB" w15:done="0"/>
  <w15:commentEx w15:paraId="5AA83638" w15:done="0"/>
  <w15:commentEx w15:paraId="4CA81022" w15:done="0"/>
  <w15:commentEx w15:paraId="140EAB07" w15:paraIdParent="4CA81022" w15:done="0"/>
  <w15:commentEx w15:paraId="5B044C8E" w15:done="0"/>
  <w15:commentEx w15:paraId="2D397268" w15:paraIdParent="5B044C8E" w15:done="0"/>
  <w15:commentEx w15:paraId="198BD43C" w15:done="0"/>
  <w15:commentEx w15:paraId="0BAD991E" w15:paraIdParent="198BD43C" w15:done="0"/>
  <w15:commentEx w15:paraId="4F5D672E" w15:done="0"/>
  <w15:commentEx w15:paraId="772988B9" w15:done="0"/>
  <w15:commentEx w15:paraId="2E86A065" w15:done="0"/>
  <w15:commentEx w15:paraId="26734431" w15:done="0"/>
  <w15:commentEx w15:paraId="2F97773E" w15:done="0"/>
  <w15:commentEx w15:paraId="14AF535E" w15:done="0"/>
  <w15:commentEx w15:paraId="5C16E73B" w15:done="0"/>
  <w15:commentEx w15:paraId="14BDEB4F" w15:done="0"/>
  <w15:commentEx w15:paraId="4CBB7ADC" w15:done="0"/>
  <w15:commentEx w15:paraId="481CEAFF" w15:done="0"/>
  <w15:commentEx w15:paraId="1E46C05D" w15:done="0"/>
  <w15:commentEx w15:paraId="61DFD28D" w15:done="0"/>
  <w15:commentEx w15:paraId="7F7AB9A6" w15:done="0"/>
  <w15:commentEx w15:paraId="26A7823D" w15:paraIdParent="7F7AB9A6" w15:done="0"/>
  <w15:commentEx w15:paraId="2351709F" w15:done="0"/>
  <w15:commentEx w15:paraId="2A0F0B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832B4" w16cex:dateUtc="2023-03-24T01:31:00Z"/>
  <w16cex:commentExtensible w16cex:durableId="27C832C2" w16cex:dateUtc="2023-03-24T01:31:00Z"/>
  <w16cex:commentExtensible w16cex:durableId="27C832DB" w16cex:dateUtc="2023-03-24T01:31:00Z"/>
  <w16cex:commentExtensible w16cex:durableId="27C83310" w16cex:dateUtc="2023-03-24T01:32:00Z"/>
  <w16cex:commentExtensible w16cex:durableId="27C8335B" w16cex:dateUtc="2023-03-24T01:34:00Z"/>
  <w16cex:commentExtensible w16cex:durableId="27C8337D" w16cex:dateUtc="2023-03-24T01:34:00Z"/>
  <w16cex:commentExtensible w16cex:durableId="27C833C2" w16cex:dateUtc="2023-03-24T01:35:00Z"/>
  <w16cex:commentExtensible w16cex:durableId="27C83398" w16cex:dateUtc="2023-03-24T01:35:00Z"/>
  <w16cex:commentExtensible w16cex:durableId="366AEA67" w16cex:dateUtc="2023-03-23T02:56:00Z"/>
  <w16cex:commentExtensible w16cex:durableId="27C83538" w16cex:dateUtc="2023-03-24T01:42:00Z"/>
  <w16cex:commentExtensible w16cex:durableId="27C836B3" w16cex:dateUtc="2023-03-24T01:48:00Z"/>
  <w16cex:commentExtensible w16cex:durableId="27C5701D" w16cex:dateUtc="2023-03-21T23:16:00Z"/>
  <w16cex:commentExtensible w16cex:durableId="17D3EB39" w16cex:dateUtc="2023-03-22T10:22:00Z"/>
  <w16cex:commentExtensible w16cex:durableId="7A0C741C" w16cex:dateUtc="2023-03-22T10:32:00Z"/>
  <w16cex:commentExtensible w16cex:durableId="63BAEA3D" w16cex:dateUtc="2023-03-22T19:17:00Z"/>
  <w16cex:commentExtensible w16cex:durableId="27C83576" w16cex:dateUtc="2023-03-24T01:43:00Z"/>
  <w16cex:commentExtensible w16cex:durableId="27C83593" w16cex:dateUtc="2023-03-24T01:43:00Z"/>
  <w16cex:commentExtensible w16cex:durableId="27C835B5" w16cex:dateUtc="2023-03-24T01:44:00Z"/>
  <w16cex:commentExtensible w16cex:durableId="27C5702F" w16cex:dateUtc="2023-03-21T23:16:00Z"/>
  <w16cex:commentExtensible w16cex:durableId="27C57044" w16cex:dateUtc="2023-03-21T23:17:00Z"/>
  <w16cex:commentExtensible w16cex:durableId="27C83601" w16cex:dateUtc="2023-03-24T01:45:00Z"/>
  <w16cex:commentExtensible w16cex:durableId="27C8366F" w16cex:dateUtc="2023-03-24T01:47:00Z"/>
  <w16cex:commentExtensible w16cex:durableId="27C8368B" w16cex:dateUtc="2023-03-24T01:47:00Z"/>
  <w16cex:commentExtensible w16cex:durableId="27C5706D" w16cex:dateUtc="2023-03-21T23:17:00Z"/>
  <w16cex:commentExtensible w16cex:durableId="00C5C029" w16cex:dateUtc="2023-03-22T10:24:00Z"/>
  <w16cex:commentExtensible w16cex:durableId="27C83642" w16cex:dateUtc="2023-03-24T01:46:00Z"/>
  <w16cex:commentExtensible w16cex:durableId="27C8369F" w16cex:dateUtc="2023-03-24T01:47:00Z"/>
  <w16cex:commentExtensible w16cex:durableId="27C83700" w16cex:dateUtc="2023-03-24T01:49:00Z"/>
  <w16cex:commentExtensible w16cex:durableId="27C8375F" w16cex:dateUtc="2023-03-24T01:51:00Z"/>
  <w16cex:commentExtensible w16cex:durableId="27C83789" w16cex:dateUtc="2023-03-24T01:51:00Z"/>
  <w16cex:commentExtensible w16cex:durableId="389D88D8" w16cex:dateUtc="2023-03-23T10:50:00Z"/>
  <w16cex:commentExtensible w16cex:durableId="27C8380F" w16cex:dateUtc="2023-03-24T01:54:00Z"/>
  <w16cex:commentExtensible w16cex:durableId="27C83836" w16cex:dateUtc="2023-03-24T01:54:00Z"/>
  <w16cex:commentExtensible w16cex:durableId="27C83856" w16cex:dateUtc="2023-03-24T01:55:00Z"/>
  <w16cex:commentExtensible w16cex:durableId="27C83887" w16cex:dateUtc="2023-03-24T01:56:00Z"/>
  <w16cex:commentExtensible w16cex:durableId="27C838A1" w16cex:dateUtc="2023-03-24T01:56:00Z"/>
  <w16cex:commentExtensible w16cex:durableId="27C838BE" w16cex:dateUtc="2023-03-24T01:57:00Z"/>
  <w16cex:commentExtensible w16cex:durableId="27C8397C" w16cex:dateUtc="2023-03-24T02:00:00Z"/>
  <w16cex:commentExtensible w16cex:durableId="27C83992" w16cex:dateUtc="2023-03-24T02:00:00Z"/>
  <w16cex:commentExtensible w16cex:durableId="27C8391C" w16cex:dateUtc="2023-03-24T01:58:00Z"/>
  <w16cex:commentExtensible w16cex:durableId="27C839D3" w16cex:dateUtc="2023-03-24T0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01E65D" w16cid:durableId="27C832B4"/>
  <w16cid:commentId w16cid:paraId="0155C9D4" w16cid:durableId="27C832C2"/>
  <w16cid:commentId w16cid:paraId="649C1B03" w16cid:durableId="27C832DB"/>
  <w16cid:commentId w16cid:paraId="52AB8F88" w16cid:durableId="27C83310"/>
  <w16cid:commentId w16cid:paraId="5E3FEDBB" w16cid:durableId="27C8335B"/>
  <w16cid:commentId w16cid:paraId="3A7CB5C0" w16cid:durableId="27C8337D"/>
  <w16cid:commentId w16cid:paraId="082CB27B" w16cid:durableId="27C833C2"/>
  <w16cid:commentId w16cid:paraId="140EE50C" w16cid:durableId="27C83398"/>
  <w16cid:commentId w16cid:paraId="51A746D2" w16cid:durableId="366AEA67"/>
  <w16cid:commentId w16cid:paraId="3A0EEB07" w16cid:durableId="27C83538"/>
  <w16cid:commentId w16cid:paraId="3CF20C7F" w16cid:durableId="27C836B3"/>
  <w16cid:commentId w16cid:paraId="63036251" w16cid:durableId="27C5701D"/>
  <w16cid:commentId w16cid:paraId="1AD53406" w16cid:durableId="17D3EB39"/>
  <w16cid:commentId w16cid:paraId="6868D92E" w16cid:durableId="7A0C741C"/>
  <w16cid:commentId w16cid:paraId="47E54513" w16cid:durableId="63BAEA3D"/>
  <w16cid:commentId w16cid:paraId="6B387E40" w16cid:durableId="27C83576"/>
  <w16cid:commentId w16cid:paraId="7739BD87" w16cid:durableId="27C83593"/>
  <w16cid:commentId w16cid:paraId="6FB118DB" w16cid:durableId="27C835B5"/>
  <w16cid:commentId w16cid:paraId="5AA83638" w16cid:durableId="27C5702F"/>
  <w16cid:commentId w16cid:paraId="4CA81022" w16cid:durableId="27C57044"/>
  <w16cid:commentId w16cid:paraId="140EAB07" w16cid:durableId="27C83601"/>
  <w16cid:commentId w16cid:paraId="5B044C8E" w16cid:durableId="27C8366F"/>
  <w16cid:commentId w16cid:paraId="2D397268" w16cid:durableId="27C8368B"/>
  <w16cid:commentId w16cid:paraId="198BD43C" w16cid:durableId="27C5706D"/>
  <w16cid:commentId w16cid:paraId="0BAD991E" w16cid:durableId="00C5C029"/>
  <w16cid:commentId w16cid:paraId="4F5D672E" w16cid:durableId="27C83642"/>
  <w16cid:commentId w16cid:paraId="772988B9" w16cid:durableId="27C8369F"/>
  <w16cid:commentId w16cid:paraId="2E86A065" w16cid:durableId="27C83700"/>
  <w16cid:commentId w16cid:paraId="26734431" w16cid:durableId="27C8375F"/>
  <w16cid:commentId w16cid:paraId="2F97773E" w16cid:durableId="27C83789"/>
  <w16cid:commentId w16cid:paraId="14AF535E" w16cid:durableId="389D88D8"/>
  <w16cid:commentId w16cid:paraId="5C16E73B" w16cid:durableId="27C8380F"/>
  <w16cid:commentId w16cid:paraId="14BDEB4F" w16cid:durableId="27C83836"/>
  <w16cid:commentId w16cid:paraId="4CBB7ADC" w16cid:durableId="27C83856"/>
  <w16cid:commentId w16cid:paraId="481CEAFF" w16cid:durableId="27C83887"/>
  <w16cid:commentId w16cid:paraId="1E46C05D" w16cid:durableId="27C838A1"/>
  <w16cid:commentId w16cid:paraId="61DFD28D" w16cid:durableId="27C838BE"/>
  <w16cid:commentId w16cid:paraId="7F7AB9A6" w16cid:durableId="27C8397C"/>
  <w16cid:commentId w16cid:paraId="26A7823D" w16cid:durableId="27C83992"/>
  <w16cid:commentId w16cid:paraId="2351709F" w16cid:durableId="27C8391C"/>
  <w16cid:commentId w16cid:paraId="2A0F0B0D" w16cid:durableId="27C839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D7B4F" w14:textId="77777777" w:rsidR="00362B6C" w:rsidRDefault="00362B6C" w:rsidP="009A498B">
      <w:pPr>
        <w:spacing w:after="0" w:line="240" w:lineRule="auto"/>
      </w:pPr>
      <w:r>
        <w:separator/>
      </w:r>
    </w:p>
  </w:endnote>
  <w:endnote w:type="continuationSeparator" w:id="0">
    <w:p w14:paraId="304802C0" w14:textId="77777777" w:rsidR="00362B6C" w:rsidRDefault="00362B6C" w:rsidP="009A498B">
      <w:pPr>
        <w:spacing w:after="0" w:line="240" w:lineRule="auto"/>
      </w:pPr>
      <w:r>
        <w:continuationSeparator/>
      </w:r>
    </w:p>
  </w:endnote>
  <w:endnote w:type="continuationNotice" w:id="1">
    <w:p w14:paraId="341F8737" w14:textId="77777777" w:rsidR="00362B6C" w:rsidRDefault="00362B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New York">
    <w:panose1 w:val="02040503060506020304"/>
    <w:charset w:val="00"/>
    <w:family w:val="roman"/>
    <w:pitch w:val="variable"/>
    <w:sig w:usb0="00000003" w:usb1="00000000" w:usb2="00000000" w:usb3="00000000" w:csb0="00000001" w:csb1="00000000"/>
  </w:font>
  <w:font w:name="Font13208">
    <w:altName w:val="Times New Roman"/>
    <w:panose1 w:val="00000000000000000000"/>
    <w:charset w:val="4D"/>
    <w:family w:val="auto"/>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E9D63" w14:textId="77777777" w:rsidR="00362B6C" w:rsidRDefault="00362B6C" w:rsidP="009A498B">
      <w:pPr>
        <w:spacing w:after="0" w:line="240" w:lineRule="auto"/>
      </w:pPr>
      <w:r>
        <w:separator/>
      </w:r>
    </w:p>
  </w:footnote>
  <w:footnote w:type="continuationSeparator" w:id="0">
    <w:p w14:paraId="38337F07" w14:textId="77777777" w:rsidR="00362B6C" w:rsidRDefault="00362B6C" w:rsidP="009A498B">
      <w:pPr>
        <w:spacing w:after="0" w:line="240" w:lineRule="auto"/>
      </w:pPr>
      <w:r>
        <w:continuationSeparator/>
      </w:r>
    </w:p>
  </w:footnote>
  <w:footnote w:type="continuationNotice" w:id="1">
    <w:p w14:paraId="64A62FF9" w14:textId="77777777" w:rsidR="00362B6C" w:rsidRDefault="00362B6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aXmVQo95" int2:invalidationBookmarkName="" int2:hashCode="UibIjdLwi1cpMG" int2:id="dOBIM7H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382"/>
    <w:multiLevelType w:val="hybridMultilevel"/>
    <w:tmpl w:val="F8269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017BC"/>
    <w:multiLevelType w:val="hybridMultilevel"/>
    <w:tmpl w:val="FFFFFFFF"/>
    <w:lvl w:ilvl="0" w:tplc="80F01A3E">
      <w:start w:val="1"/>
      <w:numFmt w:val="bullet"/>
      <w:lvlText w:val="-"/>
      <w:lvlJc w:val="left"/>
      <w:pPr>
        <w:ind w:left="720" w:hanging="360"/>
      </w:pPr>
      <w:rPr>
        <w:rFonts w:ascii="Symbol" w:hAnsi="Symbol" w:hint="default"/>
      </w:rPr>
    </w:lvl>
    <w:lvl w:ilvl="1" w:tplc="15C693A2">
      <w:start w:val="1"/>
      <w:numFmt w:val="bullet"/>
      <w:lvlText w:val="o"/>
      <w:lvlJc w:val="left"/>
      <w:pPr>
        <w:ind w:left="1440" w:hanging="360"/>
      </w:pPr>
      <w:rPr>
        <w:rFonts w:ascii="Courier New" w:hAnsi="Courier New" w:hint="default"/>
      </w:rPr>
    </w:lvl>
    <w:lvl w:ilvl="2" w:tplc="42CE3E0C">
      <w:start w:val="1"/>
      <w:numFmt w:val="bullet"/>
      <w:lvlText w:val=""/>
      <w:lvlJc w:val="left"/>
      <w:pPr>
        <w:ind w:left="2160" w:hanging="360"/>
      </w:pPr>
      <w:rPr>
        <w:rFonts w:ascii="Wingdings" w:hAnsi="Wingdings" w:hint="default"/>
      </w:rPr>
    </w:lvl>
    <w:lvl w:ilvl="3" w:tplc="9B2C6ECC">
      <w:start w:val="1"/>
      <w:numFmt w:val="bullet"/>
      <w:lvlText w:val=""/>
      <w:lvlJc w:val="left"/>
      <w:pPr>
        <w:ind w:left="2880" w:hanging="360"/>
      </w:pPr>
      <w:rPr>
        <w:rFonts w:ascii="Symbol" w:hAnsi="Symbol" w:hint="default"/>
      </w:rPr>
    </w:lvl>
    <w:lvl w:ilvl="4" w:tplc="F8F69D18">
      <w:start w:val="1"/>
      <w:numFmt w:val="bullet"/>
      <w:lvlText w:val="o"/>
      <w:lvlJc w:val="left"/>
      <w:pPr>
        <w:ind w:left="3600" w:hanging="360"/>
      </w:pPr>
      <w:rPr>
        <w:rFonts w:ascii="Courier New" w:hAnsi="Courier New" w:hint="default"/>
      </w:rPr>
    </w:lvl>
    <w:lvl w:ilvl="5" w:tplc="2A0EDEDE">
      <w:start w:val="1"/>
      <w:numFmt w:val="bullet"/>
      <w:lvlText w:val=""/>
      <w:lvlJc w:val="left"/>
      <w:pPr>
        <w:ind w:left="4320" w:hanging="360"/>
      </w:pPr>
      <w:rPr>
        <w:rFonts w:ascii="Wingdings" w:hAnsi="Wingdings" w:hint="default"/>
      </w:rPr>
    </w:lvl>
    <w:lvl w:ilvl="6" w:tplc="706EA51A">
      <w:start w:val="1"/>
      <w:numFmt w:val="bullet"/>
      <w:lvlText w:val=""/>
      <w:lvlJc w:val="left"/>
      <w:pPr>
        <w:ind w:left="5040" w:hanging="360"/>
      </w:pPr>
      <w:rPr>
        <w:rFonts w:ascii="Symbol" w:hAnsi="Symbol" w:hint="default"/>
      </w:rPr>
    </w:lvl>
    <w:lvl w:ilvl="7" w:tplc="7A28B70E">
      <w:start w:val="1"/>
      <w:numFmt w:val="bullet"/>
      <w:lvlText w:val="o"/>
      <w:lvlJc w:val="left"/>
      <w:pPr>
        <w:ind w:left="5760" w:hanging="360"/>
      </w:pPr>
      <w:rPr>
        <w:rFonts w:ascii="Courier New" w:hAnsi="Courier New" w:hint="default"/>
      </w:rPr>
    </w:lvl>
    <w:lvl w:ilvl="8" w:tplc="4B64BD2C">
      <w:start w:val="1"/>
      <w:numFmt w:val="bullet"/>
      <w:lvlText w:val=""/>
      <w:lvlJc w:val="left"/>
      <w:pPr>
        <w:ind w:left="6480" w:hanging="360"/>
      </w:pPr>
      <w:rPr>
        <w:rFonts w:ascii="Wingdings" w:hAnsi="Wingdings" w:hint="default"/>
      </w:rPr>
    </w:lvl>
  </w:abstractNum>
  <w:abstractNum w:abstractNumId="2" w15:restartNumberingAfterBreak="0">
    <w:nsid w:val="057E5091"/>
    <w:multiLevelType w:val="multilevel"/>
    <w:tmpl w:val="23EEEB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DE1368"/>
    <w:multiLevelType w:val="multilevel"/>
    <w:tmpl w:val="6F347AA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C130C9"/>
    <w:multiLevelType w:val="hybridMultilevel"/>
    <w:tmpl w:val="E0E2E47C"/>
    <w:lvl w:ilvl="0" w:tplc="B8787F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751E2A"/>
    <w:multiLevelType w:val="multilevel"/>
    <w:tmpl w:val="E916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BC63FF"/>
    <w:multiLevelType w:val="hybridMultilevel"/>
    <w:tmpl w:val="76E6DFA2"/>
    <w:lvl w:ilvl="0" w:tplc="BE26469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5A1942"/>
    <w:multiLevelType w:val="multilevel"/>
    <w:tmpl w:val="4C70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9D0D6D"/>
    <w:multiLevelType w:val="multilevel"/>
    <w:tmpl w:val="7DAA864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C338CB"/>
    <w:multiLevelType w:val="hybridMultilevel"/>
    <w:tmpl w:val="E648ED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44E1A46"/>
    <w:multiLevelType w:val="hybridMultilevel"/>
    <w:tmpl w:val="61E27A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16CA3128"/>
    <w:multiLevelType w:val="hybridMultilevel"/>
    <w:tmpl w:val="5248FD90"/>
    <w:lvl w:ilvl="0" w:tplc="26C00F70">
      <w:start w:val="1"/>
      <w:numFmt w:val="bullet"/>
      <w:lvlText w:val=""/>
      <w:lvlJc w:val="left"/>
      <w:pPr>
        <w:ind w:left="720" w:hanging="360"/>
      </w:pPr>
      <w:rPr>
        <w:rFonts w:ascii="Symbol" w:hAnsi="Symbol" w:hint="default"/>
      </w:rPr>
    </w:lvl>
    <w:lvl w:ilvl="1" w:tplc="8920F866">
      <w:start w:val="1"/>
      <w:numFmt w:val="bullet"/>
      <w:lvlText w:val="o"/>
      <w:lvlJc w:val="left"/>
      <w:pPr>
        <w:ind w:left="1440" w:hanging="360"/>
      </w:pPr>
      <w:rPr>
        <w:rFonts w:ascii="Courier New" w:hAnsi="Courier New" w:hint="default"/>
      </w:rPr>
    </w:lvl>
    <w:lvl w:ilvl="2" w:tplc="0FC8DCE8">
      <w:start w:val="1"/>
      <w:numFmt w:val="bullet"/>
      <w:lvlText w:val=""/>
      <w:lvlJc w:val="left"/>
      <w:pPr>
        <w:ind w:left="2160" w:hanging="360"/>
      </w:pPr>
      <w:rPr>
        <w:rFonts w:ascii="Wingdings" w:hAnsi="Wingdings" w:hint="default"/>
      </w:rPr>
    </w:lvl>
    <w:lvl w:ilvl="3" w:tplc="4950D510">
      <w:start w:val="1"/>
      <w:numFmt w:val="bullet"/>
      <w:lvlText w:val=""/>
      <w:lvlJc w:val="left"/>
      <w:pPr>
        <w:ind w:left="2880" w:hanging="360"/>
      </w:pPr>
      <w:rPr>
        <w:rFonts w:ascii="Symbol" w:hAnsi="Symbol" w:hint="default"/>
      </w:rPr>
    </w:lvl>
    <w:lvl w:ilvl="4" w:tplc="87BCBCAA">
      <w:start w:val="1"/>
      <w:numFmt w:val="bullet"/>
      <w:lvlText w:val="o"/>
      <w:lvlJc w:val="left"/>
      <w:pPr>
        <w:ind w:left="3600" w:hanging="360"/>
      </w:pPr>
      <w:rPr>
        <w:rFonts w:ascii="Courier New" w:hAnsi="Courier New" w:hint="default"/>
      </w:rPr>
    </w:lvl>
    <w:lvl w:ilvl="5" w:tplc="5B487084">
      <w:start w:val="1"/>
      <w:numFmt w:val="bullet"/>
      <w:lvlText w:val=""/>
      <w:lvlJc w:val="left"/>
      <w:pPr>
        <w:ind w:left="4320" w:hanging="360"/>
      </w:pPr>
      <w:rPr>
        <w:rFonts w:ascii="Wingdings" w:hAnsi="Wingdings" w:hint="default"/>
      </w:rPr>
    </w:lvl>
    <w:lvl w:ilvl="6" w:tplc="D3E2227A">
      <w:start w:val="1"/>
      <w:numFmt w:val="bullet"/>
      <w:lvlText w:val=""/>
      <w:lvlJc w:val="left"/>
      <w:pPr>
        <w:ind w:left="5040" w:hanging="360"/>
      </w:pPr>
      <w:rPr>
        <w:rFonts w:ascii="Symbol" w:hAnsi="Symbol" w:hint="default"/>
      </w:rPr>
    </w:lvl>
    <w:lvl w:ilvl="7" w:tplc="E390C24C">
      <w:start w:val="1"/>
      <w:numFmt w:val="bullet"/>
      <w:lvlText w:val="o"/>
      <w:lvlJc w:val="left"/>
      <w:pPr>
        <w:ind w:left="5760" w:hanging="360"/>
      </w:pPr>
      <w:rPr>
        <w:rFonts w:ascii="Courier New" w:hAnsi="Courier New" w:hint="default"/>
      </w:rPr>
    </w:lvl>
    <w:lvl w:ilvl="8" w:tplc="78EA0C82">
      <w:start w:val="1"/>
      <w:numFmt w:val="bullet"/>
      <w:lvlText w:val=""/>
      <w:lvlJc w:val="left"/>
      <w:pPr>
        <w:ind w:left="6480" w:hanging="360"/>
      </w:pPr>
      <w:rPr>
        <w:rFonts w:ascii="Wingdings" w:hAnsi="Wingdings" w:hint="default"/>
      </w:rPr>
    </w:lvl>
  </w:abstractNum>
  <w:abstractNum w:abstractNumId="12" w15:restartNumberingAfterBreak="0">
    <w:nsid w:val="18E9E70C"/>
    <w:multiLevelType w:val="hybridMultilevel"/>
    <w:tmpl w:val="FFFFFFFF"/>
    <w:lvl w:ilvl="0" w:tplc="ED626632">
      <w:start w:val="1"/>
      <w:numFmt w:val="bullet"/>
      <w:lvlText w:val="-"/>
      <w:lvlJc w:val="left"/>
      <w:pPr>
        <w:ind w:left="720" w:hanging="360"/>
      </w:pPr>
      <w:rPr>
        <w:rFonts w:ascii="Symbol" w:hAnsi="Symbol" w:hint="default"/>
      </w:rPr>
    </w:lvl>
    <w:lvl w:ilvl="1" w:tplc="1F926408">
      <w:start w:val="1"/>
      <w:numFmt w:val="bullet"/>
      <w:lvlText w:val="o"/>
      <w:lvlJc w:val="left"/>
      <w:pPr>
        <w:ind w:left="1440" w:hanging="360"/>
      </w:pPr>
      <w:rPr>
        <w:rFonts w:ascii="Courier New" w:hAnsi="Courier New" w:hint="default"/>
      </w:rPr>
    </w:lvl>
    <w:lvl w:ilvl="2" w:tplc="FC8AF288">
      <w:start w:val="1"/>
      <w:numFmt w:val="bullet"/>
      <w:lvlText w:val=""/>
      <w:lvlJc w:val="left"/>
      <w:pPr>
        <w:ind w:left="2160" w:hanging="360"/>
      </w:pPr>
      <w:rPr>
        <w:rFonts w:ascii="Wingdings" w:hAnsi="Wingdings" w:hint="default"/>
      </w:rPr>
    </w:lvl>
    <w:lvl w:ilvl="3" w:tplc="FF26D882">
      <w:start w:val="1"/>
      <w:numFmt w:val="bullet"/>
      <w:lvlText w:val=""/>
      <w:lvlJc w:val="left"/>
      <w:pPr>
        <w:ind w:left="2880" w:hanging="360"/>
      </w:pPr>
      <w:rPr>
        <w:rFonts w:ascii="Symbol" w:hAnsi="Symbol" w:hint="default"/>
      </w:rPr>
    </w:lvl>
    <w:lvl w:ilvl="4" w:tplc="6F323F44">
      <w:start w:val="1"/>
      <w:numFmt w:val="bullet"/>
      <w:lvlText w:val="o"/>
      <w:lvlJc w:val="left"/>
      <w:pPr>
        <w:ind w:left="3600" w:hanging="360"/>
      </w:pPr>
      <w:rPr>
        <w:rFonts w:ascii="Courier New" w:hAnsi="Courier New" w:hint="default"/>
      </w:rPr>
    </w:lvl>
    <w:lvl w:ilvl="5" w:tplc="5F12C7B2">
      <w:start w:val="1"/>
      <w:numFmt w:val="bullet"/>
      <w:lvlText w:val=""/>
      <w:lvlJc w:val="left"/>
      <w:pPr>
        <w:ind w:left="4320" w:hanging="360"/>
      </w:pPr>
      <w:rPr>
        <w:rFonts w:ascii="Wingdings" w:hAnsi="Wingdings" w:hint="default"/>
      </w:rPr>
    </w:lvl>
    <w:lvl w:ilvl="6" w:tplc="7B12F54E">
      <w:start w:val="1"/>
      <w:numFmt w:val="bullet"/>
      <w:lvlText w:val=""/>
      <w:lvlJc w:val="left"/>
      <w:pPr>
        <w:ind w:left="5040" w:hanging="360"/>
      </w:pPr>
      <w:rPr>
        <w:rFonts w:ascii="Symbol" w:hAnsi="Symbol" w:hint="default"/>
      </w:rPr>
    </w:lvl>
    <w:lvl w:ilvl="7" w:tplc="403499D6">
      <w:start w:val="1"/>
      <w:numFmt w:val="bullet"/>
      <w:lvlText w:val="o"/>
      <w:lvlJc w:val="left"/>
      <w:pPr>
        <w:ind w:left="5760" w:hanging="360"/>
      </w:pPr>
      <w:rPr>
        <w:rFonts w:ascii="Courier New" w:hAnsi="Courier New" w:hint="default"/>
      </w:rPr>
    </w:lvl>
    <w:lvl w:ilvl="8" w:tplc="281AE8AC">
      <w:start w:val="1"/>
      <w:numFmt w:val="bullet"/>
      <w:lvlText w:val=""/>
      <w:lvlJc w:val="left"/>
      <w:pPr>
        <w:ind w:left="6480" w:hanging="360"/>
      </w:pPr>
      <w:rPr>
        <w:rFonts w:ascii="Wingdings" w:hAnsi="Wingdings" w:hint="default"/>
      </w:rPr>
    </w:lvl>
  </w:abstractNum>
  <w:abstractNum w:abstractNumId="13" w15:restartNumberingAfterBreak="0">
    <w:nsid w:val="18FF36C3"/>
    <w:multiLevelType w:val="hybridMultilevel"/>
    <w:tmpl w:val="46FE1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C84537"/>
    <w:multiLevelType w:val="multilevel"/>
    <w:tmpl w:val="0772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DAD5F2"/>
    <w:multiLevelType w:val="hybridMultilevel"/>
    <w:tmpl w:val="E4D8C448"/>
    <w:lvl w:ilvl="0" w:tplc="99C23D20">
      <w:start w:val="1"/>
      <w:numFmt w:val="bullet"/>
      <w:lvlText w:val=""/>
      <w:lvlJc w:val="left"/>
      <w:pPr>
        <w:ind w:left="720" w:hanging="360"/>
      </w:pPr>
      <w:rPr>
        <w:rFonts w:ascii="Symbol" w:hAnsi="Symbol" w:hint="default"/>
      </w:rPr>
    </w:lvl>
    <w:lvl w:ilvl="1" w:tplc="6A9202EC">
      <w:start w:val="1"/>
      <w:numFmt w:val="bullet"/>
      <w:lvlText w:val="o"/>
      <w:lvlJc w:val="left"/>
      <w:pPr>
        <w:ind w:left="1440" w:hanging="360"/>
      </w:pPr>
      <w:rPr>
        <w:rFonts w:ascii="Courier New" w:hAnsi="Courier New" w:hint="default"/>
      </w:rPr>
    </w:lvl>
    <w:lvl w:ilvl="2" w:tplc="7FA8F0CC">
      <w:start w:val="1"/>
      <w:numFmt w:val="bullet"/>
      <w:lvlText w:val=""/>
      <w:lvlJc w:val="left"/>
      <w:pPr>
        <w:ind w:left="2160" w:hanging="360"/>
      </w:pPr>
      <w:rPr>
        <w:rFonts w:ascii="Wingdings" w:hAnsi="Wingdings" w:hint="default"/>
      </w:rPr>
    </w:lvl>
    <w:lvl w:ilvl="3" w:tplc="6E727038">
      <w:start w:val="1"/>
      <w:numFmt w:val="bullet"/>
      <w:lvlText w:val=""/>
      <w:lvlJc w:val="left"/>
      <w:pPr>
        <w:ind w:left="2880" w:hanging="360"/>
      </w:pPr>
      <w:rPr>
        <w:rFonts w:ascii="Symbol" w:hAnsi="Symbol" w:hint="default"/>
      </w:rPr>
    </w:lvl>
    <w:lvl w:ilvl="4" w:tplc="9536DC7C">
      <w:start w:val="1"/>
      <w:numFmt w:val="bullet"/>
      <w:lvlText w:val="o"/>
      <w:lvlJc w:val="left"/>
      <w:pPr>
        <w:ind w:left="3600" w:hanging="360"/>
      </w:pPr>
      <w:rPr>
        <w:rFonts w:ascii="Courier New" w:hAnsi="Courier New" w:hint="default"/>
      </w:rPr>
    </w:lvl>
    <w:lvl w:ilvl="5" w:tplc="29B6B1E0">
      <w:start w:val="1"/>
      <w:numFmt w:val="bullet"/>
      <w:lvlText w:val=""/>
      <w:lvlJc w:val="left"/>
      <w:pPr>
        <w:ind w:left="4320" w:hanging="360"/>
      </w:pPr>
      <w:rPr>
        <w:rFonts w:ascii="Wingdings" w:hAnsi="Wingdings" w:hint="default"/>
      </w:rPr>
    </w:lvl>
    <w:lvl w:ilvl="6" w:tplc="9534983C">
      <w:start w:val="1"/>
      <w:numFmt w:val="bullet"/>
      <w:lvlText w:val=""/>
      <w:lvlJc w:val="left"/>
      <w:pPr>
        <w:ind w:left="5040" w:hanging="360"/>
      </w:pPr>
      <w:rPr>
        <w:rFonts w:ascii="Symbol" w:hAnsi="Symbol" w:hint="default"/>
      </w:rPr>
    </w:lvl>
    <w:lvl w:ilvl="7" w:tplc="D3B2DD48">
      <w:start w:val="1"/>
      <w:numFmt w:val="bullet"/>
      <w:lvlText w:val="o"/>
      <w:lvlJc w:val="left"/>
      <w:pPr>
        <w:ind w:left="5760" w:hanging="360"/>
      </w:pPr>
      <w:rPr>
        <w:rFonts w:ascii="Courier New" w:hAnsi="Courier New" w:hint="default"/>
      </w:rPr>
    </w:lvl>
    <w:lvl w:ilvl="8" w:tplc="BF0844B8">
      <w:start w:val="1"/>
      <w:numFmt w:val="bullet"/>
      <w:lvlText w:val=""/>
      <w:lvlJc w:val="left"/>
      <w:pPr>
        <w:ind w:left="6480" w:hanging="360"/>
      </w:pPr>
      <w:rPr>
        <w:rFonts w:ascii="Wingdings" w:hAnsi="Wingdings" w:hint="default"/>
      </w:rPr>
    </w:lvl>
  </w:abstractNum>
  <w:abstractNum w:abstractNumId="16" w15:restartNumberingAfterBreak="0">
    <w:nsid w:val="21167866"/>
    <w:multiLevelType w:val="hybridMultilevel"/>
    <w:tmpl w:val="F97CB0A6"/>
    <w:lvl w:ilvl="0" w:tplc="3D74F93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6430AFB"/>
    <w:multiLevelType w:val="multilevel"/>
    <w:tmpl w:val="0772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BA504E"/>
    <w:multiLevelType w:val="multilevel"/>
    <w:tmpl w:val="F9BEA3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0C58FC"/>
    <w:multiLevelType w:val="multilevel"/>
    <w:tmpl w:val="091605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4B6437"/>
    <w:multiLevelType w:val="multilevel"/>
    <w:tmpl w:val="A8C0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F1874EC"/>
    <w:multiLevelType w:val="multilevel"/>
    <w:tmpl w:val="C660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3656512"/>
    <w:multiLevelType w:val="hybridMultilevel"/>
    <w:tmpl w:val="57AA9858"/>
    <w:lvl w:ilvl="0" w:tplc="222EB270">
      <w:start w:val="19"/>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3" w15:restartNumberingAfterBreak="0">
    <w:nsid w:val="34014BA6"/>
    <w:multiLevelType w:val="hybridMultilevel"/>
    <w:tmpl w:val="DD5EDB0A"/>
    <w:lvl w:ilvl="0" w:tplc="9F56202C">
      <w:start w:val="1"/>
      <w:numFmt w:val="bullet"/>
      <w:lvlText w:val=""/>
      <w:lvlJc w:val="left"/>
      <w:pPr>
        <w:ind w:left="720" w:hanging="360"/>
      </w:pPr>
      <w:rPr>
        <w:rFonts w:ascii="Symbol" w:hAnsi="Symbol" w:hint="default"/>
      </w:rPr>
    </w:lvl>
    <w:lvl w:ilvl="1" w:tplc="7EEEFE36">
      <w:start w:val="1"/>
      <w:numFmt w:val="bullet"/>
      <w:lvlText w:val="o"/>
      <w:lvlJc w:val="left"/>
      <w:pPr>
        <w:ind w:left="1440" w:hanging="360"/>
      </w:pPr>
      <w:rPr>
        <w:rFonts w:ascii="Courier New" w:hAnsi="Courier New" w:hint="default"/>
      </w:rPr>
    </w:lvl>
    <w:lvl w:ilvl="2" w:tplc="E1FAE954">
      <w:start w:val="1"/>
      <w:numFmt w:val="bullet"/>
      <w:lvlText w:val=""/>
      <w:lvlJc w:val="left"/>
      <w:pPr>
        <w:ind w:left="2160" w:hanging="360"/>
      </w:pPr>
      <w:rPr>
        <w:rFonts w:ascii="Wingdings" w:hAnsi="Wingdings" w:hint="default"/>
      </w:rPr>
    </w:lvl>
    <w:lvl w:ilvl="3" w:tplc="FDBE05C6">
      <w:start w:val="1"/>
      <w:numFmt w:val="bullet"/>
      <w:lvlText w:val=""/>
      <w:lvlJc w:val="left"/>
      <w:pPr>
        <w:ind w:left="2880" w:hanging="360"/>
      </w:pPr>
      <w:rPr>
        <w:rFonts w:ascii="Symbol" w:hAnsi="Symbol" w:hint="default"/>
      </w:rPr>
    </w:lvl>
    <w:lvl w:ilvl="4" w:tplc="E84EA6E8">
      <w:start w:val="1"/>
      <w:numFmt w:val="bullet"/>
      <w:lvlText w:val="o"/>
      <w:lvlJc w:val="left"/>
      <w:pPr>
        <w:ind w:left="3600" w:hanging="360"/>
      </w:pPr>
      <w:rPr>
        <w:rFonts w:ascii="Courier New" w:hAnsi="Courier New" w:hint="default"/>
      </w:rPr>
    </w:lvl>
    <w:lvl w:ilvl="5" w:tplc="AF3C2062">
      <w:start w:val="1"/>
      <w:numFmt w:val="bullet"/>
      <w:lvlText w:val=""/>
      <w:lvlJc w:val="left"/>
      <w:pPr>
        <w:ind w:left="4320" w:hanging="360"/>
      </w:pPr>
      <w:rPr>
        <w:rFonts w:ascii="Wingdings" w:hAnsi="Wingdings" w:hint="default"/>
      </w:rPr>
    </w:lvl>
    <w:lvl w:ilvl="6" w:tplc="DBBC3E46">
      <w:start w:val="1"/>
      <w:numFmt w:val="bullet"/>
      <w:lvlText w:val=""/>
      <w:lvlJc w:val="left"/>
      <w:pPr>
        <w:ind w:left="5040" w:hanging="360"/>
      </w:pPr>
      <w:rPr>
        <w:rFonts w:ascii="Symbol" w:hAnsi="Symbol" w:hint="default"/>
      </w:rPr>
    </w:lvl>
    <w:lvl w:ilvl="7" w:tplc="975AF420">
      <w:start w:val="1"/>
      <w:numFmt w:val="bullet"/>
      <w:lvlText w:val="o"/>
      <w:lvlJc w:val="left"/>
      <w:pPr>
        <w:ind w:left="5760" w:hanging="360"/>
      </w:pPr>
      <w:rPr>
        <w:rFonts w:ascii="Courier New" w:hAnsi="Courier New" w:hint="default"/>
      </w:rPr>
    </w:lvl>
    <w:lvl w:ilvl="8" w:tplc="0C00ACFC">
      <w:start w:val="1"/>
      <w:numFmt w:val="bullet"/>
      <w:lvlText w:val=""/>
      <w:lvlJc w:val="left"/>
      <w:pPr>
        <w:ind w:left="6480" w:hanging="360"/>
      </w:pPr>
      <w:rPr>
        <w:rFonts w:ascii="Wingdings" w:hAnsi="Wingdings" w:hint="default"/>
      </w:rPr>
    </w:lvl>
  </w:abstractNum>
  <w:abstractNum w:abstractNumId="24" w15:restartNumberingAfterBreak="0">
    <w:nsid w:val="38F37608"/>
    <w:multiLevelType w:val="hybridMultilevel"/>
    <w:tmpl w:val="DA28C5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3D786EB0"/>
    <w:multiLevelType w:val="hybridMultilevel"/>
    <w:tmpl w:val="6400DE08"/>
    <w:lvl w:ilvl="0" w:tplc="646295BA">
      <w:start w:val="1"/>
      <w:numFmt w:val="bullet"/>
      <w:lvlText w:val=""/>
      <w:lvlJc w:val="left"/>
      <w:pPr>
        <w:ind w:left="720" w:hanging="360"/>
      </w:pPr>
      <w:rPr>
        <w:rFonts w:ascii="Symbol" w:hAnsi="Symbol" w:hint="default"/>
      </w:rPr>
    </w:lvl>
    <w:lvl w:ilvl="1" w:tplc="791EFFDC">
      <w:start w:val="1"/>
      <w:numFmt w:val="bullet"/>
      <w:lvlText w:val="o"/>
      <w:lvlJc w:val="left"/>
      <w:pPr>
        <w:ind w:left="1440" w:hanging="360"/>
      </w:pPr>
      <w:rPr>
        <w:rFonts w:ascii="Courier New" w:hAnsi="Courier New" w:hint="default"/>
      </w:rPr>
    </w:lvl>
    <w:lvl w:ilvl="2" w:tplc="2E528866">
      <w:start w:val="1"/>
      <w:numFmt w:val="bullet"/>
      <w:lvlText w:val=""/>
      <w:lvlJc w:val="left"/>
      <w:pPr>
        <w:ind w:left="2160" w:hanging="360"/>
      </w:pPr>
      <w:rPr>
        <w:rFonts w:ascii="Wingdings" w:hAnsi="Wingdings" w:hint="default"/>
      </w:rPr>
    </w:lvl>
    <w:lvl w:ilvl="3" w:tplc="2432153A">
      <w:start w:val="1"/>
      <w:numFmt w:val="bullet"/>
      <w:lvlText w:val=""/>
      <w:lvlJc w:val="left"/>
      <w:pPr>
        <w:ind w:left="2880" w:hanging="360"/>
      </w:pPr>
      <w:rPr>
        <w:rFonts w:ascii="Symbol" w:hAnsi="Symbol" w:hint="default"/>
      </w:rPr>
    </w:lvl>
    <w:lvl w:ilvl="4" w:tplc="9F9477E8">
      <w:start w:val="1"/>
      <w:numFmt w:val="bullet"/>
      <w:lvlText w:val="o"/>
      <w:lvlJc w:val="left"/>
      <w:pPr>
        <w:ind w:left="3600" w:hanging="360"/>
      </w:pPr>
      <w:rPr>
        <w:rFonts w:ascii="Courier New" w:hAnsi="Courier New" w:hint="default"/>
      </w:rPr>
    </w:lvl>
    <w:lvl w:ilvl="5" w:tplc="88722632">
      <w:start w:val="1"/>
      <w:numFmt w:val="bullet"/>
      <w:lvlText w:val=""/>
      <w:lvlJc w:val="left"/>
      <w:pPr>
        <w:ind w:left="4320" w:hanging="360"/>
      </w:pPr>
      <w:rPr>
        <w:rFonts w:ascii="Wingdings" w:hAnsi="Wingdings" w:hint="default"/>
      </w:rPr>
    </w:lvl>
    <w:lvl w:ilvl="6" w:tplc="9F18F7C6">
      <w:start w:val="1"/>
      <w:numFmt w:val="bullet"/>
      <w:lvlText w:val=""/>
      <w:lvlJc w:val="left"/>
      <w:pPr>
        <w:ind w:left="5040" w:hanging="360"/>
      </w:pPr>
      <w:rPr>
        <w:rFonts w:ascii="Symbol" w:hAnsi="Symbol" w:hint="default"/>
      </w:rPr>
    </w:lvl>
    <w:lvl w:ilvl="7" w:tplc="FE94045C">
      <w:start w:val="1"/>
      <w:numFmt w:val="bullet"/>
      <w:lvlText w:val="o"/>
      <w:lvlJc w:val="left"/>
      <w:pPr>
        <w:ind w:left="5760" w:hanging="360"/>
      </w:pPr>
      <w:rPr>
        <w:rFonts w:ascii="Courier New" w:hAnsi="Courier New" w:hint="default"/>
      </w:rPr>
    </w:lvl>
    <w:lvl w:ilvl="8" w:tplc="9424B95C">
      <w:start w:val="1"/>
      <w:numFmt w:val="bullet"/>
      <w:lvlText w:val=""/>
      <w:lvlJc w:val="left"/>
      <w:pPr>
        <w:ind w:left="6480" w:hanging="360"/>
      </w:pPr>
      <w:rPr>
        <w:rFonts w:ascii="Wingdings" w:hAnsi="Wingdings" w:hint="default"/>
      </w:rPr>
    </w:lvl>
  </w:abstractNum>
  <w:abstractNum w:abstractNumId="26" w15:restartNumberingAfterBreak="0">
    <w:nsid w:val="3DB020DC"/>
    <w:multiLevelType w:val="hybridMultilevel"/>
    <w:tmpl w:val="FFFFFFFF"/>
    <w:lvl w:ilvl="0" w:tplc="7ECA76E4">
      <w:start w:val="1"/>
      <w:numFmt w:val="bullet"/>
      <w:lvlText w:val=""/>
      <w:lvlJc w:val="left"/>
      <w:pPr>
        <w:ind w:left="720" w:hanging="360"/>
      </w:pPr>
      <w:rPr>
        <w:rFonts w:ascii="Symbol" w:hAnsi="Symbol" w:hint="default"/>
      </w:rPr>
    </w:lvl>
    <w:lvl w:ilvl="1" w:tplc="727452C6">
      <w:start w:val="1"/>
      <w:numFmt w:val="bullet"/>
      <w:lvlText w:val="o"/>
      <w:lvlJc w:val="left"/>
      <w:pPr>
        <w:ind w:left="1440" w:hanging="360"/>
      </w:pPr>
      <w:rPr>
        <w:rFonts w:ascii="Courier New" w:hAnsi="Courier New" w:hint="default"/>
      </w:rPr>
    </w:lvl>
    <w:lvl w:ilvl="2" w:tplc="F7C03194">
      <w:start w:val="1"/>
      <w:numFmt w:val="bullet"/>
      <w:lvlText w:val=""/>
      <w:lvlJc w:val="left"/>
      <w:pPr>
        <w:ind w:left="2160" w:hanging="360"/>
      </w:pPr>
      <w:rPr>
        <w:rFonts w:ascii="Wingdings" w:hAnsi="Wingdings" w:hint="default"/>
      </w:rPr>
    </w:lvl>
    <w:lvl w:ilvl="3" w:tplc="4E0CBBE6">
      <w:start w:val="1"/>
      <w:numFmt w:val="bullet"/>
      <w:lvlText w:val=""/>
      <w:lvlJc w:val="left"/>
      <w:pPr>
        <w:ind w:left="2880" w:hanging="360"/>
      </w:pPr>
      <w:rPr>
        <w:rFonts w:ascii="Symbol" w:hAnsi="Symbol" w:hint="default"/>
      </w:rPr>
    </w:lvl>
    <w:lvl w:ilvl="4" w:tplc="FF1C5C2E">
      <w:start w:val="1"/>
      <w:numFmt w:val="bullet"/>
      <w:lvlText w:val="o"/>
      <w:lvlJc w:val="left"/>
      <w:pPr>
        <w:ind w:left="3600" w:hanging="360"/>
      </w:pPr>
      <w:rPr>
        <w:rFonts w:ascii="Courier New" w:hAnsi="Courier New" w:hint="default"/>
      </w:rPr>
    </w:lvl>
    <w:lvl w:ilvl="5" w:tplc="D758E264">
      <w:start w:val="1"/>
      <w:numFmt w:val="bullet"/>
      <w:lvlText w:val=""/>
      <w:lvlJc w:val="left"/>
      <w:pPr>
        <w:ind w:left="4320" w:hanging="360"/>
      </w:pPr>
      <w:rPr>
        <w:rFonts w:ascii="Wingdings" w:hAnsi="Wingdings" w:hint="default"/>
      </w:rPr>
    </w:lvl>
    <w:lvl w:ilvl="6" w:tplc="DB68BE7C">
      <w:start w:val="1"/>
      <w:numFmt w:val="bullet"/>
      <w:lvlText w:val=""/>
      <w:lvlJc w:val="left"/>
      <w:pPr>
        <w:ind w:left="5040" w:hanging="360"/>
      </w:pPr>
      <w:rPr>
        <w:rFonts w:ascii="Symbol" w:hAnsi="Symbol" w:hint="default"/>
      </w:rPr>
    </w:lvl>
    <w:lvl w:ilvl="7" w:tplc="3F06200C">
      <w:start w:val="1"/>
      <w:numFmt w:val="bullet"/>
      <w:lvlText w:val="o"/>
      <w:lvlJc w:val="left"/>
      <w:pPr>
        <w:ind w:left="5760" w:hanging="360"/>
      </w:pPr>
      <w:rPr>
        <w:rFonts w:ascii="Courier New" w:hAnsi="Courier New" w:hint="default"/>
      </w:rPr>
    </w:lvl>
    <w:lvl w:ilvl="8" w:tplc="ED740F54">
      <w:start w:val="1"/>
      <w:numFmt w:val="bullet"/>
      <w:lvlText w:val=""/>
      <w:lvlJc w:val="left"/>
      <w:pPr>
        <w:ind w:left="6480" w:hanging="360"/>
      </w:pPr>
      <w:rPr>
        <w:rFonts w:ascii="Wingdings" w:hAnsi="Wingdings" w:hint="default"/>
      </w:rPr>
    </w:lvl>
  </w:abstractNum>
  <w:abstractNum w:abstractNumId="27" w15:restartNumberingAfterBreak="0">
    <w:nsid w:val="3F2F2F8F"/>
    <w:multiLevelType w:val="multilevel"/>
    <w:tmpl w:val="7004E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F6EDF95"/>
    <w:multiLevelType w:val="hybridMultilevel"/>
    <w:tmpl w:val="FFFFFFFF"/>
    <w:lvl w:ilvl="0" w:tplc="34784C46">
      <w:start w:val="1"/>
      <w:numFmt w:val="bullet"/>
      <w:lvlText w:val="-"/>
      <w:lvlJc w:val="left"/>
      <w:pPr>
        <w:ind w:left="720" w:hanging="360"/>
      </w:pPr>
      <w:rPr>
        <w:rFonts w:ascii="Symbol" w:hAnsi="Symbol" w:hint="default"/>
      </w:rPr>
    </w:lvl>
    <w:lvl w:ilvl="1" w:tplc="A0847D02">
      <w:start w:val="1"/>
      <w:numFmt w:val="bullet"/>
      <w:lvlText w:val="o"/>
      <w:lvlJc w:val="left"/>
      <w:pPr>
        <w:ind w:left="1440" w:hanging="360"/>
      </w:pPr>
      <w:rPr>
        <w:rFonts w:ascii="Courier New" w:hAnsi="Courier New" w:hint="default"/>
      </w:rPr>
    </w:lvl>
    <w:lvl w:ilvl="2" w:tplc="2054A124">
      <w:start w:val="1"/>
      <w:numFmt w:val="bullet"/>
      <w:lvlText w:val=""/>
      <w:lvlJc w:val="left"/>
      <w:pPr>
        <w:ind w:left="2160" w:hanging="360"/>
      </w:pPr>
      <w:rPr>
        <w:rFonts w:ascii="Wingdings" w:hAnsi="Wingdings" w:hint="default"/>
      </w:rPr>
    </w:lvl>
    <w:lvl w:ilvl="3" w:tplc="811A4FB2">
      <w:start w:val="1"/>
      <w:numFmt w:val="bullet"/>
      <w:lvlText w:val=""/>
      <w:lvlJc w:val="left"/>
      <w:pPr>
        <w:ind w:left="2880" w:hanging="360"/>
      </w:pPr>
      <w:rPr>
        <w:rFonts w:ascii="Symbol" w:hAnsi="Symbol" w:hint="default"/>
      </w:rPr>
    </w:lvl>
    <w:lvl w:ilvl="4" w:tplc="DB98DDF6">
      <w:start w:val="1"/>
      <w:numFmt w:val="bullet"/>
      <w:lvlText w:val="o"/>
      <w:lvlJc w:val="left"/>
      <w:pPr>
        <w:ind w:left="3600" w:hanging="360"/>
      </w:pPr>
      <w:rPr>
        <w:rFonts w:ascii="Courier New" w:hAnsi="Courier New" w:hint="default"/>
      </w:rPr>
    </w:lvl>
    <w:lvl w:ilvl="5" w:tplc="A5BCCB5E">
      <w:start w:val="1"/>
      <w:numFmt w:val="bullet"/>
      <w:lvlText w:val=""/>
      <w:lvlJc w:val="left"/>
      <w:pPr>
        <w:ind w:left="4320" w:hanging="360"/>
      </w:pPr>
      <w:rPr>
        <w:rFonts w:ascii="Wingdings" w:hAnsi="Wingdings" w:hint="default"/>
      </w:rPr>
    </w:lvl>
    <w:lvl w:ilvl="6" w:tplc="6D76DF58">
      <w:start w:val="1"/>
      <w:numFmt w:val="bullet"/>
      <w:lvlText w:val=""/>
      <w:lvlJc w:val="left"/>
      <w:pPr>
        <w:ind w:left="5040" w:hanging="360"/>
      </w:pPr>
      <w:rPr>
        <w:rFonts w:ascii="Symbol" w:hAnsi="Symbol" w:hint="default"/>
      </w:rPr>
    </w:lvl>
    <w:lvl w:ilvl="7" w:tplc="F3EEA8B4">
      <w:start w:val="1"/>
      <w:numFmt w:val="bullet"/>
      <w:lvlText w:val="o"/>
      <w:lvlJc w:val="left"/>
      <w:pPr>
        <w:ind w:left="5760" w:hanging="360"/>
      </w:pPr>
      <w:rPr>
        <w:rFonts w:ascii="Courier New" w:hAnsi="Courier New" w:hint="default"/>
      </w:rPr>
    </w:lvl>
    <w:lvl w:ilvl="8" w:tplc="A9FEEB6A">
      <w:start w:val="1"/>
      <w:numFmt w:val="bullet"/>
      <w:lvlText w:val=""/>
      <w:lvlJc w:val="left"/>
      <w:pPr>
        <w:ind w:left="6480" w:hanging="360"/>
      </w:pPr>
      <w:rPr>
        <w:rFonts w:ascii="Wingdings" w:hAnsi="Wingdings" w:hint="default"/>
      </w:rPr>
    </w:lvl>
  </w:abstractNum>
  <w:abstractNum w:abstractNumId="29" w15:restartNumberingAfterBreak="0">
    <w:nsid w:val="41214BFF"/>
    <w:multiLevelType w:val="multilevel"/>
    <w:tmpl w:val="6F626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003500"/>
    <w:multiLevelType w:val="hybridMultilevel"/>
    <w:tmpl w:val="0F989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9E852"/>
    <w:multiLevelType w:val="hybridMultilevel"/>
    <w:tmpl w:val="FFFFFFFF"/>
    <w:lvl w:ilvl="0" w:tplc="D79E46AE">
      <w:start w:val="1"/>
      <w:numFmt w:val="decimal"/>
      <w:lvlText w:val="%1."/>
      <w:lvlJc w:val="left"/>
      <w:pPr>
        <w:ind w:left="720" w:hanging="360"/>
      </w:pPr>
    </w:lvl>
    <w:lvl w:ilvl="1" w:tplc="126AECD8">
      <w:start w:val="1"/>
      <w:numFmt w:val="lowerLetter"/>
      <w:lvlText w:val="%2."/>
      <w:lvlJc w:val="left"/>
      <w:pPr>
        <w:ind w:left="1440" w:hanging="360"/>
      </w:pPr>
    </w:lvl>
    <w:lvl w:ilvl="2" w:tplc="A5D67ED2">
      <w:start w:val="1"/>
      <w:numFmt w:val="lowerRoman"/>
      <w:lvlText w:val="%3."/>
      <w:lvlJc w:val="right"/>
      <w:pPr>
        <w:ind w:left="2160" w:hanging="180"/>
      </w:pPr>
    </w:lvl>
    <w:lvl w:ilvl="3" w:tplc="D64804E4">
      <w:start w:val="1"/>
      <w:numFmt w:val="decimal"/>
      <w:lvlText w:val="%4."/>
      <w:lvlJc w:val="left"/>
      <w:pPr>
        <w:ind w:left="2880" w:hanging="360"/>
      </w:pPr>
    </w:lvl>
    <w:lvl w:ilvl="4" w:tplc="E28CC468">
      <w:start w:val="1"/>
      <w:numFmt w:val="lowerLetter"/>
      <w:lvlText w:val="%5."/>
      <w:lvlJc w:val="left"/>
      <w:pPr>
        <w:ind w:left="3600" w:hanging="360"/>
      </w:pPr>
    </w:lvl>
    <w:lvl w:ilvl="5" w:tplc="4A60A58E">
      <w:start w:val="1"/>
      <w:numFmt w:val="lowerRoman"/>
      <w:lvlText w:val="%6."/>
      <w:lvlJc w:val="right"/>
      <w:pPr>
        <w:ind w:left="4320" w:hanging="180"/>
      </w:pPr>
    </w:lvl>
    <w:lvl w:ilvl="6" w:tplc="BE707958">
      <w:start w:val="1"/>
      <w:numFmt w:val="decimal"/>
      <w:lvlText w:val="%7."/>
      <w:lvlJc w:val="left"/>
      <w:pPr>
        <w:ind w:left="5040" w:hanging="360"/>
      </w:pPr>
    </w:lvl>
    <w:lvl w:ilvl="7" w:tplc="83C8FB4A">
      <w:start w:val="1"/>
      <w:numFmt w:val="lowerLetter"/>
      <w:lvlText w:val="%8."/>
      <w:lvlJc w:val="left"/>
      <w:pPr>
        <w:ind w:left="5760" w:hanging="360"/>
      </w:pPr>
    </w:lvl>
    <w:lvl w:ilvl="8" w:tplc="EED28E9C">
      <w:start w:val="1"/>
      <w:numFmt w:val="lowerRoman"/>
      <w:lvlText w:val="%9."/>
      <w:lvlJc w:val="right"/>
      <w:pPr>
        <w:ind w:left="6480" w:hanging="180"/>
      </w:pPr>
    </w:lvl>
  </w:abstractNum>
  <w:abstractNum w:abstractNumId="32" w15:restartNumberingAfterBreak="0">
    <w:nsid w:val="49B75DB1"/>
    <w:multiLevelType w:val="hybridMultilevel"/>
    <w:tmpl w:val="FFFFFFFF"/>
    <w:lvl w:ilvl="0" w:tplc="E1DE81B0">
      <w:start w:val="1"/>
      <w:numFmt w:val="bullet"/>
      <w:lvlText w:val="-"/>
      <w:lvlJc w:val="left"/>
      <w:pPr>
        <w:ind w:left="720" w:hanging="360"/>
      </w:pPr>
      <w:rPr>
        <w:rFonts w:ascii="Symbol" w:hAnsi="Symbol" w:hint="default"/>
      </w:rPr>
    </w:lvl>
    <w:lvl w:ilvl="1" w:tplc="D3CCC4E2">
      <w:start w:val="1"/>
      <w:numFmt w:val="bullet"/>
      <w:lvlText w:val="o"/>
      <w:lvlJc w:val="left"/>
      <w:pPr>
        <w:ind w:left="1440" w:hanging="360"/>
      </w:pPr>
      <w:rPr>
        <w:rFonts w:ascii="Courier New" w:hAnsi="Courier New" w:hint="default"/>
      </w:rPr>
    </w:lvl>
    <w:lvl w:ilvl="2" w:tplc="A6D6D69E">
      <w:start w:val="1"/>
      <w:numFmt w:val="bullet"/>
      <w:lvlText w:val=""/>
      <w:lvlJc w:val="left"/>
      <w:pPr>
        <w:ind w:left="2160" w:hanging="360"/>
      </w:pPr>
      <w:rPr>
        <w:rFonts w:ascii="Wingdings" w:hAnsi="Wingdings" w:hint="default"/>
      </w:rPr>
    </w:lvl>
    <w:lvl w:ilvl="3" w:tplc="E86ABA02">
      <w:start w:val="1"/>
      <w:numFmt w:val="bullet"/>
      <w:lvlText w:val=""/>
      <w:lvlJc w:val="left"/>
      <w:pPr>
        <w:ind w:left="2880" w:hanging="360"/>
      </w:pPr>
      <w:rPr>
        <w:rFonts w:ascii="Symbol" w:hAnsi="Symbol" w:hint="default"/>
      </w:rPr>
    </w:lvl>
    <w:lvl w:ilvl="4" w:tplc="7426514A">
      <w:start w:val="1"/>
      <w:numFmt w:val="bullet"/>
      <w:lvlText w:val="o"/>
      <w:lvlJc w:val="left"/>
      <w:pPr>
        <w:ind w:left="3600" w:hanging="360"/>
      </w:pPr>
      <w:rPr>
        <w:rFonts w:ascii="Courier New" w:hAnsi="Courier New" w:hint="default"/>
      </w:rPr>
    </w:lvl>
    <w:lvl w:ilvl="5" w:tplc="EE64F4B8">
      <w:start w:val="1"/>
      <w:numFmt w:val="bullet"/>
      <w:lvlText w:val=""/>
      <w:lvlJc w:val="left"/>
      <w:pPr>
        <w:ind w:left="4320" w:hanging="360"/>
      </w:pPr>
      <w:rPr>
        <w:rFonts w:ascii="Wingdings" w:hAnsi="Wingdings" w:hint="default"/>
      </w:rPr>
    </w:lvl>
    <w:lvl w:ilvl="6" w:tplc="C6B473C0">
      <w:start w:val="1"/>
      <w:numFmt w:val="bullet"/>
      <w:lvlText w:val=""/>
      <w:lvlJc w:val="left"/>
      <w:pPr>
        <w:ind w:left="5040" w:hanging="360"/>
      </w:pPr>
      <w:rPr>
        <w:rFonts w:ascii="Symbol" w:hAnsi="Symbol" w:hint="default"/>
      </w:rPr>
    </w:lvl>
    <w:lvl w:ilvl="7" w:tplc="F9828002">
      <w:start w:val="1"/>
      <w:numFmt w:val="bullet"/>
      <w:lvlText w:val="o"/>
      <w:lvlJc w:val="left"/>
      <w:pPr>
        <w:ind w:left="5760" w:hanging="360"/>
      </w:pPr>
      <w:rPr>
        <w:rFonts w:ascii="Courier New" w:hAnsi="Courier New" w:hint="default"/>
      </w:rPr>
    </w:lvl>
    <w:lvl w:ilvl="8" w:tplc="353E108C">
      <w:start w:val="1"/>
      <w:numFmt w:val="bullet"/>
      <w:lvlText w:val=""/>
      <w:lvlJc w:val="left"/>
      <w:pPr>
        <w:ind w:left="6480" w:hanging="360"/>
      </w:pPr>
      <w:rPr>
        <w:rFonts w:ascii="Wingdings" w:hAnsi="Wingdings" w:hint="default"/>
      </w:rPr>
    </w:lvl>
  </w:abstractNum>
  <w:abstractNum w:abstractNumId="33" w15:restartNumberingAfterBreak="0">
    <w:nsid w:val="4BC64131"/>
    <w:multiLevelType w:val="hybridMultilevel"/>
    <w:tmpl w:val="9B9AF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F46C66"/>
    <w:multiLevelType w:val="multilevel"/>
    <w:tmpl w:val="95A2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D0A2E1B"/>
    <w:multiLevelType w:val="hybridMultilevel"/>
    <w:tmpl w:val="E5A45B8E"/>
    <w:lvl w:ilvl="0" w:tplc="222EB270">
      <w:start w:val="19"/>
      <w:numFmt w:val="bullet"/>
      <w:lvlText w:val="-"/>
      <w:lvlJc w:val="left"/>
      <w:pPr>
        <w:ind w:left="1080" w:hanging="360"/>
      </w:pPr>
      <w:rPr>
        <w:rFonts w:ascii="Calibri" w:eastAsiaTheme="minorEastAsia" w:hAnsi="Calibri" w:cs="Calibri"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6" w15:restartNumberingAfterBreak="0">
    <w:nsid w:val="4FF00A84"/>
    <w:multiLevelType w:val="hybridMultilevel"/>
    <w:tmpl w:val="FFFFFFFF"/>
    <w:lvl w:ilvl="0" w:tplc="A5FC2684">
      <w:start w:val="3"/>
      <w:numFmt w:val="decimal"/>
      <w:lvlText w:val="%1."/>
      <w:lvlJc w:val="left"/>
      <w:pPr>
        <w:ind w:left="720" w:hanging="360"/>
      </w:pPr>
    </w:lvl>
    <w:lvl w:ilvl="1" w:tplc="E4E26E9E">
      <w:start w:val="1"/>
      <w:numFmt w:val="lowerLetter"/>
      <w:lvlText w:val="%2."/>
      <w:lvlJc w:val="left"/>
      <w:pPr>
        <w:ind w:left="1440" w:hanging="360"/>
      </w:pPr>
    </w:lvl>
    <w:lvl w:ilvl="2" w:tplc="264A5EFA">
      <w:start w:val="1"/>
      <w:numFmt w:val="lowerRoman"/>
      <w:lvlText w:val="%3."/>
      <w:lvlJc w:val="right"/>
      <w:pPr>
        <w:ind w:left="2160" w:hanging="180"/>
      </w:pPr>
    </w:lvl>
    <w:lvl w:ilvl="3" w:tplc="FB3828E2">
      <w:start w:val="1"/>
      <w:numFmt w:val="decimal"/>
      <w:lvlText w:val="%4."/>
      <w:lvlJc w:val="left"/>
      <w:pPr>
        <w:ind w:left="2880" w:hanging="360"/>
      </w:pPr>
    </w:lvl>
    <w:lvl w:ilvl="4" w:tplc="D83282F4">
      <w:start w:val="1"/>
      <w:numFmt w:val="lowerLetter"/>
      <w:lvlText w:val="%5."/>
      <w:lvlJc w:val="left"/>
      <w:pPr>
        <w:ind w:left="3600" w:hanging="360"/>
      </w:pPr>
    </w:lvl>
    <w:lvl w:ilvl="5" w:tplc="603A0FC6">
      <w:start w:val="1"/>
      <w:numFmt w:val="lowerRoman"/>
      <w:lvlText w:val="%6."/>
      <w:lvlJc w:val="right"/>
      <w:pPr>
        <w:ind w:left="4320" w:hanging="180"/>
      </w:pPr>
    </w:lvl>
    <w:lvl w:ilvl="6" w:tplc="9760C620">
      <w:start w:val="1"/>
      <w:numFmt w:val="decimal"/>
      <w:lvlText w:val="%7."/>
      <w:lvlJc w:val="left"/>
      <w:pPr>
        <w:ind w:left="5040" w:hanging="360"/>
      </w:pPr>
    </w:lvl>
    <w:lvl w:ilvl="7" w:tplc="58424F1C">
      <w:start w:val="1"/>
      <w:numFmt w:val="lowerLetter"/>
      <w:lvlText w:val="%8."/>
      <w:lvlJc w:val="left"/>
      <w:pPr>
        <w:ind w:left="5760" w:hanging="360"/>
      </w:pPr>
    </w:lvl>
    <w:lvl w:ilvl="8" w:tplc="620CCFE2">
      <w:start w:val="1"/>
      <w:numFmt w:val="lowerRoman"/>
      <w:lvlText w:val="%9."/>
      <w:lvlJc w:val="right"/>
      <w:pPr>
        <w:ind w:left="6480" w:hanging="180"/>
      </w:pPr>
    </w:lvl>
  </w:abstractNum>
  <w:abstractNum w:abstractNumId="37" w15:restartNumberingAfterBreak="0">
    <w:nsid w:val="4FF5389E"/>
    <w:multiLevelType w:val="hybridMultilevel"/>
    <w:tmpl w:val="A55E741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529D84DC"/>
    <w:multiLevelType w:val="hybridMultilevel"/>
    <w:tmpl w:val="FFFFFFFF"/>
    <w:lvl w:ilvl="0" w:tplc="ED12719E">
      <w:start w:val="2"/>
      <w:numFmt w:val="decimal"/>
      <w:lvlText w:val="%1."/>
      <w:lvlJc w:val="left"/>
      <w:pPr>
        <w:ind w:left="720" w:hanging="360"/>
      </w:pPr>
    </w:lvl>
    <w:lvl w:ilvl="1" w:tplc="4500657C">
      <w:start w:val="1"/>
      <w:numFmt w:val="lowerLetter"/>
      <w:lvlText w:val="%2."/>
      <w:lvlJc w:val="left"/>
      <w:pPr>
        <w:ind w:left="1440" w:hanging="360"/>
      </w:pPr>
    </w:lvl>
    <w:lvl w:ilvl="2" w:tplc="CDC481D6">
      <w:start w:val="1"/>
      <w:numFmt w:val="lowerRoman"/>
      <w:lvlText w:val="%3."/>
      <w:lvlJc w:val="right"/>
      <w:pPr>
        <w:ind w:left="2160" w:hanging="180"/>
      </w:pPr>
    </w:lvl>
    <w:lvl w:ilvl="3" w:tplc="6182430E">
      <w:start w:val="1"/>
      <w:numFmt w:val="decimal"/>
      <w:lvlText w:val="%4."/>
      <w:lvlJc w:val="left"/>
      <w:pPr>
        <w:ind w:left="2880" w:hanging="360"/>
      </w:pPr>
    </w:lvl>
    <w:lvl w:ilvl="4" w:tplc="C1487A04">
      <w:start w:val="1"/>
      <w:numFmt w:val="lowerLetter"/>
      <w:lvlText w:val="%5."/>
      <w:lvlJc w:val="left"/>
      <w:pPr>
        <w:ind w:left="3600" w:hanging="360"/>
      </w:pPr>
    </w:lvl>
    <w:lvl w:ilvl="5" w:tplc="49CA1A98">
      <w:start w:val="1"/>
      <w:numFmt w:val="lowerRoman"/>
      <w:lvlText w:val="%6."/>
      <w:lvlJc w:val="right"/>
      <w:pPr>
        <w:ind w:left="4320" w:hanging="180"/>
      </w:pPr>
    </w:lvl>
    <w:lvl w:ilvl="6" w:tplc="A126CBBE">
      <w:start w:val="1"/>
      <w:numFmt w:val="decimal"/>
      <w:lvlText w:val="%7."/>
      <w:lvlJc w:val="left"/>
      <w:pPr>
        <w:ind w:left="5040" w:hanging="360"/>
      </w:pPr>
    </w:lvl>
    <w:lvl w:ilvl="7" w:tplc="C6729776">
      <w:start w:val="1"/>
      <w:numFmt w:val="lowerLetter"/>
      <w:lvlText w:val="%8."/>
      <w:lvlJc w:val="left"/>
      <w:pPr>
        <w:ind w:left="5760" w:hanging="360"/>
      </w:pPr>
    </w:lvl>
    <w:lvl w:ilvl="8" w:tplc="16144340">
      <w:start w:val="1"/>
      <w:numFmt w:val="lowerRoman"/>
      <w:lvlText w:val="%9."/>
      <w:lvlJc w:val="right"/>
      <w:pPr>
        <w:ind w:left="6480" w:hanging="180"/>
      </w:pPr>
    </w:lvl>
  </w:abstractNum>
  <w:abstractNum w:abstractNumId="39" w15:restartNumberingAfterBreak="0">
    <w:nsid w:val="52D16921"/>
    <w:multiLevelType w:val="multilevel"/>
    <w:tmpl w:val="E200CA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3506704"/>
    <w:multiLevelType w:val="multilevel"/>
    <w:tmpl w:val="8BEA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4463EA3"/>
    <w:multiLevelType w:val="multilevel"/>
    <w:tmpl w:val="7DF8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78FF7A9"/>
    <w:multiLevelType w:val="hybridMultilevel"/>
    <w:tmpl w:val="FFFFFFFF"/>
    <w:lvl w:ilvl="0" w:tplc="13C032B2">
      <w:start w:val="1"/>
      <w:numFmt w:val="decimal"/>
      <w:lvlText w:val="%1."/>
      <w:lvlJc w:val="left"/>
      <w:pPr>
        <w:ind w:left="720" w:hanging="360"/>
      </w:pPr>
    </w:lvl>
    <w:lvl w:ilvl="1" w:tplc="2788F93E">
      <w:start w:val="1"/>
      <w:numFmt w:val="lowerLetter"/>
      <w:lvlText w:val="%2."/>
      <w:lvlJc w:val="left"/>
      <w:pPr>
        <w:ind w:left="1440" w:hanging="360"/>
      </w:pPr>
    </w:lvl>
    <w:lvl w:ilvl="2" w:tplc="7206B58E">
      <w:start w:val="1"/>
      <w:numFmt w:val="lowerRoman"/>
      <w:lvlText w:val="%3."/>
      <w:lvlJc w:val="right"/>
      <w:pPr>
        <w:ind w:left="2160" w:hanging="180"/>
      </w:pPr>
    </w:lvl>
    <w:lvl w:ilvl="3" w:tplc="7A3CD492">
      <w:start w:val="1"/>
      <w:numFmt w:val="decimal"/>
      <w:lvlText w:val="%4."/>
      <w:lvlJc w:val="left"/>
      <w:pPr>
        <w:ind w:left="2880" w:hanging="360"/>
      </w:pPr>
    </w:lvl>
    <w:lvl w:ilvl="4" w:tplc="9C260236">
      <w:start w:val="1"/>
      <w:numFmt w:val="lowerLetter"/>
      <w:lvlText w:val="%5."/>
      <w:lvlJc w:val="left"/>
      <w:pPr>
        <w:ind w:left="3600" w:hanging="360"/>
      </w:pPr>
    </w:lvl>
    <w:lvl w:ilvl="5" w:tplc="4C70E6AA">
      <w:start w:val="1"/>
      <w:numFmt w:val="lowerRoman"/>
      <w:lvlText w:val="%6."/>
      <w:lvlJc w:val="right"/>
      <w:pPr>
        <w:ind w:left="4320" w:hanging="180"/>
      </w:pPr>
    </w:lvl>
    <w:lvl w:ilvl="6" w:tplc="84E849E8">
      <w:start w:val="1"/>
      <w:numFmt w:val="decimal"/>
      <w:lvlText w:val="%7."/>
      <w:lvlJc w:val="left"/>
      <w:pPr>
        <w:ind w:left="5040" w:hanging="360"/>
      </w:pPr>
    </w:lvl>
    <w:lvl w:ilvl="7" w:tplc="95A4507A">
      <w:start w:val="1"/>
      <w:numFmt w:val="lowerLetter"/>
      <w:lvlText w:val="%8."/>
      <w:lvlJc w:val="left"/>
      <w:pPr>
        <w:ind w:left="5760" w:hanging="360"/>
      </w:pPr>
    </w:lvl>
    <w:lvl w:ilvl="8" w:tplc="CEA40EDA">
      <w:start w:val="1"/>
      <w:numFmt w:val="lowerRoman"/>
      <w:lvlText w:val="%9."/>
      <w:lvlJc w:val="right"/>
      <w:pPr>
        <w:ind w:left="6480" w:hanging="180"/>
      </w:pPr>
    </w:lvl>
  </w:abstractNum>
  <w:abstractNum w:abstractNumId="43" w15:restartNumberingAfterBreak="0">
    <w:nsid w:val="583538D8"/>
    <w:multiLevelType w:val="hybridMultilevel"/>
    <w:tmpl w:val="FFFFFFFF"/>
    <w:lvl w:ilvl="0" w:tplc="9A4CDE46">
      <w:start w:val="1"/>
      <w:numFmt w:val="bullet"/>
      <w:lvlText w:val="-"/>
      <w:lvlJc w:val="left"/>
      <w:pPr>
        <w:ind w:left="720" w:hanging="360"/>
      </w:pPr>
      <w:rPr>
        <w:rFonts w:ascii="Symbol" w:hAnsi="Symbol" w:hint="default"/>
      </w:rPr>
    </w:lvl>
    <w:lvl w:ilvl="1" w:tplc="D0A49C06">
      <w:start w:val="1"/>
      <w:numFmt w:val="bullet"/>
      <w:lvlText w:val="o"/>
      <w:lvlJc w:val="left"/>
      <w:pPr>
        <w:ind w:left="1440" w:hanging="360"/>
      </w:pPr>
      <w:rPr>
        <w:rFonts w:ascii="Courier New" w:hAnsi="Courier New" w:hint="default"/>
      </w:rPr>
    </w:lvl>
    <w:lvl w:ilvl="2" w:tplc="391C640A">
      <w:start w:val="1"/>
      <w:numFmt w:val="bullet"/>
      <w:lvlText w:val=""/>
      <w:lvlJc w:val="left"/>
      <w:pPr>
        <w:ind w:left="2160" w:hanging="360"/>
      </w:pPr>
      <w:rPr>
        <w:rFonts w:ascii="Wingdings" w:hAnsi="Wingdings" w:hint="default"/>
      </w:rPr>
    </w:lvl>
    <w:lvl w:ilvl="3" w:tplc="48C2B40C">
      <w:start w:val="1"/>
      <w:numFmt w:val="bullet"/>
      <w:lvlText w:val=""/>
      <w:lvlJc w:val="left"/>
      <w:pPr>
        <w:ind w:left="2880" w:hanging="360"/>
      </w:pPr>
      <w:rPr>
        <w:rFonts w:ascii="Symbol" w:hAnsi="Symbol" w:hint="default"/>
      </w:rPr>
    </w:lvl>
    <w:lvl w:ilvl="4" w:tplc="A8E26304">
      <w:start w:val="1"/>
      <w:numFmt w:val="bullet"/>
      <w:lvlText w:val="o"/>
      <w:lvlJc w:val="left"/>
      <w:pPr>
        <w:ind w:left="3600" w:hanging="360"/>
      </w:pPr>
      <w:rPr>
        <w:rFonts w:ascii="Courier New" w:hAnsi="Courier New" w:hint="default"/>
      </w:rPr>
    </w:lvl>
    <w:lvl w:ilvl="5" w:tplc="FEC2E8DC">
      <w:start w:val="1"/>
      <w:numFmt w:val="bullet"/>
      <w:lvlText w:val=""/>
      <w:lvlJc w:val="left"/>
      <w:pPr>
        <w:ind w:left="4320" w:hanging="360"/>
      </w:pPr>
      <w:rPr>
        <w:rFonts w:ascii="Wingdings" w:hAnsi="Wingdings" w:hint="default"/>
      </w:rPr>
    </w:lvl>
    <w:lvl w:ilvl="6" w:tplc="F4561716">
      <w:start w:val="1"/>
      <w:numFmt w:val="bullet"/>
      <w:lvlText w:val=""/>
      <w:lvlJc w:val="left"/>
      <w:pPr>
        <w:ind w:left="5040" w:hanging="360"/>
      </w:pPr>
      <w:rPr>
        <w:rFonts w:ascii="Symbol" w:hAnsi="Symbol" w:hint="default"/>
      </w:rPr>
    </w:lvl>
    <w:lvl w:ilvl="7" w:tplc="EC96F354">
      <w:start w:val="1"/>
      <w:numFmt w:val="bullet"/>
      <w:lvlText w:val="o"/>
      <w:lvlJc w:val="left"/>
      <w:pPr>
        <w:ind w:left="5760" w:hanging="360"/>
      </w:pPr>
      <w:rPr>
        <w:rFonts w:ascii="Courier New" w:hAnsi="Courier New" w:hint="default"/>
      </w:rPr>
    </w:lvl>
    <w:lvl w:ilvl="8" w:tplc="8190E0F0">
      <w:start w:val="1"/>
      <w:numFmt w:val="bullet"/>
      <w:lvlText w:val=""/>
      <w:lvlJc w:val="left"/>
      <w:pPr>
        <w:ind w:left="6480" w:hanging="360"/>
      </w:pPr>
      <w:rPr>
        <w:rFonts w:ascii="Wingdings" w:hAnsi="Wingdings" w:hint="default"/>
      </w:rPr>
    </w:lvl>
  </w:abstractNum>
  <w:abstractNum w:abstractNumId="44" w15:restartNumberingAfterBreak="0">
    <w:nsid w:val="583E7DBC"/>
    <w:multiLevelType w:val="multilevel"/>
    <w:tmpl w:val="CAD2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86B5993"/>
    <w:multiLevelType w:val="multilevel"/>
    <w:tmpl w:val="433C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AA95F07"/>
    <w:multiLevelType w:val="multilevel"/>
    <w:tmpl w:val="D7989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D637C5B"/>
    <w:multiLevelType w:val="hybridMultilevel"/>
    <w:tmpl w:val="FFFFFFFF"/>
    <w:lvl w:ilvl="0" w:tplc="A9DA7BC6">
      <w:start w:val="1"/>
      <w:numFmt w:val="bullet"/>
      <w:lvlText w:val=""/>
      <w:lvlJc w:val="left"/>
      <w:pPr>
        <w:ind w:left="720" w:hanging="360"/>
      </w:pPr>
      <w:rPr>
        <w:rFonts w:ascii="Symbol" w:hAnsi="Symbol" w:hint="default"/>
      </w:rPr>
    </w:lvl>
    <w:lvl w:ilvl="1" w:tplc="E35AAC0E">
      <w:start w:val="1"/>
      <w:numFmt w:val="bullet"/>
      <w:lvlText w:val="o"/>
      <w:lvlJc w:val="left"/>
      <w:pPr>
        <w:ind w:left="1440" w:hanging="360"/>
      </w:pPr>
      <w:rPr>
        <w:rFonts w:ascii="Courier New" w:hAnsi="Courier New" w:hint="default"/>
      </w:rPr>
    </w:lvl>
    <w:lvl w:ilvl="2" w:tplc="344825CC">
      <w:start w:val="1"/>
      <w:numFmt w:val="bullet"/>
      <w:lvlText w:val=""/>
      <w:lvlJc w:val="left"/>
      <w:pPr>
        <w:ind w:left="2160" w:hanging="360"/>
      </w:pPr>
      <w:rPr>
        <w:rFonts w:ascii="Wingdings" w:hAnsi="Wingdings" w:hint="default"/>
      </w:rPr>
    </w:lvl>
    <w:lvl w:ilvl="3" w:tplc="89B8DEA6">
      <w:start w:val="1"/>
      <w:numFmt w:val="bullet"/>
      <w:lvlText w:val=""/>
      <w:lvlJc w:val="left"/>
      <w:pPr>
        <w:ind w:left="2880" w:hanging="360"/>
      </w:pPr>
      <w:rPr>
        <w:rFonts w:ascii="Symbol" w:hAnsi="Symbol" w:hint="default"/>
      </w:rPr>
    </w:lvl>
    <w:lvl w:ilvl="4" w:tplc="15D4BE38">
      <w:start w:val="1"/>
      <w:numFmt w:val="bullet"/>
      <w:lvlText w:val="o"/>
      <w:lvlJc w:val="left"/>
      <w:pPr>
        <w:ind w:left="3600" w:hanging="360"/>
      </w:pPr>
      <w:rPr>
        <w:rFonts w:ascii="Courier New" w:hAnsi="Courier New" w:hint="default"/>
      </w:rPr>
    </w:lvl>
    <w:lvl w:ilvl="5" w:tplc="1B76F72A">
      <w:start w:val="1"/>
      <w:numFmt w:val="bullet"/>
      <w:lvlText w:val=""/>
      <w:lvlJc w:val="left"/>
      <w:pPr>
        <w:ind w:left="4320" w:hanging="360"/>
      </w:pPr>
      <w:rPr>
        <w:rFonts w:ascii="Wingdings" w:hAnsi="Wingdings" w:hint="default"/>
      </w:rPr>
    </w:lvl>
    <w:lvl w:ilvl="6" w:tplc="98B84D9E">
      <w:start w:val="1"/>
      <w:numFmt w:val="bullet"/>
      <w:lvlText w:val=""/>
      <w:lvlJc w:val="left"/>
      <w:pPr>
        <w:ind w:left="5040" w:hanging="360"/>
      </w:pPr>
      <w:rPr>
        <w:rFonts w:ascii="Symbol" w:hAnsi="Symbol" w:hint="default"/>
      </w:rPr>
    </w:lvl>
    <w:lvl w:ilvl="7" w:tplc="066CA6A4">
      <w:start w:val="1"/>
      <w:numFmt w:val="bullet"/>
      <w:lvlText w:val="o"/>
      <w:lvlJc w:val="left"/>
      <w:pPr>
        <w:ind w:left="5760" w:hanging="360"/>
      </w:pPr>
      <w:rPr>
        <w:rFonts w:ascii="Courier New" w:hAnsi="Courier New" w:hint="default"/>
      </w:rPr>
    </w:lvl>
    <w:lvl w:ilvl="8" w:tplc="9364F14C">
      <w:start w:val="1"/>
      <w:numFmt w:val="bullet"/>
      <w:lvlText w:val=""/>
      <w:lvlJc w:val="left"/>
      <w:pPr>
        <w:ind w:left="6480" w:hanging="360"/>
      </w:pPr>
      <w:rPr>
        <w:rFonts w:ascii="Wingdings" w:hAnsi="Wingdings" w:hint="default"/>
      </w:rPr>
    </w:lvl>
  </w:abstractNum>
  <w:abstractNum w:abstractNumId="48" w15:restartNumberingAfterBreak="0">
    <w:nsid w:val="63381F1D"/>
    <w:multiLevelType w:val="multilevel"/>
    <w:tmpl w:val="C4C2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37D01E3"/>
    <w:multiLevelType w:val="hybridMultilevel"/>
    <w:tmpl w:val="6EFE9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6882D38"/>
    <w:multiLevelType w:val="multilevel"/>
    <w:tmpl w:val="DD96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6E768F3"/>
    <w:multiLevelType w:val="multilevel"/>
    <w:tmpl w:val="F4D0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8C800E7"/>
    <w:multiLevelType w:val="hybridMultilevel"/>
    <w:tmpl w:val="A6C0A98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3" w15:restartNumberingAfterBreak="0">
    <w:nsid w:val="69FD58BE"/>
    <w:multiLevelType w:val="hybridMultilevel"/>
    <w:tmpl w:val="8A267F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4" w15:restartNumberingAfterBreak="0">
    <w:nsid w:val="75F6363D"/>
    <w:multiLevelType w:val="multilevel"/>
    <w:tmpl w:val="1F0E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71C407B"/>
    <w:multiLevelType w:val="hybridMultilevel"/>
    <w:tmpl w:val="C12078F4"/>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6" w15:restartNumberingAfterBreak="0">
    <w:nsid w:val="7C595D73"/>
    <w:multiLevelType w:val="hybridMultilevel"/>
    <w:tmpl w:val="FFFFFFFF"/>
    <w:lvl w:ilvl="0" w:tplc="4BCE7F50">
      <w:start w:val="1"/>
      <w:numFmt w:val="bullet"/>
      <w:lvlText w:val="-"/>
      <w:lvlJc w:val="left"/>
      <w:pPr>
        <w:ind w:left="720" w:hanging="360"/>
      </w:pPr>
      <w:rPr>
        <w:rFonts w:ascii="Symbol" w:hAnsi="Symbol" w:hint="default"/>
      </w:rPr>
    </w:lvl>
    <w:lvl w:ilvl="1" w:tplc="A1328D3E">
      <w:start w:val="1"/>
      <w:numFmt w:val="bullet"/>
      <w:lvlText w:val="o"/>
      <w:lvlJc w:val="left"/>
      <w:pPr>
        <w:ind w:left="1440" w:hanging="360"/>
      </w:pPr>
      <w:rPr>
        <w:rFonts w:ascii="Courier New" w:hAnsi="Courier New" w:hint="default"/>
      </w:rPr>
    </w:lvl>
    <w:lvl w:ilvl="2" w:tplc="F01264FC">
      <w:start w:val="1"/>
      <w:numFmt w:val="bullet"/>
      <w:lvlText w:val=""/>
      <w:lvlJc w:val="left"/>
      <w:pPr>
        <w:ind w:left="2160" w:hanging="360"/>
      </w:pPr>
      <w:rPr>
        <w:rFonts w:ascii="Wingdings" w:hAnsi="Wingdings" w:hint="default"/>
      </w:rPr>
    </w:lvl>
    <w:lvl w:ilvl="3" w:tplc="8BB65E3C">
      <w:start w:val="1"/>
      <w:numFmt w:val="bullet"/>
      <w:lvlText w:val=""/>
      <w:lvlJc w:val="left"/>
      <w:pPr>
        <w:ind w:left="2880" w:hanging="360"/>
      </w:pPr>
      <w:rPr>
        <w:rFonts w:ascii="Symbol" w:hAnsi="Symbol" w:hint="default"/>
      </w:rPr>
    </w:lvl>
    <w:lvl w:ilvl="4" w:tplc="ACA49AF8">
      <w:start w:val="1"/>
      <w:numFmt w:val="bullet"/>
      <w:lvlText w:val="o"/>
      <w:lvlJc w:val="left"/>
      <w:pPr>
        <w:ind w:left="3600" w:hanging="360"/>
      </w:pPr>
      <w:rPr>
        <w:rFonts w:ascii="Courier New" w:hAnsi="Courier New" w:hint="default"/>
      </w:rPr>
    </w:lvl>
    <w:lvl w:ilvl="5" w:tplc="BFBAB892">
      <w:start w:val="1"/>
      <w:numFmt w:val="bullet"/>
      <w:lvlText w:val=""/>
      <w:lvlJc w:val="left"/>
      <w:pPr>
        <w:ind w:left="4320" w:hanging="360"/>
      </w:pPr>
      <w:rPr>
        <w:rFonts w:ascii="Wingdings" w:hAnsi="Wingdings" w:hint="default"/>
      </w:rPr>
    </w:lvl>
    <w:lvl w:ilvl="6" w:tplc="4CD03482">
      <w:start w:val="1"/>
      <w:numFmt w:val="bullet"/>
      <w:lvlText w:val=""/>
      <w:lvlJc w:val="left"/>
      <w:pPr>
        <w:ind w:left="5040" w:hanging="360"/>
      </w:pPr>
      <w:rPr>
        <w:rFonts w:ascii="Symbol" w:hAnsi="Symbol" w:hint="default"/>
      </w:rPr>
    </w:lvl>
    <w:lvl w:ilvl="7" w:tplc="DDD6F9E8">
      <w:start w:val="1"/>
      <w:numFmt w:val="bullet"/>
      <w:lvlText w:val="o"/>
      <w:lvlJc w:val="left"/>
      <w:pPr>
        <w:ind w:left="5760" w:hanging="360"/>
      </w:pPr>
      <w:rPr>
        <w:rFonts w:ascii="Courier New" w:hAnsi="Courier New" w:hint="default"/>
      </w:rPr>
    </w:lvl>
    <w:lvl w:ilvl="8" w:tplc="D21AA56C">
      <w:start w:val="1"/>
      <w:numFmt w:val="bullet"/>
      <w:lvlText w:val=""/>
      <w:lvlJc w:val="left"/>
      <w:pPr>
        <w:ind w:left="6480" w:hanging="360"/>
      </w:pPr>
      <w:rPr>
        <w:rFonts w:ascii="Wingdings" w:hAnsi="Wingdings" w:hint="default"/>
      </w:rPr>
    </w:lvl>
  </w:abstractNum>
  <w:abstractNum w:abstractNumId="57" w15:restartNumberingAfterBreak="0">
    <w:nsid w:val="7F1D416A"/>
    <w:multiLevelType w:val="multilevel"/>
    <w:tmpl w:val="A864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5082293">
    <w:abstractNumId w:val="26"/>
  </w:num>
  <w:num w:numId="2" w16cid:durableId="1182011092">
    <w:abstractNumId w:val="47"/>
  </w:num>
  <w:num w:numId="3" w16cid:durableId="1058474553">
    <w:abstractNumId w:val="53"/>
  </w:num>
  <w:num w:numId="4" w16cid:durableId="6760621">
    <w:abstractNumId w:val="24"/>
  </w:num>
  <w:num w:numId="5" w16cid:durableId="1343702160">
    <w:abstractNumId w:val="10"/>
  </w:num>
  <w:num w:numId="6" w16cid:durableId="18432092">
    <w:abstractNumId w:val="33"/>
  </w:num>
  <w:num w:numId="7" w16cid:durableId="1849979591">
    <w:abstractNumId w:val="0"/>
  </w:num>
  <w:num w:numId="8" w16cid:durableId="953100459">
    <w:abstractNumId w:val="29"/>
  </w:num>
  <w:num w:numId="9" w16cid:durableId="1662540124">
    <w:abstractNumId w:val="21"/>
  </w:num>
  <w:num w:numId="10" w16cid:durableId="1645042486">
    <w:abstractNumId w:val="46"/>
  </w:num>
  <w:num w:numId="11" w16cid:durableId="1606384366">
    <w:abstractNumId w:val="27"/>
  </w:num>
  <w:num w:numId="12" w16cid:durableId="1396588215">
    <w:abstractNumId w:val="2"/>
  </w:num>
  <w:num w:numId="13" w16cid:durableId="734205062">
    <w:abstractNumId w:val="19"/>
  </w:num>
  <w:num w:numId="14" w16cid:durableId="274796856">
    <w:abstractNumId w:val="41"/>
  </w:num>
  <w:num w:numId="15" w16cid:durableId="1218853670">
    <w:abstractNumId w:val="18"/>
  </w:num>
  <w:num w:numId="16" w16cid:durableId="1675497779">
    <w:abstractNumId w:val="57"/>
  </w:num>
  <w:num w:numId="17" w16cid:durableId="308560927">
    <w:abstractNumId w:val="39"/>
  </w:num>
  <w:num w:numId="18" w16cid:durableId="151457845">
    <w:abstractNumId w:val="17"/>
  </w:num>
  <w:num w:numId="19" w16cid:durableId="1200536">
    <w:abstractNumId w:val="8"/>
  </w:num>
  <w:num w:numId="20" w16cid:durableId="1873347832">
    <w:abstractNumId w:val="34"/>
  </w:num>
  <w:num w:numId="21" w16cid:durableId="990907277">
    <w:abstractNumId w:val="14"/>
  </w:num>
  <w:num w:numId="22" w16cid:durableId="1017733226">
    <w:abstractNumId w:val="45"/>
  </w:num>
  <w:num w:numId="23" w16cid:durableId="2098211071">
    <w:abstractNumId w:val="48"/>
  </w:num>
  <w:num w:numId="24" w16cid:durableId="2091384986">
    <w:abstractNumId w:val="50"/>
  </w:num>
  <w:num w:numId="25" w16cid:durableId="1297684627">
    <w:abstractNumId w:val="5"/>
  </w:num>
  <w:num w:numId="26" w16cid:durableId="692002348">
    <w:abstractNumId w:val="20"/>
  </w:num>
  <w:num w:numId="27" w16cid:durableId="747457620">
    <w:abstractNumId w:val="54"/>
  </w:num>
  <w:num w:numId="28" w16cid:durableId="1841847742">
    <w:abstractNumId w:val="40"/>
  </w:num>
  <w:num w:numId="29" w16cid:durableId="569389910">
    <w:abstractNumId w:val="44"/>
  </w:num>
  <w:num w:numId="30" w16cid:durableId="494883233">
    <w:abstractNumId w:val="51"/>
  </w:num>
  <w:num w:numId="31" w16cid:durableId="1450930085">
    <w:abstractNumId w:val="7"/>
  </w:num>
  <w:num w:numId="32" w16cid:durableId="2013801112">
    <w:abstractNumId w:val="55"/>
  </w:num>
  <w:num w:numId="33" w16cid:durableId="1831750407">
    <w:abstractNumId w:val="16"/>
  </w:num>
  <w:num w:numId="34" w16cid:durableId="1575433255">
    <w:abstractNumId w:val="6"/>
  </w:num>
  <w:num w:numId="35" w16cid:durableId="2083143074">
    <w:abstractNumId w:val="9"/>
  </w:num>
  <w:num w:numId="36" w16cid:durableId="672144972">
    <w:abstractNumId w:val="13"/>
  </w:num>
  <w:num w:numId="37" w16cid:durableId="2070685299">
    <w:abstractNumId w:val="30"/>
  </w:num>
  <w:num w:numId="38" w16cid:durableId="1430084309">
    <w:abstractNumId w:val="4"/>
  </w:num>
  <w:num w:numId="39" w16cid:durableId="2136680708">
    <w:abstractNumId w:val="25"/>
  </w:num>
  <w:num w:numId="40" w16cid:durableId="941648228">
    <w:abstractNumId w:val="15"/>
  </w:num>
  <w:num w:numId="41" w16cid:durableId="1729719725">
    <w:abstractNumId w:val="11"/>
  </w:num>
  <w:num w:numId="42" w16cid:durableId="1551922890">
    <w:abstractNumId w:val="23"/>
  </w:num>
  <w:num w:numId="43" w16cid:durableId="1975022356">
    <w:abstractNumId w:val="3"/>
  </w:num>
  <w:num w:numId="44" w16cid:durableId="552886000">
    <w:abstractNumId w:val="37"/>
  </w:num>
  <w:num w:numId="45" w16cid:durableId="1624068749">
    <w:abstractNumId w:val="35"/>
  </w:num>
  <w:num w:numId="46" w16cid:durableId="817305856">
    <w:abstractNumId w:val="22"/>
  </w:num>
  <w:num w:numId="47" w16cid:durableId="1595868492">
    <w:abstractNumId w:val="52"/>
  </w:num>
  <w:num w:numId="48" w16cid:durableId="1696616113">
    <w:abstractNumId w:val="42"/>
  </w:num>
  <w:num w:numId="49" w16cid:durableId="1837961192">
    <w:abstractNumId w:val="1"/>
  </w:num>
  <w:num w:numId="50" w16cid:durableId="727266753">
    <w:abstractNumId w:val="31"/>
  </w:num>
  <w:num w:numId="51" w16cid:durableId="79639148">
    <w:abstractNumId w:val="49"/>
  </w:num>
  <w:num w:numId="52" w16cid:durableId="621808362">
    <w:abstractNumId w:val="28"/>
  </w:num>
  <w:num w:numId="53" w16cid:durableId="1539472714">
    <w:abstractNumId w:val="56"/>
  </w:num>
  <w:num w:numId="54" w16cid:durableId="1583492141">
    <w:abstractNumId w:val="32"/>
  </w:num>
  <w:num w:numId="55" w16cid:durableId="2107572605">
    <w:abstractNumId w:val="12"/>
  </w:num>
  <w:num w:numId="56" w16cid:durableId="1371108692">
    <w:abstractNumId w:val="43"/>
  </w:num>
  <w:num w:numId="57" w16cid:durableId="1642728192">
    <w:abstractNumId w:val="36"/>
  </w:num>
  <w:num w:numId="58" w16cid:durableId="547424103">
    <w:abstractNumId w:val="38"/>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ew Kuo">
    <w15:presenceInfo w15:providerId="Windows Live" w15:userId="22cf8a3a2109e86f"/>
  </w15:person>
  <w15:person w15:author="Joshua Ladowsky">
    <w15:presenceInfo w15:providerId="AD" w15:userId="S::trf1640@autuni.ac.nz::261b05ee-5bf8-4aec-9b73-f089ea4fd677"/>
  </w15:person>
  <w15:person w15:author="Jane Jung">
    <w15:presenceInfo w15:providerId="AD" w15:userId="S::ssr1891@autuni.ac.nz::cb7f3237-34a0-4a8e-972c-2dc929097b40"/>
  </w15:person>
  <w15:person w15:author="Yeran Edmonds">
    <w15:presenceInfo w15:providerId="AD" w15:userId="S::rfh8366@autuni.ac.nz::64388a49-52fe-42fb-a87d-1071082fbc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7E6"/>
    <w:rsid w:val="0000256F"/>
    <w:rsid w:val="00003FEE"/>
    <w:rsid w:val="000042F0"/>
    <w:rsid w:val="00004D10"/>
    <w:rsid w:val="00011B40"/>
    <w:rsid w:val="00011ED2"/>
    <w:rsid w:val="00013973"/>
    <w:rsid w:val="00015462"/>
    <w:rsid w:val="00015C9A"/>
    <w:rsid w:val="00015EE4"/>
    <w:rsid w:val="00024240"/>
    <w:rsid w:val="000266EE"/>
    <w:rsid w:val="00032BCC"/>
    <w:rsid w:val="000337DC"/>
    <w:rsid w:val="00033EC2"/>
    <w:rsid w:val="0003443C"/>
    <w:rsid w:val="000358A8"/>
    <w:rsid w:val="00035C94"/>
    <w:rsid w:val="00036075"/>
    <w:rsid w:val="0003614A"/>
    <w:rsid w:val="000370C9"/>
    <w:rsid w:val="00041AA3"/>
    <w:rsid w:val="0004549B"/>
    <w:rsid w:val="0005528E"/>
    <w:rsid w:val="00055E0C"/>
    <w:rsid w:val="0006196A"/>
    <w:rsid w:val="00063D37"/>
    <w:rsid w:val="000659CC"/>
    <w:rsid w:val="0006660C"/>
    <w:rsid w:val="000779DE"/>
    <w:rsid w:val="00084745"/>
    <w:rsid w:val="00086C9C"/>
    <w:rsid w:val="00091B9F"/>
    <w:rsid w:val="00091E3C"/>
    <w:rsid w:val="0009464B"/>
    <w:rsid w:val="0009595A"/>
    <w:rsid w:val="0009655B"/>
    <w:rsid w:val="000A19EA"/>
    <w:rsid w:val="000A4812"/>
    <w:rsid w:val="000A5892"/>
    <w:rsid w:val="000B4228"/>
    <w:rsid w:val="000B670D"/>
    <w:rsid w:val="000B7C0D"/>
    <w:rsid w:val="000C487F"/>
    <w:rsid w:val="000C5F3A"/>
    <w:rsid w:val="000C6423"/>
    <w:rsid w:val="000D1165"/>
    <w:rsid w:val="000D22DB"/>
    <w:rsid w:val="000D2E76"/>
    <w:rsid w:val="000D3F8C"/>
    <w:rsid w:val="000D6EAF"/>
    <w:rsid w:val="000E0E11"/>
    <w:rsid w:val="000E1C9F"/>
    <w:rsid w:val="000E210E"/>
    <w:rsid w:val="000E23A3"/>
    <w:rsid w:val="000E2900"/>
    <w:rsid w:val="000E2F08"/>
    <w:rsid w:val="000E737E"/>
    <w:rsid w:val="000F38CF"/>
    <w:rsid w:val="000F7280"/>
    <w:rsid w:val="000F7AFF"/>
    <w:rsid w:val="001017CE"/>
    <w:rsid w:val="00106363"/>
    <w:rsid w:val="00106E9E"/>
    <w:rsid w:val="00110D82"/>
    <w:rsid w:val="00111AD6"/>
    <w:rsid w:val="0011229F"/>
    <w:rsid w:val="001145CA"/>
    <w:rsid w:val="00116768"/>
    <w:rsid w:val="00117643"/>
    <w:rsid w:val="001202C5"/>
    <w:rsid w:val="0012150E"/>
    <w:rsid w:val="00123A9D"/>
    <w:rsid w:val="00123B57"/>
    <w:rsid w:val="0012580E"/>
    <w:rsid w:val="00125D90"/>
    <w:rsid w:val="00127AEF"/>
    <w:rsid w:val="00130CC4"/>
    <w:rsid w:val="00131A46"/>
    <w:rsid w:val="00132B11"/>
    <w:rsid w:val="001350BB"/>
    <w:rsid w:val="001353C0"/>
    <w:rsid w:val="00143443"/>
    <w:rsid w:val="0014583E"/>
    <w:rsid w:val="00146220"/>
    <w:rsid w:val="001479B4"/>
    <w:rsid w:val="00147F92"/>
    <w:rsid w:val="00150893"/>
    <w:rsid w:val="00151591"/>
    <w:rsid w:val="00155BDE"/>
    <w:rsid w:val="00157EC2"/>
    <w:rsid w:val="0016178D"/>
    <w:rsid w:val="001635F8"/>
    <w:rsid w:val="00163A23"/>
    <w:rsid w:val="00164C55"/>
    <w:rsid w:val="001654B6"/>
    <w:rsid w:val="001701A2"/>
    <w:rsid w:val="001722CB"/>
    <w:rsid w:val="00173081"/>
    <w:rsid w:val="00175ACB"/>
    <w:rsid w:val="001778DE"/>
    <w:rsid w:val="001801F3"/>
    <w:rsid w:val="00185739"/>
    <w:rsid w:val="00190828"/>
    <w:rsid w:val="00191461"/>
    <w:rsid w:val="001914C0"/>
    <w:rsid w:val="0019228D"/>
    <w:rsid w:val="00193498"/>
    <w:rsid w:val="00193791"/>
    <w:rsid w:val="001955F1"/>
    <w:rsid w:val="001A215E"/>
    <w:rsid w:val="001A41A7"/>
    <w:rsid w:val="001A5C79"/>
    <w:rsid w:val="001A759E"/>
    <w:rsid w:val="001B2871"/>
    <w:rsid w:val="001B4BD5"/>
    <w:rsid w:val="001B4C71"/>
    <w:rsid w:val="001B7CA1"/>
    <w:rsid w:val="001C4A0F"/>
    <w:rsid w:val="001C5F05"/>
    <w:rsid w:val="001C7222"/>
    <w:rsid w:val="001D3F8E"/>
    <w:rsid w:val="001D468A"/>
    <w:rsid w:val="001D58B3"/>
    <w:rsid w:val="001D5B21"/>
    <w:rsid w:val="001D5E5B"/>
    <w:rsid w:val="001D7BCC"/>
    <w:rsid w:val="001D7E12"/>
    <w:rsid w:val="001E3C5F"/>
    <w:rsid w:val="001E614A"/>
    <w:rsid w:val="001F15CB"/>
    <w:rsid w:val="001F3682"/>
    <w:rsid w:val="001F3905"/>
    <w:rsid w:val="001F3CB0"/>
    <w:rsid w:val="001F4C3E"/>
    <w:rsid w:val="001F75EE"/>
    <w:rsid w:val="002002A8"/>
    <w:rsid w:val="0020254E"/>
    <w:rsid w:val="002039CB"/>
    <w:rsid w:val="002047C5"/>
    <w:rsid w:val="00205425"/>
    <w:rsid w:val="00205D41"/>
    <w:rsid w:val="0020792F"/>
    <w:rsid w:val="002115F2"/>
    <w:rsid w:val="00211FC8"/>
    <w:rsid w:val="002175F3"/>
    <w:rsid w:val="002228B1"/>
    <w:rsid w:val="002231CD"/>
    <w:rsid w:val="002249B4"/>
    <w:rsid w:val="00225B5D"/>
    <w:rsid w:val="00226099"/>
    <w:rsid w:val="0022729E"/>
    <w:rsid w:val="00227732"/>
    <w:rsid w:val="00230B2B"/>
    <w:rsid w:val="0023399B"/>
    <w:rsid w:val="00234CF8"/>
    <w:rsid w:val="00240658"/>
    <w:rsid w:val="00242D63"/>
    <w:rsid w:val="002432E3"/>
    <w:rsid w:val="002442F3"/>
    <w:rsid w:val="002457D4"/>
    <w:rsid w:val="00247096"/>
    <w:rsid w:val="00251243"/>
    <w:rsid w:val="00251796"/>
    <w:rsid w:val="002519D9"/>
    <w:rsid w:val="00256ED7"/>
    <w:rsid w:val="002614E4"/>
    <w:rsid w:val="00261FAC"/>
    <w:rsid w:val="00263794"/>
    <w:rsid w:val="00263883"/>
    <w:rsid w:val="00267669"/>
    <w:rsid w:val="00270DBB"/>
    <w:rsid w:val="002713D8"/>
    <w:rsid w:val="0027376F"/>
    <w:rsid w:val="00274B59"/>
    <w:rsid w:val="00285549"/>
    <w:rsid w:val="00285E98"/>
    <w:rsid w:val="002874D9"/>
    <w:rsid w:val="002909DF"/>
    <w:rsid w:val="0029202F"/>
    <w:rsid w:val="0029271B"/>
    <w:rsid w:val="002932FC"/>
    <w:rsid w:val="00293D84"/>
    <w:rsid w:val="0029576E"/>
    <w:rsid w:val="002A0D12"/>
    <w:rsid w:val="002B16A7"/>
    <w:rsid w:val="002C73D9"/>
    <w:rsid w:val="002C7A28"/>
    <w:rsid w:val="002D008D"/>
    <w:rsid w:val="002D4E4B"/>
    <w:rsid w:val="002E0A21"/>
    <w:rsid w:val="002E3C42"/>
    <w:rsid w:val="002E6A28"/>
    <w:rsid w:val="002F1D66"/>
    <w:rsid w:val="002F7CD6"/>
    <w:rsid w:val="00300EC9"/>
    <w:rsid w:val="00301693"/>
    <w:rsid w:val="00301702"/>
    <w:rsid w:val="00301CFA"/>
    <w:rsid w:val="0030238F"/>
    <w:rsid w:val="00303ED1"/>
    <w:rsid w:val="003045E4"/>
    <w:rsid w:val="00311524"/>
    <w:rsid w:val="00313EAB"/>
    <w:rsid w:val="00314557"/>
    <w:rsid w:val="003147DD"/>
    <w:rsid w:val="00314D88"/>
    <w:rsid w:val="00316A92"/>
    <w:rsid w:val="00316C22"/>
    <w:rsid w:val="00320932"/>
    <w:rsid w:val="00320B26"/>
    <w:rsid w:val="0032311D"/>
    <w:rsid w:val="00324A29"/>
    <w:rsid w:val="00330E21"/>
    <w:rsid w:val="0033294B"/>
    <w:rsid w:val="0033361B"/>
    <w:rsid w:val="00337591"/>
    <w:rsid w:val="00337638"/>
    <w:rsid w:val="003427E0"/>
    <w:rsid w:val="00343E60"/>
    <w:rsid w:val="00343FDB"/>
    <w:rsid w:val="00344377"/>
    <w:rsid w:val="00346203"/>
    <w:rsid w:val="00360AF2"/>
    <w:rsid w:val="003622AB"/>
    <w:rsid w:val="0036252A"/>
    <w:rsid w:val="00362B6C"/>
    <w:rsid w:val="00367E5C"/>
    <w:rsid w:val="00370185"/>
    <w:rsid w:val="00370769"/>
    <w:rsid w:val="0037421B"/>
    <w:rsid w:val="00382405"/>
    <w:rsid w:val="00382EEA"/>
    <w:rsid w:val="00383E95"/>
    <w:rsid w:val="0038472F"/>
    <w:rsid w:val="003866C2"/>
    <w:rsid w:val="003868AD"/>
    <w:rsid w:val="003906E4"/>
    <w:rsid w:val="003919EA"/>
    <w:rsid w:val="00393807"/>
    <w:rsid w:val="003A0F8D"/>
    <w:rsid w:val="003A3459"/>
    <w:rsid w:val="003A35EC"/>
    <w:rsid w:val="003A40F5"/>
    <w:rsid w:val="003A4564"/>
    <w:rsid w:val="003A46E6"/>
    <w:rsid w:val="003A66C6"/>
    <w:rsid w:val="003B066B"/>
    <w:rsid w:val="003B1B2F"/>
    <w:rsid w:val="003B3F8B"/>
    <w:rsid w:val="003B460C"/>
    <w:rsid w:val="003B4DCE"/>
    <w:rsid w:val="003B637F"/>
    <w:rsid w:val="003C139E"/>
    <w:rsid w:val="003C19C6"/>
    <w:rsid w:val="003C445D"/>
    <w:rsid w:val="003C7637"/>
    <w:rsid w:val="003D25BD"/>
    <w:rsid w:val="003D3D16"/>
    <w:rsid w:val="003E58E0"/>
    <w:rsid w:val="003E590F"/>
    <w:rsid w:val="003E7DD3"/>
    <w:rsid w:val="003F11D8"/>
    <w:rsid w:val="003F16E5"/>
    <w:rsid w:val="003F386C"/>
    <w:rsid w:val="003F5912"/>
    <w:rsid w:val="003F61C6"/>
    <w:rsid w:val="003F7381"/>
    <w:rsid w:val="003F74C5"/>
    <w:rsid w:val="003F7B40"/>
    <w:rsid w:val="00406D0D"/>
    <w:rsid w:val="0041684E"/>
    <w:rsid w:val="00421C99"/>
    <w:rsid w:val="00422F63"/>
    <w:rsid w:val="004302AB"/>
    <w:rsid w:val="00430D85"/>
    <w:rsid w:val="00435FCA"/>
    <w:rsid w:val="00437016"/>
    <w:rsid w:val="00442A3B"/>
    <w:rsid w:val="00444C87"/>
    <w:rsid w:val="004457C1"/>
    <w:rsid w:val="0044692F"/>
    <w:rsid w:val="004501D9"/>
    <w:rsid w:val="00450AEF"/>
    <w:rsid w:val="00450F45"/>
    <w:rsid w:val="00453027"/>
    <w:rsid w:val="004538C5"/>
    <w:rsid w:val="00455877"/>
    <w:rsid w:val="0045729E"/>
    <w:rsid w:val="00461506"/>
    <w:rsid w:val="00462290"/>
    <w:rsid w:val="004655CA"/>
    <w:rsid w:val="004710C1"/>
    <w:rsid w:val="00471539"/>
    <w:rsid w:val="00472BF2"/>
    <w:rsid w:val="00473E47"/>
    <w:rsid w:val="00475236"/>
    <w:rsid w:val="004760BC"/>
    <w:rsid w:val="00476707"/>
    <w:rsid w:val="004803A3"/>
    <w:rsid w:val="00480A7C"/>
    <w:rsid w:val="00480E0E"/>
    <w:rsid w:val="00482474"/>
    <w:rsid w:val="004842A4"/>
    <w:rsid w:val="00484C90"/>
    <w:rsid w:val="004861A0"/>
    <w:rsid w:val="004868F2"/>
    <w:rsid w:val="00491A58"/>
    <w:rsid w:val="0049386C"/>
    <w:rsid w:val="00493C21"/>
    <w:rsid w:val="00496D92"/>
    <w:rsid w:val="00496F26"/>
    <w:rsid w:val="004A090A"/>
    <w:rsid w:val="004A27DA"/>
    <w:rsid w:val="004A6A1A"/>
    <w:rsid w:val="004A6E5F"/>
    <w:rsid w:val="004A7559"/>
    <w:rsid w:val="004B0C82"/>
    <w:rsid w:val="004B28D5"/>
    <w:rsid w:val="004B429C"/>
    <w:rsid w:val="004B7DC2"/>
    <w:rsid w:val="004B7E77"/>
    <w:rsid w:val="004C5B80"/>
    <w:rsid w:val="004C5F1B"/>
    <w:rsid w:val="004D5399"/>
    <w:rsid w:val="004D6E57"/>
    <w:rsid w:val="004E21B3"/>
    <w:rsid w:val="004E2299"/>
    <w:rsid w:val="004E5284"/>
    <w:rsid w:val="004E54C5"/>
    <w:rsid w:val="004E77E3"/>
    <w:rsid w:val="004E7E07"/>
    <w:rsid w:val="004F1791"/>
    <w:rsid w:val="004F289E"/>
    <w:rsid w:val="004F56E6"/>
    <w:rsid w:val="004F598C"/>
    <w:rsid w:val="00501809"/>
    <w:rsid w:val="00506D6C"/>
    <w:rsid w:val="00510AD8"/>
    <w:rsid w:val="00510F45"/>
    <w:rsid w:val="005127D6"/>
    <w:rsid w:val="00513395"/>
    <w:rsid w:val="005167A7"/>
    <w:rsid w:val="0052126E"/>
    <w:rsid w:val="005223D0"/>
    <w:rsid w:val="00522D23"/>
    <w:rsid w:val="0052362E"/>
    <w:rsid w:val="005263E0"/>
    <w:rsid w:val="0052674E"/>
    <w:rsid w:val="00531E8A"/>
    <w:rsid w:val="00532BB9"/>
    <w:rsid w:val="00535698"/>
    <w:rsid w:val="00540061"/>
    <w:rsid w:val="0054022E"/>
    <w:rsid w:val="00540E55"/>
    <w:rsid w:val="0054264C"/>
    <w:rsid w:val="005438C4"/>
    <w:rsid w:val="0054617C"/>
    <w:rsid w:val="00546D74"/>
    <w:rsid w:val="00546D96"/>
    <w:rsid w:val="005476AC"/>
    <w:rsid w:val="00547B6E"/>
    <w:rsid w:val="00552BCD"/>
    <w:rsid w:val="005544CE"/>
    <w:rsid w:val="00555431"/>
    <w:rsid w:val="005554BA"/>
    <w:rsid w:val="00555BB1"/>
    <w:rsid w:val="005562CF"/>
    <w:rsid w:val="00560A1D"/>
    <w:rsid w:val="00570664"/>
    <w:rsid w:val="00571414"/>
    <w:rsid w:val="00572747"/>
    <w:rsid w:val="00574079"/>
    <w:rsid w:val="00574B8B"/>
    <w:rsid w:val="00574CB6"/>
    <w:rsid w:val="00582CBC"/>
    <w:rsid w:val="00583944"/>
    <w:rsid w:val="00583D39"/>
    <w:rsid w:val="00586726"/>
    <w:rsid w:val="005921F2"/>
    <w:rsid w:val="0059265C"/>
    <w:rsid w:val="0059780D"/>
    <w:rsid w:val="005978D3"/>
    <w:rsid w:val="005A01AF"/>
    <w:rsid w:val="005A0AF0"/>
    <w:rsid w:val="005A4408"/>
    <w:rsid w:val="005A7C2D"/>
    <w:rsid w:val="005B0018"/>
    <w:rsid w:val="005B0969"/>
    <w:rsid w:val="005B4F27"/>
    <w:rsid w:val="005C0588"/>
    <w:rsid w:val="005C2718"/>
    <w:rsid w:val="005C38B8"/>
    <w:rsid w:val="005C4B99"/>
    <w:rsid w:val="005C66BE"/>
    <w:rsid w:val="005D029B"/>
    <w:rsid w:val="005D04E5"/>
    <w:rsid w:val="005D3C81"/>
    <w:rsid w:val="005D642C"/>
    <w:rsid w:val="005D6F63"/>
    <w:rsid w:val="005E2A3E"/>
    <w:rsid w:val="005E304C"/>
    <w:rsid w:val="005E54B8"/>
    <w:rsid w:val="005E7537"/>
    <w:rsid w:val="005F0EA7"/>
    <w:rsid w:val="005F2EA9"/>
    <w:rsid w:val="005F411A"/>
    <w:rsid w:val="005F60E6"/>
    <w:rsid w:val="00600A62"/>
    <w:rsid w:val="00602CBD"/>
    <w:rsid w:val="00602FBA"/>
    <w:rsid w:val="0061095B"/>
    <w:rsid w:val="00616BA3"/>
    <w:rsid w:val="00616D4D"/>
    <w:rsid w:val="0062084D"/>
    <w:rsid w:val="006252EC"/>
    <w:rsid w:val="00625C59"/>
    <w:rsid w:val="006278DC"/>
    <w:rsid w:val="006304AD"/>
    <w:rsid w:val="00631423"/>
    <w:rsid w:val="006317D6"/>
    <w:rsid w:val="00632507"/>
    <w:rsid w:val="00635629"/>
    <w:rsid w:val="00636137"/>
    <w:rsid w:val="00637410"/>
    <w:rsid w:val="006403FB"/>
    <w:rsid w:val="006417BB"/>
    <w:rsid w:val="00643676"/>
    <w:rsid w:val="00643CA1"/>
    <w:rsid w:val="00645B88"/>
    <w:rsid w:val="00645E96"/>
    <w:rsid w:val="00647234"/>
    <w:rsid w:val="0065290D"/>
    <w:rsid w:val="006561A0"/>
    <w:rsid w:val="0065670D"/>
    <w:rsid w:val="00656C0F"/>
    <w:rsid w:val="00657F76"/>
    <w:rsid w:val="00660E0F"/>
    <w:rsid w:val="00666645"/>
    <w:rsid w:val="006674F6"/>
    <w:rsid w:val="00672187"/>
    <w:rsid w:val="006752E3"/>
    <w:rsid w:val="00675FEE"/>
    <w:rsid w:val="0067655A"/>
    <w:rsid w:val="00676FA9"/>
    <w:rsid w:val="00680F50"/>
    <w:rsid w:val="006875B4"/>
    <w:rsid w:val="00695A22"/>
    <w:rsid w:val="00695A9C"/>
    <w:rsid w:val="00697F3D"/>
    <w:rsid w:val="006A0A02"/>
    <w:rsid w:val="006A21C2"/>
    <w:rsid w:val="006A2D86"/>
    <w:rsid w:val="006A354E"/>
    <w:rsid w:val="006A4D35"/>
    <w:rsid w:val="006A5F99"/>
    <w:rsid w:val="006A7EDE"/>
    <w:rsid w:val="006B073A"/>
    <w:rsid w:val="006B0AFF"/>
    <w:rsid w:val="006B122F"/>
    <w:rsid w:val="006B70D8"/>
    <w:rsid w:val="006B7637"/>
    <w:rsid w:val="006B776C"/>
    <w:rsid w:val="006C1EAE"/>
    <w:rsid w:val="006C1F8A"/>
    <w:rsid w:val="006C2788"/>
    <w:rsid w:val="006C2A71"/>
    <w:rsid w:val="006C31F5"/>
    <w:rsid w:val="006C5918"/>
    <w:rsid w:val="006C6129"/>
    <w:rsid w:val="006C7971"/>
    <w:rsid w:val="006D43DB"/>
    <w:rsid w:val="006D4CD5"/>
    <w:rsid w:val="006D55DB"/>
    <w:rsid w:val="006D6A62"/>
    <w:rsid w:val="006E062F"/>
    <w:rsid w:val="006E2166"/>
    <w:rsid w:val="006E69E4"/>
    <w:rsid w:val="006F0916"/>
    <w:rsid w:val="006F28E8"/>
    <w:rsid w:val="006F39F5"/>
    <w:rsid w:val="006F551C"/>
    <w:rsid w:val="007023F9"/>
    <w:rsid w:val="007032DB"/>
    <w:rsid w:val="007049D2"/>
    <w:rsid w:val="007055AC"/>
    <w:rsid w:val="007112B1"/>
    <w:rsid w:val="007115F9"/>
    <w:rsid w:val="0071247C"/>
    <w:rsid w:val="007136CE"/>
    <w:rsid w:val="00716065"/>
    <w:rsid w:val="007177CD"/>
    <w:rsid w:val="0072177F"/>
    <w:rsid w:val="007229C3"/>
    <w:rsid w:val="00733DBB"/>
    <w:rsid w:val="00735EFF"/>
    <w:rsid w:val="0073686A"/>
    <w:rsid w:val="00737285"/>
    <w:rsid w:val="00737B6E"/>
    <w:rsid w:val="00740979"/>
    <w:rsid w:val="00741545"/>
    <w:rsid w:val="00741A08"/>
    <w:rsid w:val="00743787"/>
    <w:rsid w:val="007500AC"/>
    <w:rsid w:val="00751805"/>
    <w:rsid w:val="007521BE"/>
    <w:rsid w:val="0075311C"/>
    <w:rsid w:val="00757856"/>
    <w:rsid w:val="0075787C"/>
    <w:rsid w:val="00760085"/>
    <w:rsid w:val="00761AAE"/>
    <w:rsid w:val="00762F1E"/>
    <w:rsid w:val="007647F8"/>
    <w:rsid w:val="00765CE7"/>
    <w:rsid w:val="0076743E"/>
    <w:rsid w:val="0077224A"/>
    <w:rsid w:val="0077313C"/>
    <w:rsid w:val="007731EA"/>
    <w:rsid w:val="007742FB"/>
    <w:rsid w:val="00775826"/>
    <w:rsid w:val="007800BA"/>
    <w:rsid w:val="0078165A"/>
    <w:rsid w:val="00784BF5"/>
    <w:rsid w:val="00785BEC"/>
    <w:rsid w:val="007878FB"/>
    <w:rsid w:val="00792052"/>
    <w:rsid w:val="00793494"/>
    <w:rsid w:val="00794050"/>
    <w:rsid w:val="00794341"/>
    <w:rsid w:val="0079769A"/>
    <w:rsid w:val="007A3F87"/>
    <w:rsid w:val="007A5FFB"/>
    <w:rsid w:val="007A7C12"/>
    <w:rsid w:val="007B1952"/>
    <w:rsid w:val="007B1B38"/>
    <w:rsid w:val="007B2F16"/>
    <w:rsid w:val="007B407F"/>
    <w:rsid w:val="007B65B7"/>
    <w:rsid w:val="007B6E10"/>
    <w:rsid w:val="007B7232"/>
    <w:rsid w:val="007C1AD9"/>
    <w:rsid w:val="007D0060"/>
    <w:rsid w:val="007D1499"/>
    <w:rsid w:val="007D21DA"/>
    <w:rsid w:val="007D7910"/>
    <w:rsid w:val="007E1376"/>
    <w:rsid w:val="007E285E"/>
    <w:rsid w:val="007E4340"/>
    <w:rsid w:val="007E51C5"/>
    <w:rsid w:val="007F2F02"/>
    <w:rsid w:val="007F2F98"/>
    <w:rsid w:val="007F36E2"/>
    <w:rsid w:val="007F4FD3"/>
    <w:rsid w:val="008008AC"/>
    <w:rsid w:val="00800F83"/>
    <w:rsid w:val="0080346C"/>
    <w:rsid w:val="00804B18"/>
    <w:rsid w:val="00805664"/>
    <w:rsid w:val="0080630A"/>
    <w:rsid w:val="008073C7"/>
    <w:rsid w:val="00811F4C"/>
    <w:rsid w:val="00812AD7"/>
    <w:rsid w:val="00816027"/>
    <w:rsid w:val="00820DB9"/>
    <w:rsid w:val="00821BC5"/>
    <w:rsid w:val="008222DA"/>
    <w:rsid w:val="0082277D"/>
    <w:rsid w:val="00822971"/>
    <w:rsid w:val="00824893"/>
    <w:rsid w:val="008265EA"/>
    <w:rsid w:val="00826D2E"/>
    <w:rsid w:val="008279F2"/>
    <w:rsid w:val="00832A38"/>
    <w:rsid w:val="00834AC0"/>
    <w:rsid w:val="00835E20"/>
    <w:rsid w:val="00837844"/>
    <w:rsid w:val="00840B49"/>
    <w:rsid w:val="00842230"/>
    <w:rsid w:val="00850ABA"/>
    <w:rsid w:val="00851B92"/>
    <w:rsid w:val="00854E04"/>
    <w:rsid w:val="008641F7"/>
    <w:rsid w:val="008671A2"/>
    <w:rsid w:val="008671F6"/>
    <w:rsid w:val="008734BE"/>
    <w:rsid w:val="00874346"/>
    <w:rsid w:val="00877077"/>
    <w:rsid w:val="00877DE7"/>
    <w:rsid w:val="00881DDD"/>
    <w:rsid w:val="0088384E"/>
    <w:rsid w:val="008838F2"/>
    <w:rsid w:val="00884717"/>
    <w:rsid w:val="00885133"/>
    <w:rsid w:val="008876D1"/>
    <w:rsid w:val="00891297"/>
    <w:rsid w:val="00893033"/>
    <w:rsid w:val="00895248"/>
    <w:rsid w:val="008A2EA6"/>
    <w:rsid w:val="008A3B15"/>
    <w:rsid w:val="008A7F8B"/>
    <w:rsid w:val="008B1C48"/>
    <w:rsid w:val="008B24D2"/>
    <w:rsid w:val="008B3CC8"/>
    <w:rsid w:val="008B5B75"/>
    <w:rsid w:val="008B72EF"/>
    <w:rsid w:val="008C1D47"/>
    <w:rsid w:val="008C78B7"/>
    <w:rsid w:val="008C7A29"/>
    <w:rsid w:val="008D022E"/>
    <w:rsid w:val="008D096A"/>
    <w:rsid w:val="008D0B71"/>
    <w:rsid w:val="008D183E"/>
    <w:rsid w:val="008D3B2A"/>
    <w:rsid w:val="008E354A"/>
    <w:rsid w:val="008E6C1A"/>
    <w:rsid w:val="008E7206"/>
    <w:rsid w:val="008F05FF"/>
    <w:rsid w:val="008F0720"/>
    <w:rsid w:val="008F2726"/>
    <w:rsid w:val="008F3D42"/>
    <w:rsid w:val="008F51FB"/>
    <w:rsid w:val="008F7179"/>
    <w:rsid w:val="008F74FE"/>
    <w:rsid w:val="0090115A"/>
    <w:rsid w:val="0090416E"/>
    <w:rsid w:val="009109DE"/>
    <w:rsid w:val="00910FE8"/>
    <w:rsid w:val="00914714"/>
    <w:rsid w:val="00915CBA"/>
    <w:rsid w:val="00916551"/>
    <w:rsid w:val="00921B47"/>
    <w:rsid w:val="00921DCC"/>
    <w:rsid w:val="0092291D"/>
    <w:rsid w:val="00922F00"/>
    <w:rsid w:val="00923728"/>
    <w:rsid w:val="009249B3"/>
    <w:rsid w:val="0092FD50"/>
    <w:rsid w:val="00930E6E"/>
    <w:rsid w:val="009318DB"/>
    <w:rsid w:val="00931D90"/>
    <w:rsid w:val="0093472F"/>
    <w:rsid w:val="00934D3C"/>
    <w:rsid w:val="00934D84"/>
    <w:rsid w:val="00935A78"/>
    <w:rsid w:val="0094259B"/>
    <w:rsid w:val="00944B8C"/>
    <w:rsid w:val="009469DF"/>
    <w:rsid w:val="00947819"/>
    <w:rsid w:val="009529FE"/>
    <w:rsid w:val="009531AB"/>
    <w:rsid w:val="00954D54"/>
    <w:rsid w:val="00955755"/>
    <w:rsid w:val="00956379"/>
    <w:rsid w:val="00956517"/>
    <w:rsid w:val="00956A8C"/>
    <w:rsid w:val="00956EEC"/>
    <w:rsid w:val="009656E6"/>
    <w:rsid w:val="009709FA"/>
    <w:rsid w:val="009743E2"/>
    <w:rsid w:val="009754BA"/>
    <w:rsid w:val="00981D16"/>
    <w:rsid w:val="00981E6C"/>
    <w:rsid w:val="0098304B"/>
    <w:rsid w:val="00984B3E"/>
    <w:rsid w:val="00985073"/>
    <w:rsid w:val="00985B2A"/>
    <w:rsid w:val="00986344"/>
    <w:rsid w:val="00987CAA"/>
    <w:rsid w:val="00990E51"/>
    <w:rsid w:val="0099319D"/>
    <w:rsid w:val="009935A7"/>
    <w:rsid w:val="00994784"/>
    <w:rsid w:val="00994C93"/>
    <w:rsid w:val="00994D90"/>
    <w:rsid w:val="009A0606"/>
    <w:rsid w:val="009A2855"/>
    <w:rsid w:val="009A3924"/>
    <w:rsid w:val="009A3D3B"/>
    <w:rsid w:val="009A4636"/>
    <w:rsid w:val="009A498B"/>
    <w:rsid w:val="009A6BE5"/>
    <w:rsid w:val="009A6FE2"/>
    <w:rsid w:val="009A72F3"/>
    <w:rsid w:val="009A7C27"/>
    <w:rsid w:val="009B246B"/>
    <w:rsid w:val="009B4B0A"/>
    <w:rsid w:val="009C68EB"/>
    <w:rsid w:val="009C6AEC"/>
    <w:rsid w:val="009C7450"/>
    <w:rsid w:val="009D00AF"/>
    <w:rsid w:val="009D319B"/>
    <w:rsid w:val="009E2A34"/>
    <w:rsid w:val="009F1EFA"/>
    <w:rsid w:val="009F4567"/>
    <w:rsid w:val="009F6A3F"/>
    <w:rsid w:val="009F711E"/>
    <w:rsid w:val="00A02630"/>
    <w:rsid w:val="00A033BC"/>
    <w:rsid w:val="00A10CB2"/>
    <w:rsid w:val="00A13AFA"/>
    <w:rsid w:val="00A16C29"/>
    <w:rsid w:val="00A21FAC"/>
    <w:rsid w:val="00A25F4A"/>
    <w:rsid w:val="00A267D9"/>
    <w:rsid w:val="00A30469"/>
    <w:rsid w:val="00A312FC"/>
    <w:rsid w:val="00A416F3"/>
    <w:rsid w:val="00A43DD1"/>
    <w:rsid w:val="00A50488"/>
    <w:rsid w:val="00A53D6E"/>
    <w:rsid w:val="00A541DD"/>
    <w:rsid w:val="00A54C6E"/>
    <w:rsid w:val="00A54FDA"/>
    <w:rsid w:val="00A56D3D"/>
    <w:rsid w:val="00A579FA"/>
    <w:rsid w:val="00A57DFF"/>
    <w:rsid w:val="00A604B1"/>
    <w:rsid w:val="00A6350C"/>
    <w:rsid w:val="00A64182"/>
    <w:rsid w:val="00A641BE"/>
    <w:rsid w:val="00A65245"/>
    <w:rsid w:val="00A671A5"/>
    <w:rsid w:val="00A67B24"/>
    <w:rsid w:val="00A72441"/>
    <w:rsid w:val="00A7318E"/>
    <w:rsid w:val="00A75057"/>
    <w:rsid w:val="00A76AE5"/>
    <w:rsid w:val="00A77063"/>
    <w:rsid w:val="00A7798A"/>
    <w:rsid w:val="00A77BD2"/>
    <w:rsid w:val="00A80A9B"/>
    <w:rsid w:val="00A83229"/>
    <w:rsid w:val="00A92F2C"/>
    <w:rsid w:val="00A9439C"/>
    <w:rsid w:val="00A9562C"/>
    <w:rsid w:val="00AA0603"/>
    <w:rsid w:val="00AA1248"/>
    <w:rsid w:val="00AA19FC"/>
    <w:rsid w:val="00AA3067"/>
    <w:rsid w:val="00AA44E6"/>
    <w:rsid w:val="00AA7BC4"/>
    <w:rsid w:val="00AB137E"/>
    <w:rsid w:val="00AB2408"/>
    <w:rsid w:val="00AB5C2D"/>
    <w:rsid w:val="00AC0924"/>
    <w:rsid w:val="00AC10A1"/>
    <w:rsid w:val="00AC3E70"/>
    <w:rsid w:val="00AC4767"/>
    <w:rsid w:val="00AD268A"/>
    <w:rsid w:val="00AD427A"/>
    <w:rsid w:val="00AD6F2B"/>
    <w:rsid w:val="00AE0771"/>
    <w:rsid w:val="00AE16A9"/>
    <w:rsid w:val="00AE3564"/>
    <w:rsid w:val="00AE59C4"/>
    <w:rsid w:val="00AE5A0D"/>
    <w:rsid w:val="00AE7D6E"/>
    <w:rsid w:val="00AF31C7"/>
    <w:rsid w:val="00AF48EF"/>
    <w:rsid w:val="00AF7525"/>
    <w:rsid w:val="00B00B5B"/>
    <w:rsid w:val="00B02E88"/>
    <w:rsid w:val="00B03497"/>
    <w:rsid w:val="00B036AF"/>
    <w:rsid w:val="00B03E6E"/>
    <w:rsid w:val="00B05F9C"/>
    <w:rsid w:val="00B102F8"/>
    <w:rsid w:val="00B14031"/>
    <w:rsid w:val="00B150AB"/>
    <w:rsid w:val="00B15303"/>
    <w:rsid w:val="00B2041B"/>
    <w:rsid w:val="00B20891"/>
    <w:rsid w:val="00B23AA3"/>
    <w:rsid w:val="00B2416E"/>
    <w:rsid w:val="00B242FE"/>
    <w:rsid w:val="00B25367"/>
    <w:rsid w:val="00B26AD3"/>
    <w:rsid w:val="00B32496"/>
    <w:rsid w:val="00B344B2"/>
    <w:rsid w:val="00B34ECB"/>
    <w:rsid w:val="00B4089C"/>
    <w:rsid w:val="00B42728"/>
    <w:rsid w:val="00B435C3"/>
    <w:rsid w:val="00B44095"/>
    <w:rsid w:val="00B4509D"/>
    <w:rsid w:val="00B47042"/>
    <w:rsid w:val="00B5275A"/>
    <w:rsid w:val="00B542FE"/>
    <w:rsid w:val="00B55937"/>
    <w:rsid w:val="00B60864"/>
    <w:rsid w:val="00B61006"/>
    <w:rsid w:val="00B6206F"/>
    <w:rsid w:val="00B63BCA"/>
    <w:rsid w:val="00B63D86"/>
    <w:rsid w:val="00B656E2"/>
    <w:rsid w:val="00B65E92"/>
    <w:rsid w:val="00B7030B"/>
    <w:rsid w:val="00B706F1"/>
    <w:rsid w:val="00B82F20"/>
    <w:rsid w:val="00B830DF"/>
    <w:rsid w:val="00B83B44"/>
    <w:rsid w:val="00B85975"/>
    <w:rsid w:val="00B95475"/>
    <w:rsid w:val="00B95B77"/>
    <w:rsid w:val="00B95D34"/>
    <w:rsid w:val="00B9770F"/>
    <w:rsid w:val="00BA0C30"/>
    <w:rsid w:val="00BA19D3"/>
    <w:rsid w:val="00BA1ABE"/>
    <w:rsid w:val="00BA3EF4"/>
    <w:rsid w:val="00BA585D"/>
    <w:rsid w:val="00BA79EC"/>
    <w:rsid w:val="00BA7A35"/>
    <w:rsid w:val="00BB0328"/>
    <w:rsid w:val="00BB0435"/>
    <w:rsid w:val="00BB2531"/>
    <w:rsid w:val="00BB7E4A"/>
    <w:rsid w:val="00BC037F"/>
    <w:rsid w:val="00BC0CB8"/>
    <w:rsid w:val="00BC1602"/>
    <w:rsid w:val="00BC37EE"/>
    <w:rsid w:val="00BC3E2D"/>
    <w:rsid w:val="00BC4D88"/>
    <w:rsid w:val="00BC5137"/>
    <w:rsid w:val="00BD2953"/>
    <w:rsid w:val="00BD2BDF"/>
    <w:rsid w:val="00BE0A56"/>
    <w:rsid w:val="00BE45D2"/>
    <w:rsid w:val="00BE4616"/>
    <w:rsid w:val="00BE5359"/>
    <w:rsid w:val="00BE6E94"/>
    <w:rsid w:val="00BE7316"/>
    <w:rsid w:val="00BF02C0"/>
    <w:rsid w:val="00BF47BD"/>
    <w:rsid w:val="00BF4B2F"/>
    <w:rsid w:val="00BF5165"/>
    <w:rsid w:val="00BF6530"/>
    <w:rsid w:val="00BF69D9"/>
    <w:rsid w:val="00BF6CE2"/>
    <w:rsid w:val="00BF79B1"/>
    <w:rsid w:val="00C065A1"/>
    <w:rsid w:val="00C0683D"/>
    <w:rsid w:val="00C147A6"/>
    <w:rsid w:val="00C1540B"/>
    <w:rsid w:val="00C157E6"/>
    <w:rsid w:val="00C17583"/>
    <w:rsid w:val="00C17B3B"/>
    <w:rsid w:val="00C32F1E"/>
    <w:rsid w:val="00C36384"/>
    <w:rsid w:val="00C36950"/>
    <w:rsid w:val="00C36B7F"/>
    <w:rsid w:val="00C40F11"/>
    <w:rsid w:val="00C412EC"/>
    <w:rsid w:val="00C4208E"/>
    <w:rsid w:val="00C4596D"/>
    <w:rsid w:val="00C460D6"/>
    <w:rsid w:val="00C477C6"/>
    <w:rsid w:val="00C47C03"/>
    <w:rsid w:val="00C53248"/>
    <w:rsid w:val="00C61465"/>
    <w:rsid w:val="00C63328"/>
    <w:rsid w:val="00C653A7"/>
    <w:rsid w:val="00C65698"/>
    <w:rsid w:val="00C670F4"/>
    <w:rsid w:val="00C75F49"/>
    <w:rsid w:val="00C7604E"/>
    <w:rsid w:val="00C77F45"/>
    <w:rsid w:val="00C84B74"/>
    <w:rsid w:val="00C86871"/>
    <w:rsid w:val="00C90339"/>
    <w:rsid w:val="00C910D2"/>
    <w:rsid w:val="00C92D93"/>
    <w:rsid w:val="00C93F94"/>
    <w:rsid w:val="00CA2D58"/>
    <w:rsid w:val="00CA3784"/>
    <w:rsid w:val="00CA4624"/>
    <w:rsid w:val="00CA6E82"/>
    <w:rsid w:val="00CB20BD"/>
    <w:rsid w:val="00CB3EA0"/>
    <w:rsid w:val="00CC284A"/>
    <w:rsid w:val="00CC5AC0"/>
    <w:rsid w:val="00CC708C"/>
    <w:rsid w:val="00CD3CEC"/>
    <w:rsid w:val="00CD57B7"/>
    <w:rsid w:val="00CD6764"/>
    <w:rsid w:val="00CD694C"/>
    <w:rsid w:val="00CE2AAC"/>
    <w:rsid w:val="00CE2F4F"/>
    <w:rsid w:val="00CE6E3E"/>
    <w:rsid w:val="00CF0D8E"/>
    <w:rsid w:val="00CF40C5"/>
    <w:rsid w:val="00CF473F"/>
    <w:rsid w:val="00D016FD"/>
    <w:rsid w:val="00D02FEA"/>
    <w:rsid w:val="00D054B6"/>
    <w:rsid w:val="00D06736"/>
    <w:rsid w:val="00D0679E"/>
    <w:rsid w:val="00D11FF9"/>
    <w:rsid w:val="00D1446C"/>
    <w:rsid w:val="00D16F94"/>
    <w:rsid w:val="00D21702"/>
    <w:rsid w:val="00D21EFC"/>
    <w:rsid w:val="00D25DAA"/>
    <w:rsid w:val="00D2759B"/>
    <w:rsid w:val="00D2AE33"/>
    <w:rsid w:val="00D30120"/>
    <w:rsid w:val="00D304C3"/>
    <w:rsid w:val="00D30DD9"/>
    <w:rsid w:val="00D368D2"/>
    <w:rsid w:val="00D371C1"/>
    <w:rsid w:val="00D37C05"/>
    <w:rsid w:val="00D41247"/>
    <w:rsid w:val="00D4257A"/>
    <w:rsid w:val="00D442A2"/>
    <w:rsid w:val="00D45F24"/>
    <w:rsid w:val="00D46189"/>
    <w:rsid w:val="00D50D60"/>
    <w:rsid w:val="00D51A59"/>
    <w:rsid w:val="00D53777"/>
    <w:rsid w:val="00D55BFA"/>
    <w:rsid w:val="00D568B1"/>
    <w:rsid w:val="00D568FB"/>
    <w:rsid w:val="00D571DC"/>
    <w:rsid w:val="00D613CA"/>
    <w:rsid w:val="00D621AA"/>
    <w:rsid w:val="00D625B5"/>
    <w:rsid w:val="00D67545"/>
    <w:rsid w:val="00D675BF"/>
    <w:rsid w:val="00D73DD2"/>
    <w:rsid w:val="00D75830"/>
    <w:rsid w:val="00D76088"/>
    <w:rsid w:val="00D77D64"/>
    <w:rsid w:val="00D80F96"/>
    <w:rsid w:val="00D8454D"/>
    <w:rsid w:val="00D857B5"/>
    <w:rsid w:val="00D87A87"/>
    <w:rsid w:val="00D92DD0"/>
    <w:rsid w:val="00D94427"/>
    <w:rsid w:val="00DA025F"/>
    <w:rsid w:val="00DA1E2C"/>
    <w:rsid w:val="00DA4F80"/>
    <w:rsid w:val="00DA7559"/>
    <w:rsid w:val="00DB2F8B"/>
    <w:rsid w:val="00DB3A4F"/>
    <w:rsid w:val="00DC0E77"/>
    <w:rsid w:val="00DC1726"/>
    <w:rsid w:val="00DC4BEF"/>
    <w:rsid w:val="00DC7BE8"/>
    <w:rsid w:val="00DD0329"/>
    <w:rsid w:val="00DD097D"/>
    <w:rsid w:val="00DD271F"/>
    <w:rsid w:val="00DD312F"/>
    <w:rsid w:val="00DD6E8E"/>
    <w:rsid w:val="00DE0806"/>
    <w:rsid w:val="00DE0FBD"/>
    <w:rsid w:val="00DE2C2C"/>
    <w:rsid w:val="00DE66D4"/>
    <w:rsid w:val="00DE6B4E"/>
    <w:rsid w:val="00DF14DB"/>
    <w:rsid w:val="00DF2E1A"/>
    <w:rsid w:val="00DF5CF7"/>
    <w:rsid w:val="00DF7DCC"/>
    <w:rsid w:val="00E02602"/>
    <w:rsid w:val="00E04ADE"/>
    <w:rsid w:val="00E05444"/>
    <w:rsid w:val="00E06073"/>
    <w:rsid w:val="00E061B2"/>
    <w:rsid w:val="00E06D18"/>
    <w:rsid w:val="00E071AD"/>
    <w:rsid w:val="00E1398D"/>
    <w:rsid w:val="00E14C5A"/>
    <w:rsid w:val="00E17741"/>
    <w:rsid w:val="00E1E85D"/>
    <w:rsid w:val="00E22BA9"/>
    <w:rsid w:val="00E232FC"/>
    <w:rsid w:val="00E24142"/>
    <w:rsid w:val="00E30A1F"/>
    <w:rsid w:val="00E314A9"/>
    <w:rsid w:val="00E33EFE"/>
    <w:rsid w:val="00E430AA"/>
    <w:rsid w:val="00E47A94"/>
    <w:rsid w:val="00E519BA"/>
    <w:rsid w:val="00E51E62"/>
    <w:rsid w:val="00E55A0F"/>
    <w:rsid w:val="00E57902"/>
    <w:rsid w:val="00E579CC"/>
    <w:rsid w:val="00E61BA3"/>
    <w:rsid w:val="00E61F6A"/>
    <w:rsid w:val="00E63447"/>
    <w:rsid w:val="00E643FF"/>
    <w:rsid w:val="00E64913"/>
    <w:rsid w:val="00E649D3"/>
    <w:rsid w:val="00E655E1"/>
    <w:rsid w:val="00E65824"/>
    <w:rsid w:val="00E65DC2"/>
    <w:rsid w:val="00E66DAD"/>
    <w:rsid w:val="00E67D10"/>
    <w:rsid w:val="00E67F70"/>
    <w:rsid w:val="00E70843"/>
    <w:rsid w:val="00E737D4"/>
    <w:rsid w:val="00E7477C"/>
    <w:rsid w:val="00E74EF6"/>
    <w:rsid w:val="00E87558"/>
    <w:rsid w:val="00E92BB1"/>
    <w:rsid w:val="00E949EC"/>
    <w:rsid w:val="00E958DE"/>
    <w:rsid w:val="00E959F0"/>
    <w:rsid w:val="00EA0E26"/>
    <w:rsid w:val="00EA1830"/>
    <w:rsid w:val="00EA19D7"/>
    <w:rsid w:val="00EA1B2F"/>
    <w:rsid w:val="00EA20DD"/>
    <w:rsid w:val="00EA3A77"/>
    <w:rsid w:val="00EB1553"/>
    <w:rsid w:val="00EB492C"/>
    <w:rsid w:val="00EB4FE4"/>
    <w:rsid w:val="00EB6E16"/>
    <w:rsid w:val="00EC1AF0"/>
    <w:rsid w:val="00EC4D7B"/>
    <w:rsid w:val="00EC4EA2"/>
    <w:rsid w:val="00EC757E"/>
    <w:rsid w:val="00ED274C"/>
    <w:rsid w:val="00ED2991"/>
    <w:rsid w:val="00ED4540"/>
    <w:rsid w:val="00EE2888"/>
    <w:rsid w:val="00EE3DAC"/>
    <w:rsid w:val="00EE60E5"/>
    <w:rsid w:val="00EF2010"/>
    <w:rsid w:val="00EF4743"/>
    <w:rsid w:val="00F03A68"/>
    <w:rsid w:val="00F073E7"/>
    <w:rsid w:val="00F109B8"/>
    <w:rsid w:val="00F10C79"/>
    <w:rsid w:val="00F1104E"/>
    <w:rsid w:val="00F15427"/>
    <w:rsid w:val="00F20652"/>
    <w:rsid w:val="00F20808"/>
    <w:rsid w:val="00F20B6F"/>
    <w:rsid w:val="00F2132D"/>
    <w:rsid w:val="00F2222C"/>
    <w:rsid w:val="00F22D03"/>
    <w:rsid w:val="00F24EB2"/>
    <w:rsid w:val="00F3137C"/>
    <w:rsid w:val="00F3312A"/>
    <w:rsid w:val="00F356D1"/>
    <w:rsid w:val="00F35CFA"/>
    <w:rsid w:val="00F36695"/>
    <w:rsid w:val="00F40163"/>
    <w:rsid w:val="00F425AB"/>
    <w:rsid w:val="00F442D5"/>
    <w:rsid w:val="00F44B33"/>
    <w:rsid w:val="00F45C62"/>
    <w:rsid w:val="00F463C4"/>
    <w:rsid w:val="00F546D8"/>
    <w:rsid w:val="00F550B6"/>
    <w:rsid w:val="00F55E87"/>
    <w:rsid w:val="00F612DD"/>
    <w:rsid w:val="00F61988"/>
    <w:rsid w:val="00F63FE5"/>
    <w:rsid w:val="00F645E6"/>
    <w:rsid w:val="00F649AF"/>
    <w:rsid w:val="00F87360"/>
    <w:rsid w:val="00F876F1"/>
    <w:rsid w:val="00F916A2"/>
    <w:rsid w:val="00F91945"/>
    <w:rsid w:val="00F93F70"/>
    <w:rsid w:val="00FA0C1E"/>
    <w:rsid w:val="00FA2E17"/>
    <w:rsid w:val="00FA4E17"/>
    <w:rsid w:val="00FA6E1C"/>
    <w:rsid w:val="00FB0008"/>
    <w:rsid w:val="00FB0CCC"/>
    <w:rsid w:val="00FB1D28"/>
    <w:rsid w:val="00FB4886"/>
    <w:rsid w:val="00FB52C8"/>
    <w:rsid w:val="00FB55DD"/>
    <w:rsid w:val="00FB642D"/>
    <w:rsid w:val="00FB7856"/>
    <w:rsid w:val="00FB7DB2"/>
    <w:rsid w:val="00FC6501"/>
    <w:rsid w:val="00FD0709"/>
    <w:rsid w:val="00FD3F8D"/>
    <w:rsid w:val="00FE3E81"/>
    <w:rsid w:val="00FE52DD"/>
    <w:rsid w:val="00FE650C"/>
    <w:rsid w:val="00FE6FD0"/>
    <w:rsid w:val="00FE7012"/>
    <w:rsid w:val="00FF7E79"/>
    <w:rsid w:val="013823A1"/>
    <w:rsid w:val="0146C18E"/>
    <w:rsid w:val="015A9F90"/>
    <w:rsid w:val="01792BBA"/>
    <w:rsid w:val="01A81ED9"/>
    <w:rsid w:val="01B35FF3"/>
    <w:rsid w:val="01CA56DD"/>
    <w:rsid w:val="01F566E6"/>
    <w:rsid w:val="020FF09A"/>
    <w:rsid w:val="02245FA3"/>
    <w:rsid w:val="022F4454"/>
    <w:rsid w:val="02F1E91B"/>
    <w:rsid w:val="03180704"/>
    <w:rsid w:val="032787E6"/>
    <w:rsid w:val="034C7438"/>
    <w:rsid w:val="0352CB54"/>
    <w:rsid w:val="04AD8FA9"/>
    <w:rsid w:val="0510EA57"/>
    <w:rsid w:val="0526331A"/>
    <w:rsid w:val="0526CD99"/>
    <w:rsid w:val="05494AC3"/>
    <w:rsid w:val="0550537F"/>
    <w:rsid w:val="055C0065"/>
    <w:rsid w:val="05C3274D"/>
    <w:rsid w:val="05E29256"/>
    <w:rsid w:val="06029FCE"/>
    <w:rsid w:val="063FE759"/>
    <w:rsid w:val="06713964"/>
    <w:rsid w:val="06B23E97"/>
    <w:rsid w:val="06B4DB8D"/>
    <w:rsid w:val="06D4521E"/>
    <w:rsid w:val="07113B06"/>
    <w:rsid w:val="07204AAC"/>
    <w:rsid w:val="07C9CEE9"/>
    <w:rsid w:val="07FF8060"/>
    <w:rsid w:val="080ADA6F"/>
    <w:rsid w:val="081CA6B0"/>
    <w:rsid w:val="08534978"/>
    <w:rsid w:val="087B9FF0"/>
    <w:rsid w:val="087FE720"/>
    <w:rsid w:val="0891A6FB"/>
    <w:rsid w:val="0893A127"/>
    <w:rsid w:val="08A8D81C"/>
    <w:rsid w:val="092F2437"/>
    <w:rsid w:val="0956DC96"/>
    <w:rsid w:val="09654EFA"/>
    <w:rsid w:val="0A1474BA"/>
    <w:rsid w:val="0A14F556"/>
    <w:rsid w:val="0A3A5639"/>
    <w:rsid w:val="0A3C902F"/>
    <w:rsid w:val="0A652218"/>
    <w:rsid w:val="0A8A6B79"/>
    <w:rsid w:val="0AFC0457"/>
    <w:rsid w:val="0B373A83"/>
    <w:rsid w:val="0B62371F"/>
    <w:rsid w:val="0BABAEDA"/>
    <w:rsid w:val="0BAECFE3"/>
    <w:rsid w:val="0BB9C044"/>
    <w:rsid w:val="0BB9D692"/>
    <w:rsid w:val="0C552DB1"/>
    <w:rsid w:val="0CA2DBF3"/>
    <w:rsid w:val="0D20212F"/>
    <w:rsid w:val="0D37890E"/>
    <w:rsid w:val="0D9808DE"/>
    <w:rsid w:val="0DAE2AD6"/>
    <w:rsid w:val="0DCE55BB"/>
    <w:rsid w:val="0E09E635"/>
    <w:rsid w:val="0E73B41F"/>
    <w:rsid w:val="0E8C91B4"/>
    <w:rsid w:val="0EF0DC98"/>
    <w:rsid w:val="0EFBA014"/>
    <w:rsid w:val="0F1F6DB1"/>
    <w:rsid w:val="0F33D93F"/>
    <w:rsid w:val="0F63554D"/>
    <w:rsid w:val="0F9EDFB9"/>
    <w:rsid w:val="0FB34AEA"/>
    <w:rsid w:val="105EE52E"/>
    <w:rsid w:val="1060AB96"/>
    <w:rsid w:val="1078C581"/>
    <w:rsid w:val="10902811"/>
    <w:rsid w:val="10906F60"/>
    <w:rsid w:val="10981A3F"/>
    <w:rsid w:val="10B09078"/>
    <w:rsid w:val="10B3D543"/>
    <w:rsid w:val="10BD21E8"/>
    <w:rsid w:val="113474D5"/>
    <w:rsid w:val="117919DE"/>
    <w:rsid w:val="11CD3A6E"/>
    <w:rsid w:val="12083E71"/>
    <w:rsid w:val="12CAD539"/>
    <w:rsid w:val="12DA61C0"/>
    <w:rsid w:val="12EA39FC"/>
    <w:rsid w:val="12F4F81A"/>
    <w:rsid w:val="1325C06F"/>
    <w:rsid w:val="13273DF0"/>
    <w:rsid w:val="1366315E"/>
    <w:rsid w:val="13A3CAC5"/>
    <w:rsid w:val="13E543F5"/>
    <w:rsid w:val="14585426"/>
    <w:rsid w:val="148945ED"/>
    <w:rsid w:val="14B3EAFF"/>
    <w:rsid w:val="15277B5A"/>
    <w:rsid w:val="153224C3"/>
    <w:rsid w:val="159824F2"/>
    <w:rsid w:val="15A17A25"/>
    <w:rsid w:val="16172572"/>
    <w:rsid w:val="1688FD11"/>
    <w:rsid w:val="16A201C2"/>
    <w:rsid w:val="16DCCAFC"/>
    <w:rsid w:val="16FC3ADA"/>
    <w:rsid w:val="16FCEA9C"/>
    <w:rsid w:val="178D4631"/>
    <w:rsid w:val="17AD31E1"/>
    <w:rsid w:val="17C97189"/>
    <w:rsid w:val="17CB648A"/>
    <w:rsid w:val="17CEFD63"/>
    <w:rsid w:val="17F0AD8F"/>
    <w:rsid w:val="183131E8"/>
    <w:rsid w:val="18435285"/>
    <w:rsid w:val="1862C168"/>
    <w:rsid w:val="1897794C"/>
    <w:rsid w:val="18D31561"/>
    <w:rsid w:val="19253DF0"/>
    <w:rsid w:val="193FCC4C"/>
    <w:rsid w:val="196EFFB4"/>
    <w:rsid w:val="1A244031"/>
    <w:rsid w:val="1A267382"/>
    <w:rsid w:val="1A3751A6"/>
    <w:rsid w:val="1A579659"/>
    <w:rsid w:val="1AA21D41"/>
    <w:rsid w:val="1AB2F432"/>
    <w:rsid w:val="1AB8F635"/>
    <w:rsid w:val="1AD1AE8E"/>
    <w:rsid w:val="1AE612C9"/>
    <w:rsid w:val="1B0005B4"/>
    <w:rsid w:val="1B02F169"/>
    <w:rsid w:val="1B0433B3"/>
    <w:rsid w:val="1B55BD77"/>
    <w:rsid w:val="1C0513F6"/>
    <w:rsid w:val="1C16FC37"/>
    <w:rsid w:val="1C259498"/>
    <w:rsid w:val="1C2B56A2"/>
    <w:rsid w:val="1C906756"/>
    <w:rsid w:val="1D14DECB"/>
    <w:rsid w:val="1D1B73A2"/>
    <w:rsid w:val="1D33C596"/>
    <w:rsid w:val="1D3FE95F"/>
    <w:rsid w:val="1D6EF268"/>
    <w:rsid w:val="1DFF1812"/>
    <w:rsid w:val="1E2A7A62"/>
    <w:rsid w:val="1E2C37B7"/>
    <w:rsid w:val="1E6A2680"/>
    <w:rsid w:val="1E76F022"/>
    <w:rsid w:val="1E8CC005"/>
    <w:rsid w:val="1E9FADE4"/>
    <w:rsid w:val="1EA59454"/>
    <w:rsid w:val="1ED6F706"/>
    <w:rsid w:val="1F0AC2C9"/>
    <w:rsid w:val="1F5D99D9"/>
    <w:rsid w:val="1F6ADA53"/>
    <w:rsid w:val="1FE42F6A"/>
    <w:rsid w:val="20626033"/>
    <w:rsid w:val="2074A451"/>
    <w:rsid w:val="20A6932A"/>
    <w:rsid w:val="20AE80B0"/>
    <w:rsid w:val="20D004D7"/>
    <w:rsid w:val="20F293C1"/>
    <w:rsid w:val="210BD784"/>
    <w:rsid w:val="21408AB7"/>
    <w:rsid w:val="214566E2"/>
    <w:rsid w:val="21635665"/>
    <w:rsid w:val="21780E84"/>
    <w:rsid w:val="21C6EC2A"/>
    <w:rsid w:val="2214A869"/>
    <w:rsid w:val="2239B7C8"/>
    <w:rsid w:val="225BB939"/>
    <w:rsid w:val="22637F4A"/>
    <w:rsid w:val="22B2732E"/>
    <w:rsid w:val="22B5539B"/>
    <w:rsid w:val="22C87799"/>
    <w:rsid w:val="22FF3F77"/>
    <w:rsid w:val="2301C4BD"/>
    <w:rsid w:val="231E4097"/>
    <w:rsid w:val="2325DE9B"/>
    <w:rsid w:val="232B41CD"/>
    <w:rsid w:val="2339EA23"/>
    <w:rsid w:val="239B3C12"/>
    <w:rsid w:val="240AA7D3"/>
    <w:rsid w:val="24112AC0"/>
    <w:rsid w:val="257A044D"/>
    <w:rsid w:val="25DD14AD"/>
    <w:rsid w:val="25FD4D84"/>
    <w:rsid w:val="26031A33"/>
    <w:rsid w:val="261BB444"/>
    <w:rsid w:val="26341DB2"/>
    <w:rsid w:val="2673D9EE"/>
    <w:rsid w:val="26A57AAB"/>
    <w:rsid w:val="26D91C1F"/>
    <w:rsid w:val="26D98F3D"/>
    <w:rsid w:val="2715D4AE"/>
    <w:rsid w:val="2720C129"/>
    <w:rsid w:val="274C6F01"/>
    <w:rsid w:val="27D2F555"/>
    <w:rsid w:val="27D70A79"/>
    <w:rsid w:val="27FFD7EA"/>
    <w:rsid w:val="2835CE15"/>
    <w:rsid w:val="289BB7F1"/>
    <w:rsid w:val="28B1A50F"/>
    <w:rsid w:val="28B99295"/>
    <w:rsid w:val="2967C044"/>
    <w:rsid w:val="29734658"/>
    <w:rsid w:val="29A4BFE4"/>
    <w:rsid w:val="29BD2022"/>
    <w:rsid w:val="29DB95AD"/>
    <w:rsid w:val="2A09BDE2"/>
    <w:rsid w:val="2A669DCD"/>
    <w:rsid w:val="2A7B8727"/>
    <w:rsid w:val="2AAC9B8C"/>
    <w:rsid w:val="2AD4BDEE"/>
    <w:rsid w:val="2B28A04A"/>
    <w:rsid w:val="2B6A4C20"/>
    <w:rsid w:val="2B7F308E"/>
    <w:rsid w:val="2B980769"/>
    <w:rsid w:val="2BCFEECD"/>
    <w:rsid w:val="2BDA6097"/>
    <w:rsid w:val="2BF1D0AB"/>
    <w:rsid w:val="2C23496C"/>
    <w:rsid w:val="2C5665D2"/>
    <w:rsid w:val="2C6763F9"/>
    <w:rsid w:val="2D00E7FD"/>
    <w:rsid w:val="2D3E55C1"/>
    <w:rsid w:val="2D6BC5FB"/>
    <w:rsid w:val="2D773620"/>
    <w:rsid w:val="2D88D08C"/>
    <w:rsid w:val="2DCEE607"/>
    <w:rsid w:val="2EB2BB5C"/>
    <w:rsid w:val="2EB52476"/>
    <w:rsid w:val="2EEA0448"/>
    <w:rsid w:val="2EF19311"/>
    <w:rsid w:val="2F74EB3A"/>
    <w:rsid w:val="2F75F040"/>
    <w:rsid w:val="2F8DEDE1"/>
    <w:rsid w:val="3014A986"/>
    <w:rsid w:val="30333494"/>
    <w:rsid w:val="305CB4FB"/>
    <w:rsid w:val="30827321"/>
    <w:rsid w:val="30FA5D9D"/>
    <w:rsid w:val="30FF1200"/>
    <w:rsid w:val="31518D76"/>
    <w:rsid w:val="31586DAA"/>
    <w:rsid w:val="316DA939"/>
    <w:rsid w:val="318A7BC9"/>
    <w:rsid w:val="31DF74A6"/>
    <w:rsid w:val="3278A22E"/>
    <w:rsid w:val="32E3DCD0"/>
    <w:rsid w:val="32EEBDEC"/>
    <w:rsid w:val="332301E1"/>
    <w:rsid w:val="33693BE3"/>
    <w:rsid w:val="33716F49"/>
    <w:rsid w:val="3390DB14"/>
    <w:rsid w:val="340D8013"/>
    <w:rsid w:val="3420C2A1"/>
    <w:rsid w:val="342C371B"/>
    <w:rsid w:val="3451138C"/>
    <w:rsid w:val="34800F65"/>
    <w:rsid w:val="34CBFB21"/>
    <w:rsid w:val="35014306"/>
    <w:rsid w:val="35099B0F"/>
    <w:rsid w:val="350C9CA5"/>
    <w:rsid w:val="35A7C2B9"/>
    <w:rsid w:val="35A85EED"/>
    <w:rsid w:val="35C2B53F"/>
    <w:rsid w:val="3617AECE"/>
    <w:rsid w:val="3666BAB4"/>
    <w:rsid w:val="3672B033"/>
    <w:rsid w:val="368ED785"/>
    <w:rsid w:val="36BE0CFC"/>
    <w:rsid w:val="36CADA37"/>
    <w:rsid w:val="372C170C"/>
    <w:rsid w:val="37718169"/>
    <w:rsid w:val="37A9C742"/>
    <w:rsid w:val="37B543CE"/>
    <w:rsid w:val="37D43F9D"/>
    <w:rsid w:val="381DCB4C"/>
    <w:rsid w:val="384A38A5"/>
    <w:rsid w:val="387B1E0C"/>
    <w:rsid w:val="3893DEA1"/>
    <w:rsid w:val="38B1EA12"/>
    <w:rsid w:val="38CFB65F"/>
    <w:rsid w:val="38D4D925"/>
    <w:rsid w:val="38EF7150"/>
    <w:rsid w:val="3908A0FE"/>
    <w:rsid w:val="39440E8C"/>
    <w:rsid w:val="397AC3BD"/>
    <w:rsid w:val="39C6C11C"/>
    <w:rsid w:val="39CC3602"/>
    <w:rsid w:val="3AC07C01"/>
    <w:rsid w:val="3AD400E9"/>
    <w:rsid w:val="3ADF756B"/>
    <w:rsid w:val="3B04387F"/>
    <w:rsid w:val="3B16941E"/>
    <w:rsid w:val="3B17BAF7"/>
    <w:rsid w:val="3B3E99FC"/>
    <w:rsid w:val="3B43052E"/>
    <w:rsid w:val="3B676EEB"/>
    <w:rsid w:val="3B9536B6"/>
    <w:rsid w:val="3BB21C20"/>
    <w:rsid w:val="3BB46A0A"/>
    <w:rsid w:val="3BD297D9"/>
    <w:rsid w:val="3BDD653A"/>
    <w:rsid w:val="3BEBB3B7"/>
    <w:rsid w:val="3C2C7FFA"/>
    <w:rsid w:val="3C534458"/>
    <w:rsid w:val="3C713212"/>
    <w:rsid w:val="3C8395C3"/>
    <w:rsid w:val="3CB08D9D"/>
    <w:rsid w:val="3D9BF1C4"/>
    <w:rsid w:val="3DB370D2"/>
    <w:rsid w:val="3DB4D43C"/>
    <w:rsid w:val="3E12D46E"/>
    <w:rsid w:val="3E13E36E"/>
    <w:rsid w:val="3E342608"/>
    <w:rsid w:val="3E4EBF1D"/>
    <w:rsid w:val="3E647B2C"/>
    <w:rsid w:val="3E76298E"/>
    <w:rsid w:val="3EBFD349"/>
    <w:rsid w:val="3EC138CD"/>
    <w:rsid w:val="3F0B42A2"/>
    <w:rsid w:val="3F3EF7E3"/>
    <w:rsid w:val="3F508D0A"/>
    <w:rsid w:val="3F6C2C3A"/>
    <w:rsid w:val="3FCEDEE1"/>
    <w:rsid w:val="3FEDB367"/>
    <w:rsid w:val="40006A1C"/>
    <w:rsid w:val="40140A9D"/>
    <w:rsid w:val="40725E8D"/>
    <w:rsid w:val="40A52AA4"/>
    <w:rsid w:val="40BFA4DB"/>
    <w:rsid w:val="40F07B28"/>
    <w:rsid w:val="41277064"/>
    <w:rsid w:val="412CAD3D"/>
    <w:rsid w:val="4189E0D8"/>
    <w:rsid w:val="41AC6330"/>
    <w:rsid w:val="42234FCC"/>
    <w:rsid w:val="423AE801"/>
    <w:rsid w:val="42546577"/>
    <w:rsid w:val="428A67F7"/>
    <w:rsid w:val="433511C5"/>
    <w:rsid w:val="439371A4"/>
    <w:rsid w:val="448895E5"/>
    <w:rsid w:val="44C29210"/>
    <w:rsid w:val="44F1A631"/>
    <w:rsid w:val="44FC3A08"/>
    <w:rsid w:val="45248436"/>
    <w:rsid w:val="45D5E1DE"/>
    <w:rsid w:val="45E19257"/>
    <w:rsid w:val="4632FE7D"/>
    <w:rsid w:val="4634D322"/>
    <w:rsid w:val="463E216E"/>
    <w:rsid w:val="4677C2F2"/>
    <w:rsid w:val="4685FAE1"/>
    <w:rsid w:val="46871DB6"/>
    <w:rsid w:val="4698395B"/>
    <w:rsid w:val="476F63C6"/>
    <w:rsid w:val="47871B44"/>
    <w:rsid w:val="47B99C82"/>
    <w:rsid w:val="47C7490A"/>
    <w:rsid w:val="4853E38B"/>
    <w:rsid w:val="486C55D4"/>
    <w:rsid w:val="48D4A53B"/>
    <w:rsid w:val="48E8097F"/>
    <w:rsid w:val="491AADF1"/>
    <w:rsid w:val="495D09AF"/>
    <w:rsid w:val="497AE76A"/>
    <w:rsid w:val="498E3BB8"/>
    <w:rsid w:val="4A208C49"/>
    <w:rsid w:val="4AA0E7C9"/>
    <w:rsid w:val="4AB6689D"/>
    <w:rsid w:val="4B389D61"/>
    <w:rsid w:val="4B738186"/>
    <w:rsid w:val="4B99EF79"/>
    <w:rsid w:val="4C1D7AEB"/>
    <w:rsid w:val="4D10F36D"/>
    <w:rsid w:val="4D80F4FD"/>
    <w:rsid w:val="4DF6EE05"/>
    <w:rsid w:val="4F1D74F5"/>
    <w:rsid w:val="4FF94E47"/>
    <w:rsid w:val="5038A5C4"/>
    <w:rsid w:val="50951449"/>
    <w:rsid w:val="510A50D9"/>
    <w:rsid w:val="517CBDDF"/>
    <w:rsid w:val="51B25E9B"/>
    <w:rsid w:val="51F3F776"/>
    <w:rsid w:val="529B3C89"/>
    <w:rsid w:val="52AD692B"/>
    <w:rsid w:val="52B2B0A8"/>
    <w:rsid w:val="52B60698"/>
    <w:rsid w:val="52B75C11"/>
    <w:rsid w:val="52D4D185"/>
    <w:rsid w:val="52E62BDD"/>
    <w:rsid w:val="53102513"/>
    <w:rsid w:val="534D6C13"/>
    <w:rsid w:val="53683C46"/>
    <w:rsid w:val="53874ACF"/>
    <w:rsid w:val="5390CF28"/>
    <w:rsid w:val="53AE4632"/>
    <w:rsid w:val="53B44156"/>
    <w:rsid w:val="53F246CA"/>
    <w:rsid w:val="5401EF19"/>
    <w:rsid w:val="54A96AAA"/>
    <w:rsid w:val="54E609D1"/>
    <w:rsid w:val="550A6539"/>
    <w:rsid w:val="550D26AA"/>
    <w:rsid w:val="550DB358"/>
    <w:rsid w:val="55299C1B"/>
    <w:rsid w:val="554FFA53"/>
    <w:rsid w:val="5595F204"/>
    <w:rsid w:val="56082530"/>
    <w:rsid w:val="56205C06"/>
    <w:rsid w:val="563A0163"/>
    <w:rsid w:val="5731C265"/>
    <w:rsid w:val="57398ECC"/>
    <w:rsid w:val="578ACD34"/>
    <w:rsid w:val="57EE8202"/>
    <w:rsid w:val="57F2142F"/>
    <w:rsid w:val="58727B93"/>
    <w:rsid w:val="58F9D8C0"/>
    <w:rsid w:val="58FA0E54"/>
    <w:rsid w:val="5A342216"/>
    <w:rsid w:val="5A5CF5A2"/>
    <w:rsid w:val="5A5D7A09"/>
    <w:rsid w:val="5A99BD47"/>
    <w:rsid w:val="5ACC16C2"/>
    <w:rsid w:val="5ADD2313"/>
    <w:rsid w:val="5B0EAE29"/>
    <w:rsid w:val="5B513174"/>
    <w:rsid w:val="5B82B23A"/>
    <w:rsid w:val="5BCD3413"/>
    <w:rsid w:val="5C053388"/>
    <w:rsid w:val="5C74891C"/>
    <w:rsid w:val="5CC318AB"/>
    <w:rsid w:val="5CC673A8"/>
    <w:rsid w:val="5D667563"/>
    <w:rsid w:val="5D8DF785"/>
    <w:rsid w:val="5D9A263E"/>
    <w:rsid w:val="5DB646B9"/>
    <w:rsid w:val="5E47663C"/>
    <w:rsid w:val="5E53BF30"/>
    <w:rsid w:val="5E72B2C7"/>
    <w:rsid w:val="5EA2688C"/>
    <w:rsid w:val="5EF19AE9"/>
    <w:rsid w:val="5EF8BE26"/>
    <w:rsid w:val="5F15E911"/>
    <w:rsid w:val="5F185608"/>
    <w:rsid w:val="5F378A29"/>
    <w:rsid w:val="5F4EE39D"/>
    <w:rsid w:val="5F7E8CD4"/>
    <w:rsid w:val="5F84A442"/>
    <w:rsid w:val="5FC34819"/>
    <w:rsid w:val="6032102C"/>
    <w:rsid w:val="6046458B"/>
    <w:rsid w:val="604741AA"/>
    <w:rsid w:val="606DE638"/>
    <w:rsid w:val="60783B4F"/>
    <w:rsid w:val="609C12AA"/>
    <w:rsid w:val="60BBE232"/>
    <w:rsid w:val="60C748B5"/>
    <w:rsid w:val="60DBCB7D"/>
    <w:rsid w:val="617EAA6B"/>
    <w:rsid w:val="61E1AA6E"/>
    <w:rsid w:val="62293BAB"/>
    <w:rsid w:val="624E7AB7"/>
    <w:rsid w:val="62D8AD6A"/>
    <w:rsid w:val="62DD271B"/>
    <w:rsid w:val="62DFB2E8"/>
    <w:rsid w:val="63124AD0"/>
    <w:rsid w:val="636C92D8"/>
    <w:rsid w:val="63A4357E"/>
    <w:rsid w:val="63A52346"/>
    <w:rsid w:val="63C993C4"/>
    <w:rsid w:val="63CA9A87"/>
    <w:rsid w:val="64385C6E"/>
    <w:rsid w:val="643F8CCC"/>
    <w:rsid w:val="64533A3C"/>
    <w:rsid w:val="645E3E3C"/>
    <w:rsid w:val="6488ADED"/>
    <w:rsid w:val="65145359"/>
    <w:rsid w:val="652A0C8A"/>
    <w:rsid w:val="652E234B"/>
    <w:rsid w:val="65731A3A"/>
    <w:rsid w:val="65AA6227"/>
    <w:rsid w:val="65AFB2CF"/>
    <w:rsid w:val="65EDB496"/>
    <w:rsid w:val="6611193B"/>
    <w:rsid w:val="66152D1B"/>
    <w:rsid w:val="661D5773"/>
    <w:rsid w:val="6634C3AB"/>
    <w:rsid w:val="66645165"/>
    <w:rsid w:val="666C2F6A"/>
    <w:rsid w:val="66ADB67F"/>
    <w:rsid w:val="66AEEBD5"/>
    <w:rsid w:val="66FF9180"/>
    <w:rsid w:val="67900BBD"/>
    <w:rsid w:val="67C07926"/>
    <w:rsid w:val="67FB7740"/>
    <w:rsid w:val="68065ABC"/>
    <w:rsid w:val="6832A15B"/>
    <w:rsid w:val="688D5E96"/>
    <w:rsid w:val="6897D417"/>
    <w:rsid w:val="68AAF217"/>
    <w:rsid w:val="6959E9CF"/>
    <w:rsid w:val="69B80AF3"/>
    <w:rsid w:val="69CE71BC"/>
    <w:rsid w:val="69CF64E3"/>
    <w:rsid w:val="69F5D77F"/>
    <w:rsid w:val="6A04F329"/>
    <w:rsid w:val="6AA9D39E"/>
    <w:rsid w:val="6B0253BF"/>
    <w:rsid w:val="6B0307A0"/>
    <w:rsid w:val="6B0C492A"/>
    <w:rsid w:val="6B6634D7"/>
    <w:rsid w:val="6B6A421D"/>
    <w:rsid w:val="6B9E0668"/>
    <w:rsid w:val="6C397B7C"/>
    <w:rsid w:val="6C69B057"/>
    <w:rsid w:val="6D141E1E"/>
    <w:rsid w:val="6D35884E"/>
    <w:rsid w:val="6D4F6641"/>
    <w:rsid w:val="6D5AEA9F"/>
    <w:rsid w:val="6D65C1DE"/>
    <w:rsid w:val="6DDFFB75"/>
    <w:rsid w:val="6E06E531"/>
    <w:rsid w:val="6E31836C"/>
    <w:rsid w:val="6E43F64D"/>
    <w:rsid w:val="6E5CB82C"/>
    <w:rsid w:val="6E8C2260"/>
    <w:rsid w:val="6EA04DCD"/>
    <w:rsid w:val="6F094A73"/>
    <w:rsid w:val="6F27A0EA"/>
    <w:rsid w:val="6F43FB0D"/>
    <w:rsid w:val="6F467647"/>
    <w:rsid w:val="6F7C5574"/>
    <w:rsid w:val="6FB73800"/>
    <w:rsid w:val="6FD3AA67"/>
    <w:rsid w:val="6FE79AF9"/>
    <w:rsid w:val="6FF2CAD2"/>
    <w:rsid w:val="705DF63A"/>
    <w:rsid w:val="70BF9BD7"/>
    <w:rsid w:val="70E52843"/>
    <w:rsid w:val="710BF8CB"/>
    <w:rsid w:val="7157815B"/>
    <w:rsid w:val="716D1B1D"/>
    <w:rsid w:val="71A74EC9"/>
    <w:rsid w:val="71EA301A"/>
    <w:rsid w:val="7210050E"/>
    <w:rsid w:val="721FF46A"/>
    <w:rsid w:val="7227BB58"/>
    <w:rsid w:val="72289FD0"/>
    <w:rsid w:val="725C0C1C"/>
    <w:rsid w:val="728C9D54"/>
    <w:rsid w:val="72C9761D"/>
    <w:rsid w:val="734A845D"/>
    <w:rsid w:val="7365336C"/>
    <w:rsid w:val="73BC39D0"/>
    <w:rsid w:val="73CAEC4E"/>
    <w:rsid w:val="7445F064"/>
    <w:rsid w:val="74B4E9A1"/>
    <w:rsid w:val="74C1FD6A"/>
    <w:rsid w:val="753ED71F"/>
    <w:rsid w:val="75580A31"/>
    <w:rsid w:val="755CD7FA"/>
    <w:rsid w:val="7581834F"/>
    <w:rsid w:val="75F2A7B9"/>
    <w:rsid w:val="760A0990"/>
    <w:rsid w:val="76763A7D"/>
    <w:rsid w:val="769E678A"/>
    <w:rsid w:val="76E1E3F2"/>
    <w:rsid w:val="76EA3971"/>
    <w:rsid w:val="76EDFD15"/>
    <w:rsid w:val="7768C903"/>
    <w:rsid w:val="77A05122"/>
    <w:rsid w:val="77ADC777"/>
    <w:rsid w:val="77C1476D"/>
    <w:rsid w:val="780AF3FC"/>
    <w:rsid w:val="78529CE8"/>
    <w:rsid w:val="788468C4"/>
    <w:rsid w:val="78A8E559"/>
    <w:rsid w:val="78B3B688"/>
    <w:rsid w:val="78B68E7F"/>
    <w:rsid w:val="79508E20"/>
    <w:rsid w:val="796DD734"/>
    <w:rsid w:val="796F826B"/>
    <w:rsid w:val="79E2B043"/>
    <w:rsid w:val="7A02A16A"/>
    <w:rsid w:val="7A0F215D"/>
    <w:rsid w:val="7A2AB79F"/>
    <w:rsid w:val="7B02A8E9"/>
    <w:rsid w:val="7B14C977"/>
    <w:rsid w:val="7B194970"/>
    <w:rsid w:val="7B3878AD"/>
    <w:rsid w:val="7BBE475E"/>
    <w:rsid w:val="7BD5E82E"/>
    <w:rsid w:val="7C000B85"/>
    <w:rsid w:val="7C69A5A0"/>
    <w:rsid w:val="7C816104"/>
    <w:rsid w:val="7C92C896"/>
    <w:rsid w:val="7CB7B99F"/>
    <w:rsid w:val="7CBAF04F"/>
    <w:rsid w:val="7CE123D3"/>
    <w:rsid w:val="7D0D9817"/>
    <w:rsid w:val="7D1A967E"/>
    <w:rsid w:val="7D50EE7F"/>
    <w:rsid w:val="7E03E09E"/>
    <w:rsid w:val="7E359FBC"/>
    <w:rsid w:val="7E567C37"/>
    <w:rsid w:val="7EBD628B"/>
    <w:rsid w:val="7EE12561"/>
    <w:rsid w:val="7EF5A2EA"/>
    <w:rsid w:val="7F0EC20F"/>
    <w:rsid w:val="7F37F692"/>
    <w:rsid w:val="7F468511"/>
    <w:rsid w:val="7F6DEF3C"/>
    <w:rsid w:val="7FAF8393"/>
    <w:rsid w:val="7FB0EBD6"/>
    <w:rsid w:val="7FC14735"/>
    <w:rsid w:val="7FE01B3E"/>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3BFFD"/>
  <w15:chartTrackingRefBased/>
  <w15:docId w15:val="{03385ACB-EAAC-45D3-BD33-6A022B037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NZ"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E62"/>
  </w:style>
  <w:style w:type="paragraph" w:styleId="Heading1">
    <w:name w:val="heading 1"/>
    <w:basedOn w:val="Normal"/>
    <w:next w:val="Normal"/>
    <w:link w:val="Heading1Char"/>
    <w:uiPriority w:val="9"/>
    <w:qFormat/>
    <w:rsid w:val="009249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7E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50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57E6"/>
    <w:pPr>
      <w:ind w:left="720"/>
      <w:contextualSpacing/>
    </w:pPr>
  </w:style>
  <w:style w:type="character" w:customStyle="1" w:styleId="textlayer--absolute">
    <w:name w:val="textlayer--absolute"/>
    <w:basedOn w:val="DefaultParagraphFont"/>
    <w:rsid w:val="00C157E6"/>
  </w:style>
  <w:style w:type="character" w:customStyle="1" w:styleId="Heading1Char">
    <w:name w:val="Heading 1 Char"/>
    <w:basedOn w:val="DefaultParagraphFont"/>
    <w:link w:val="Heading1"/>
    <w:uiPriority w:val="9"/>
    <w:rsid w:val="009249B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A49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498B"/>
  </w:style>
  <w:style w:type="paragraph" w:styleId="Footer">
    <w:name w:val="footer"/>
    <w:basedOn w:val="Normal"/>
    <w:link w:val="FooterChar"/>
    <w:uiPriority w:val="99"/>
    <w:unhideWhenUsed/>
    <w:rsid w:val="009A49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498B"/>
  </w:style>
  <w:style w:type="table" w:styleId="TableGrid">
    <w:name w:val="Table Grid"/>
    <w:basedOn w:val="TableNormal"/>
    <w:uiPriority w:val="39"/>
    <w:rsid w:val="003B4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3023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0238F"/>
    <w:rPr>
      <w:rFonts w:asciiTheme="majorHAnsi" w:eastAsiaTheme="majorEastAsia" w:hAnsiTheme="majorHAnsi" w:cstheme="majorBidi"/>
      <w:spacing w:val="-10"/>
      <w:kern w:val="28"/>
      <w:sz w:val="56"/>
      <w:szCs w:val="56"/>
    </w:rPr>
  </w:style>
  <w:style w:type="paragraph" w:customStyle="1" w:styleId="paragraph">
    <w:name w:val="paragraph"/>
    <w:basedOn w:val="Normal"/>
    <w:rsid w:val="00D02FE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D02FEA"/>
  </w:style>
  <w:style w:type="character" w:customStyle="1" w:styleId="eop">
    <w:name w:val="eop"/>
    <w:basedOn w:val="DefaultParagraphFont"/>
    <w:rsid w:val="00D02FEA"/>
  </w:style>
  <w:style w:type="table" w:styleId="GridTable4-Accent6">
    <w:name w:val="Grid Table 4 Accent 6"/>
    <w:basedOn w:val="TableNormal"/>
    <w:uiPriority w:val="49"/>
    <w:rsid w:val="00531E8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Subtitle">
    <w:name w:val="Subtitle"/>
    <w:basedOn w:val="Normal"/>
    <w:next w:val="Normal"/>
    <w:link w:val="SubtitleChar"/>
    <w:uiPriority w:val="11"/>
    <w:qFormat/>
    <w:rsid w:val="001350B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350BB"/>
    <w:rPr>
      <w:color w:val="5A5A5A" w:themeColor="text1" w:themeTint="A5"/>
      <w:spacing w:val="15"/>
    </w:rPr>
  </w:style>
  <w:style w:type="character" w:customStyle="1" w:styleId="Heading2Char">
    <w:name w:val="Heading 2 Char"/>
    <w:basedOn w:val="DefaultParagraphFont"/>
    <w:link w:val="Heading2"/>
    <w:uiPriority w:val="9"/>
    <w:rsid w:val="00BB7E4A"/>
    <w:rPr>
      <w:rFonts w:asciiTheme="majorHAnsi" w:eastAsiaTheme="majorEastAsia" w:hAnsiTheme="majorHAnsi" w:cstheme="majorBidi"/>
      <w:color w:val="2F5496" w:themeColor="accent1" w:themeShade="BF"/>
      <w:sz w:val="26"/>
      <w:szCs w:val="26"/>
    </w:rPr>
  </w:style>
  <w:style w:type="character" w:customStyle="1" w:styleId="font101">
    <w:name w:val="font101"/>
    <w:basedOn w:val="DefaultParagraphFont"/>
    <w:rsid w:val="00921DCC"/>
    <w:rPr>
      <w:rFonts w:ascii="Times New Roman" w:hAnsi="Times New Roman" w:cs="Times New Roman" w:hint="default"/>
      <w:b/>
      <w:bCs/>
      <w:i w:val="0"/>
      <w:iCs w:val="0"/>
      <w:strike w:val="0"/>
      <w:dstrike w:val="0"/>
      <w:color w:val="000000"/>
      <w:sz w:val="32"/>
      <w:szCs w:val="32"/>
      <w:u w:val="none"/>
      <w:effect w:val="none"/>
    </w:rPr>
  </w:style>
  <w:style w:type="character" w:customStyle="1" w:styleId="font111">
    <w:name w:val="font111"/>
    <w:basedOn w:val="DefaultParagraphFont"/>
    <w:rsid w:val="00921DCC"/>
    <w:rPr>
      <w:rFonts w:ascii="New York" w:hAnsi="New York" w:hint="default"/>
      <w:b/>
      <w:bCs/>
      <w:i w:val="0"/>
      <w:iCs w:val="0"/>
      <w:strike w:val="0"/>
      <w:dstrike w:val="0"/>
      <w:color w:val="000000"/>
      <w:sz w:val="32"/>
      <w:szCs w:val="32"/>
      <w:u w:val="none"/>
      <w:effect w:val="none"/>
    </w:rPr>
  </w:style>
  <w:style w:type="paragraph" w:customStyle="1" w:styleId="BL1st">
    <w:name w:val="BL 1st"/>
    <w:basedOn w:val="Normal"/>
    <w:next w:val="Normal"/>
    <w:rsid w:val="00AC4767"/>
    <w:pPr>
      <w:spacing w:before="120" w:after="0" w:line="240" w:lineRule="exact"/>
      <w:ind w:left="1180" w:hanging="220"/>
    </w:pPr>
    <w:rPr>
      <w:rFonts w:ascii="Font13208" w:eastAsia="Times New Roman" w:hAnsi="Font13208" w:cs="Times New Roman"/>
      <w:kern w:val="0"/>
      <w:sz w:val="20"/>
      <w:szCs w:val="20"/>
      <w:lang w:val="en-US" w:eastAsia="en-US"/>
      <w14:ligatures w14:val="none"/>
    </w:rPr>
  </w:style>
  <w:style w:type="character" w:customStyle="1" w:styleId="scxw37430628">
    <w:name w:val="scxw37430628"/>
    <w:basedOn w:val="DefaultParagraphFont"/>
    <w:rsid w:val="00106E9E"/>
  </w:style>
  <w:style w:type="character" w:customStyle="1" w:styleId="scxw235685125">
    <w:name w:val="scxw235685125"/>
    <w:basedOn w:val="DefaultParagraphFont"/>
    <w:rsid w:val="00DA4F80"/>
  </w:style>
  <w:style w:type="character" w:customStyle="1" w:styleId="pagebreaktextspan">
    <w:name w:val="pagebreaktextspan"/>
    <w:basedOn w:val="DefaultParagraphFont"/>
    <w:rsid w:val="0006196A"/>
  </w:style>
  <w:style w:type="character" w:customStyle="1" w:styleId="scxw126713520">
    <w:name w:val="scxw126713520"/>
    <w:basedOn w:val="DefaultParagraphFont"/>
    <w:rsid w:val="0006196A"/>
  </w:style>
  <w:style w:type="character" w:styleId="SubtleEmphasis">
    <w:name w:val="Subtle Emphasis"/>
    <w:basedOn w:val="DefaultParagraphFont"/>
    <w:uiPriority w:val="19"/>
    <w:qFormat/>
    <w:rsid w:val="00A83229"/>
    <w:rPr>
      <w:i/>
      <w:iCs/>
      <w:color w:val="404040" w:themeColor="text1" w:themeTint="BF"/>
    </w:rPr>
  </w:style>
  <w:style w:type="paragraph" w:styleId="NoSpacing">
    <w:name w:val="No Spacing"/>
    <w:uiPriority w:val="1"/>
    <w:qFormat/>
    <w:rsid w:val="005E2A3E"/>
    <w:pPr>
      <w:spacing w:after="0" w:line="240" w:lineRule="auto"/>
    </w:pPr>
    <w:rPr>
      <w:rFonts w:eastAsiaTheme="minorHAnsi"/>
      <w:kern w:val="0"/>
      <w:lang w:eastAsia="en-US"/>
      <w14:ligatures w14:val="none"/>
    </w:rPr>
  </w:style>
  <w:style w:type="character" w:styleId="CommentReference">
    <w:name w:val="annotation reference"/>
    <w:basedOn w:val="DefaultParagraphFont"/>
    <w:uiPriority w:val="99"/>
    <w:semiHidden/>
    <w:unhideWhenUsed/>
    <w:rsid w:val="00741545"/>
    <w:rPr>
      <w:sz w:val="16"/>
      <w:szCs w:val="16"/>
    </w:rPr>
  </w:style>
  <w:style w:type="paragraph" w:styleId="CommentText">
    <w:name w:val="annotation text"/>
    <w:basedOn w:val="Normal"/>
    <w:link w:val="CommentTextChar"/>
    <w:uiPriority w:val="99"/>
    <w:unhideWhenUsed/>
    <w:rsid w:val="00741545"/>
    <w:pPr>
      <w:spacing w:line="240" w:lineRule="auto"/>
    </w:pPr>
    <w:rPr>
      <w:sz w:val="20"/>
      <w:szCs w:val="20"/>
    </w:rPr>
  </w:style>
  <w:style w:type="character" w:customStyle="1" w:styleId="CommentTextChar">
    <w:name w:val="Comment Text Char"/>
    <w:basedOn w:val="DefaultParagraphFont"/>
    <w:link w:val="CommentText"/>
    <w:uiPriority w:val="99"/>
    <w:rsid w:val="00741545"/>
    <w:rPr>
      <w:sz w:val="20"/>
      <w:szCs w:val="20"/>
    </w:rPr>
  </w:style>
  <w:style w:type="paragraph" w:styleId="CommentSubject">
    <w:name w:val="annotation subject"/>
    <w:basedOn w:val="CommentText"/>
    <w:next w:val="CommentText"/>
    <w:link w:val="CommentSubjectChar"/>
    <w:uiPriority w:val="99"/>
    <w:semiHidden/>
    <w:unhideWhenUsed/>
    <w:rsid w:val="00741545"/>
    <w:rPr>
      <w:b/>
      <w:bCs/>
    </w:rPr>
  </w:style>
  <w:style w:type="character" w:customStyle="1" w:styleId="CommentSubjectChar">
    <w:name w:val="Comment Subject Char"/>
    <w:basedOn w:val="CommentTextChar"/>
    <w:link w:val="CommentSubject"/>
    <w:uiPriority w:val="99"/>
    <w:semiHidden/>
    <w:rsid w:val="00741545"/>
    <w:rPr>
      <w:b/>
      <w:bCs/>
      <w:sz w:val="20"/>
      <w:szCs w:val="20"/>
    </w:rPr>
  </w:style>
  <w:style w:type="character" w:styleId="Hyperlink">
    <w:name w:val="Hyperlink"/>
    <w:basedOn w:val="DefaultParagraphFont"/>
    <w:uiPriority w:val="99"/>
    <w:unhideWhenUsed/>
    <w:rsid w:val="00741545"/>
    <w:rPr>
      <w:color w:val="0563C1" w:themeColor="hyperlink"/>
      <w:u w:val="single"/>
    </w:rPr>
  </w:style>
  <w:style w:type="character" w:styleId="UnresolvedMention">
    <w:name w:val="Unresolved Mention"/>
    <w:basedOn w:val="DefaultParagraphFont"/>
    <w:uiPriority w:val="99"/>
    <w:semiHidden/>
    <w:unhideWhenUsed/>
    <w:rsid w:val="00741545"/>
    <w:rPr>
      <w:color w:val="605E5C"/>
      <w:shd w:val="clear" w:color="auto" w:fill="E1DFDD"/>
    </w:rPr>
  </w:style>
  <w:style w:type="paragraph" w:styleId="Revision">
    <w:name w:val="Revision"/>
    <w:hidden/>
    <w:uiPriority w:val="99"/>
    <w:semiHidden/>
    <w:rsid w:val="00741545"/>
    <w:pPr>
      <w:spacing w:after="0" w:line="240" w:lineRule="auto"/>
    </w:pPr>
  </w:style>
  <w:style w:type="paragraph" w:styleId="NormalWeb">
    <w:name w:val="Normal (Web)"/>
    <w:basedOn w:val="Normal"/>
    <w:uiPriority w:val="99"/>
    <w:semiHidden/>
    <w:unhideWhenUsed/>
    <w:rsid w:val="0072177F"/>
    <w:pPr>
      <w:spacing w:before="100" w:beforeAutospacing="1" w:after="100" w:afterAutospacing="1" w:line="240" w:lineRule="auto"/>
    </w:pPr>
    <w:rPr>
      <w:rFonts w:ascii="Times New Roman" w:eastAsia="Times New Roman" w:hAnsi="Times New Roman" w:cs="Times New Roman"/>
      <w:kern w:val="0"/>
      <w:sz w:val="24"/>
      <w:szCs w:val="24"/>
      <w:lang w:val="en-US" w:eastAsia="ko-KR"/>
      <w14:ligatures w14:val="none"/>
    </w:rPr>
  </w:style>
  <w:style w:type="character" w:customStyle="1" w:styleId="Heading3Char">
    <w:name w:val="Heading 3 Char"/>
    <w:basedOn w:val="DefaultParagraphFont"/>
    <w:link w:val="Heading3"/>
    <w:uiPriority w:val="9"/>
    <w:rsid w:val="00B150A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83282">
      <w:bodyDiv w:val="1"/>
      <w:marLeft w:val="0"/>
      <w:marRight w:val="0"/>
      <w:marTop w:val="0"/>
      <w:marBottom w:val="0"/>
      <w:divBdr>
        <w:top w:val="none" w:sz="0" w:space="0" w:color="auto"/>
        <w:left w:val="none" w:sz="0" w:space="0" w:color="auto"/>
        <w:bottom w:val="none" w:sz="0" w:space="0" w:color="auto"/>
        <w:right w:val="none" w:sz="0" w:space="0" w:color="auto"/>
      </w:divBdr>
    </w:div>
    <w:div w:id="217979068">
      <w:bodyDiv w:val="1"/>
      <w:marLeft w:val="0"/>
      <w:marRight w:val="0"/>
      <w:marTop w:val="0"/>
      <w:marBottom w:val="0"/>
      <w:divBdr>
        <w:top w:val="none" w:sz="0" w:space="0" w:color="auto"/>
        <w:left w:val="none" w:sz="0" w:space="0" w:color="auto"/>
        <w:bottom w:val="none" w:sz="0" w:space="0" w:color="auto"/>
        <w:right w:val="none" w:sz="0" w:space="0" w:color="auto"/>
      </w:divBdr>
    </w:div>
    <w:div w:id="364796304">
      <w:bodyDiv w:val="1"/>
      <w:marLeft w:val="0"/>
      <w:marRight w:val="0"/>
      <w:marTop w:val="0"/>
      <w:marBottom w:val="0"/>
      <w:divBdr>
        <w:top w:val="none" w:sz="0" w:space="0" w:color="auto"/>
        <w:left w:val="none" w:sz="0" w:space="0" w:color="auto"/>
        <w:bottom w:val="none" w:sz="0" w:space="0" w:color="auto"/>
        <w:right w:val="none" w:sz="0" w:space="0" w:color="auto"/>
      </w:divBdr>
    </w:div>
    <w:div w:id="425074349">
      <w:bodyDiv w:val="1"/>
      <w:marLeft w:val="0"/>
      <w:marRight w:val="0"/>
      <w:marTop w:val="0"/>
      <w:marBottom w:val="0"/>
      <w:divBdr>
        <w:top w:val="none" w:sz="0" w:space="0" w:color="auto"/>
        <w:left w:val="none" w:sz="0" w:space="0" w:color="auto"/>
        <w:bottom w:val="none" w:sz="0" w:space="0" w:color="auto"/>
        <w:right w:val="none" w:sz="0" w:space="0" w:color="auto"/>
      </w:divBdr>
    </w:div>
    <w:div w:id="593978021">
      <w:bodyDiv w:val="1"/>
      <w:marLeft w:val="0"/>
      <w:marRight w:val="0"/>
      <w:marTop w:val="0"/>
      <w:marBottom w:val="0"/>
      <w:divBdr>
        <w:top w:val="none" w:sz="0" w:space="0" w:color="auto"/>
        <w:left w:val="none" w:sz="0" w:space="0" w:color="auto"/>
        <w:bottom w:val="none" w:sz="0" w:space="0" w:color="auto"/>
        <w:right w:val="none" w:sz="0" w:space="0" w:color="auto"/>
      </w:divBdr>
    </w:div>
    <w:div w:id="732200438">
      <w:bodyDiv w:val="1"/>
      <w:marLeft w:val="0"/>
      <w:marRight w:val="0"/>
      <w:marTop w:val="0"/>
      <w:marBottom w:val="0"/>
      <w:divBdr>
        <w:top w:val="none" w:sz="0" w:space="0" w:color="auto"/>
        <w:left w:val="none" w:sz="0" w:space="0" w:color="auto"/>
        <w:bottom w:val="none" w:sz="0" w:space="0" w:color="auto"/>
        <w:right w:val="none" w:sz="0" w:space="0" w:color="auto"/>
      </w:divBdr>
      <w:divsChild>
        <w:div w:id="7568005">
          <w:marLeft w:val="0"/>
          <w:marRight w:val="0"/>
          <w:marTop w:val="0"/>
          <w:marBottom w:val="0"/>
          <w:divBdr>
            <w:top w:val="none" w:sz="0" w:space="0" w:color="auto"/>
            <w:left w:val="none" w:sz="0" w:space="0" w:color="auto"/>
            <w:bottom w:val="none" w:sz="0" w:space="0" w:color="auto"/>
            <w:right w:val="none" w:sz="0" w:space="0" w:color="auto"/>
          </w:divBdr>
        </w:div>
        <w:div w:id="27294633">
          <w:marLeft w:val="0"/>
          <w:marRight w:val="0"/>
          <w:marTop w:val="0"/>
          <w:marBottom w:val="0"/>
          <w:divBdr>
            <w:top w:val="none" w:sz="0" w:space="0" w:color="auto"/>
            <w:left w:val="none" w:sz="0" w:space="0" w:color="auto"/>
            <w:bottom w:val="none" w:sz="0" w:space="0" w:color="auto"/>
            <w:right w:val="none" w:sz="0" w:space="0" w:color="auto"/>
          </w:divBdr>
        </w:div>
        <w:div w:id="67583930">
          <w:marLeft w:val="0"/>
          <w:marRight w:val="0"/>
          <w:marTop w:val="0"/>
          <w:marBottom w:val="0"/>
          <w:divBdr>
            <w:top w:val="none" w:sz="0" w:space="0" w:color="auto"/>
            <w:left w:val="none" w:sz="0" w:space="0" w:color="auto"/>
            <w:bottom w:val="none" w:sz="0" w:space="0" w:color="auto"/>
            <w:right w:val="none" w:sz="0" w:space="0" w:color="auto"/>
          </w:divBdr>
        </w:div>
        <w:div w:id="113988170">
          <w:marLeft w:val="0"/>
          <w:marRight w:val="0"/>
          <w:marTop w:val="0"/>
          <w:marBottom w:val="0"/>
          <w:divBdr>
            <w:top w:val="none" w:sz="0" w:space="0" w:color="auto"/>
            <w:left w:val="none" w:sz="0" w:space="0" w:color="auto"/>
            <w:bottom w:val="none" w:sz="0" w:space="0" w:color="auto"/>
            <w:right w:val="none" w:sz="0" w:space="0" w:color="auto"/>
          </w:divBdr>
        </w:div>
        <w:div w:id="129831123">
          <w:marLeft w:val="0"/>
          <w:marRight w:val="0"/>
          <w:marTop w:val="0"/>
          <w:marBottom w:val="0"/>
          <w:divBdr>
            <w:top w:val="none" w:sz="0" w:space="0" w:color="auto"/>
            <w:left w:val="none" w:sz="0" w:space="0" w:color="auto"/>
            <w:bottom w:val="none" w:sz="0" w:space="0" w:color="auto"/>
            <w:right w:val="none" w:sz="0" w:space="0" w:color="auto"/>
          </w:divBdr>
        </w:div>
        <w:div w:id="157573204">
          <w:marLeft w:val="0"/>
          <w:marRight w:val="0"/>
          <w:marTop w:val="0"/>
          <w:marBottom w:val="0"/>
          <w:divBdr>
            <w:top w:val="none" w:sz="0" w:space="0" w:color="auto"/>
            <w:left w:val="none" w:sz="0" w:space="0" w:color="auto"/>
            <w:bottom w:val="none" w:sz="0" w:space="0" w:color="auto"/>
            <w:right w:val="none" w:sz="0" w:space="0" w:color="auto"/>
          </w:divBdr>
        </w:div>
        <w:div w:id="157768041">
          <w:marLeft w:val="0"/>
          <w:marRight w:val="0"/>
          <w:marTop w:val="0"/>
          <w:marBottom w:val="0"/>
          <w:divBdr>
            <w:top w:val="none" w:sz="0" w:space="0" w:color="auto"/>
            <w:left w:val="none" w:sz="0" w:space="0" w:color="auto"/>
            <w:bottom w:val="none" w:sz="0" w:space="0" w:color="auto"/>
            <w:right w:val="none" w:sz="0" w:space="0" w:color="auto"/>
          </w:divBdr>
        </w:div>
        <w:div w:id="160858056">
          <w:marLeft w:val="0"/>
          <w:marRight w:val="0"/>
          <w:marTop w:val="0"/>
          <w:marBottom w:val="0"/>
          <w:divBdr>
            <w:top w:val="none" w:sz="0" w:space="0" w:color="auto"/>
            <w:left w:val="none" w:sz="0" w:space="0" w:color="auto"/>
            <w:bottom w:val="none" w:sz="0" w:space="0" w:color="auto"/>
            <w:right w:val="none" w:sz="0" w:space="0" w:color="auto"/>
          </w:divBdr>
        </w:div>
        <w:div w:id="168259750">
          <w:marLeft w:val="0"/>
          <w:marRight w:val="0"/>
          <w:marTop w:val="0"/>
          <w:marBottom w:val="0"/>
          <w:divBdr>
            <w:top w:val="none" w:sz="0" w:space="0" w:color="auto"/>
            <w:left w:val="none" w:sz="0" w:space="0" w:color="auto"/>
            <w:bottom w:val="none" w:sz="0" w:space="0" w:color="auto"/>
            <w:right w:val="none" w:sz="0" w:space="0" w:color="auto"/>
          </w:divBdr>
        </w:div>
        <w:div w:id="189221892">
          <w:marLeft w:val="0"/>
          <w:marRight w:val="0"/>
          <w:marTop w:val="0"/>
          <w:marBottom w:val="0"/>
          <w:divBdr>
            <w:top w:val="none" w:sz="0" w:space="0" w:color="auto"/>
            <w:left w:val="none" w:sz="0" w:space="0" w:color="auto"/>
            <w:bottom w:val="none" w:sz="0" w:space="0" w:color="auto"/>
            <w:right w:val="none" w:sz="0" w:space="0" w:color="auto"/>
          </w:divBdr>
        </w:div>
        <w:div w:id="198399697">
          <w:marLeft w:val="0"/>
          <w:marRight w:val="0"/>
          <w:marTop w:val="0"/>
          <w:marBottom w:val="0"/>
          <w:divBdr>
            <w:top w:val="none" w:sz="0" w:space="0" w:color="auto"/>
            <w:left w:val="none" w:sz="0" w:space="0" w:color="auto"/>
            <w:bottom w:val="none" w:sz="0" w:space="0" w:color="auto"/>
            <w:right w:val="none" w:sz="0" w:space="0" w:color="auto"/>
          </w:divBdr>
        </w:div>
        <w:div w:id="206648089">
          <w:marLeft w:val="0"/>
          <w:marRight w:val="0"/>
          <w:marTop w:val="0"/>
          <w:marBottom w:val="0"/>
          <w:divBdr>
            <w:top w:val="none" w:sz="0" w:space="0" w:color="auto"/>
            <w:left w:val="none" w:sz="0" w:space="0" w:color="auto"/>
            <w:bottom w:val="none" w:sz="0" w:space="0" w:color="auto"/>
            <w:right w:val="none" w:sz="0" w:space="0" w:color="auto"/>
          </w:divBdr>
        </w:div>
        <w:div w:id="209149966">
          <w:marLeft w:val="0"/>
          <w:marRight w:val="0"/>
          <w:marTop w:val="0"/>
          <w:marBottom w:val="0"/>
          <w:divBdr>
            <w:top w:val="none" w:sz="0" w:space="0" w:color="auto"/>
            <w:left w:val="none" w:sz="0" w:space="0" w:color="auto"/>
            <w:bottom w:val="none" w:sz="0" w:space="0" w:color="auto"/>
            <w:right w:val="none" w:sz="0" w:space="0" w:color="auto"/>
          </w:divBdr>
        </w:div>
        <w:div w:id="274602899">
          <w:marLeft w:val="0"/>
          <w:marRight w:val="0"/>
          <w:marTop w:val="0"/>
          <w:marBottom w:val="0"/>
          <w:divBdr>
            <w:top w:val="none" w:sz="0" w:space="0" w:color="auto"/>
            <w:left w:val="none" w:sz="0" w:space="0" w:color="auto"/>
            <w:bottom w:val="none" w:sz="0" w:space="0" w:color="auto"/>
            <w:right w:val="none" w:sz="0" w:space="0" w:color="auto"/>
          </w:divBdr>
        </w:div>
        <w:div w:id="304480695">
          <w:marLeft w:val="0"/>
          <w:marRight w:val="0"/>
          <w:marTop w:val="0"/>
          <w:marBottom w:val="0"/>
          <w:divBdr>
            <w:top w:val="none" w:sz="0" w:space="0" w:color="auto"/>
            <w:left w:val="none" w:sz="0" w:space="0" w:color="auto"/>
            <w:bottom w:val="none" w:sz="0" w:space="0" w:color="auto"/>
            <w:right w:val="none" w:sz="0" w:space="0" w:color="auto"/>
          </w:divBdr>
        </w:div>
        <w:div w:id="320818595">
          <w:marLeft w:val="0"/>
          <w:marRight w:val="0"/>
          <w:marTop w:val="0"/>
          <w:marBottom w:val="0"/>
          <w:divBdr>
            <w:top w:val="none" w:sz="0" w:space="0" w:color="auto"/>
            <w:left w:val="none" w:sz="0" w:space="0" w:color="auto"/>
            <w:bottom w:val="none" w:sz="0" w:space="0" w:color="auto"/>
            <w:right w:val="none" w:sz="0" w:space="0" w:color="auto"/>
          </w:divBdr>
        </w:div>
        <w:div w:id="334694960">
          <w:marLeft w:val="0"/>
          <w:marRight w:val="0"/>
          <w:marTop w:val="0"/>
          <w:marBottom w:val="0"/>
          <w:divBdr>
            <w:top w:val="none" w:sz="0" w:space="0" w:color="auto"/>
            <w:left w:val="none" w:sz="0" w:space="0" w:color="auto"/>
            <w:bottom w:val="none" w:sz="0" w:space="0" w:color="auto"/>
            <w:right w:val="none" w:sz="0" w:space="0" w:color="auto"/>
          </w:divBdr>
        </w:div>
        <w:div w:id="335810265">
          <w:marLeft w:val="0"/>
          <w:marRight w:val="0"/>
          <w:marTop w:val="0"/>
          <w:marBottom w:val="0"/>
          <w:divBdr>
            <w:top w:val="none" w:sz="0" w:space="0" w:color="auto"/>
            <w:left w:val="none" w:sz="0" w:space="0" w:color="auto"/>
            <w:bottom w:val="none" w:sz="0" w:space="0" w:color="auto"/>
            <w:right w:val="none" w:sz="0" w:space="0" w:color="auto"/>
          </w:divBdr>
        </w:div>
        <w:div w:id="406658653">
          <w:marLeft w:val="0"/>
          <w:marRight w:val="0"/>
          <w:marTop w:val="0"/>
          <w:marBottom w:val="0"/>
          <w:divBdr>
            <w:top w:val="none" w:sz="0" w:space="0" w:color="auto"/>
            <w:left w:val="none" w:sz="0" w:space="0" w:color="auto"/>
            <w:bottom w:val="none" w:sz="0" w:space="0" w:color="auto"/>
            <w:right w:val="none" w:sz="0" w:space="0" w:color="auto"/>
          </w:divBdr>
        </w:div>
        <w:div w:id="477962038">
          <w:marLeft w:val="0"/>
          <w:marRight w:val="0"/>
          <w:marTop w:val="0"/>
          <w:marBottom w:val="0"/>
          <w:divBdr>
            <w:top w:val="none" w:sz="0" w:space="0" w:color="auto"/>
            <w:left w:val="none" w:sz="0" w:space="0" w:color="auto"/>
            <w:bottom w:val="none" w:sz="0" w:space="0" w:color="auto"/>
            <w:right w:val="none" w:sz="0" w:space="0" w:color="auto"/>
          </w:divBdr>
        </w:div>
        <w:div w:id="499538709">
          <w:marLeft w:val="0"/>
          <w:marRight w:val="0"/>
          <w:marTop w:val="0"/>
          <w:marBottom w:val="0"/>
          <w:divBdr>
            <w:top w:val="none" w:sz="0" w:space="0" w:color="auto"/>
            <w:left w:val="none" w:sz="0" w:space="0" w:color="auto"/>
            <w:bottom w:val="none" w:sz="0" w:space="0" w:color="auto"/>
            <w:right w:val="none" w:sz="0" w:space="0" w:color="auto"/>
          </w:divBdr>
        </w:div>
        <w:div w:id="513422109">
          <w:marLeft w:val="0"/>
          <w:marRight w:val="0"/>
          <w:marTop w:val="0"/>
          <w:marBottom w:val="0"/>
          <w:divBdr>
            <w:top w:val="none" w:sz="0" w:space="0" w:color="auto"/>
            <w:left w:val="none" w:sz="0" w:space="0" w:color="auto"/>
            <w:bottom w:val="none" w:sz="0" w:space="0" w:color="auto"/>
            <w:right w:val="none" w:sz="0" w:space="0" w:color="auto"/>
          </w:divBdr>
        </w:div>
        <w:div w:id="523711532">
          <w:marLeft w:val="0"/>
          <w:marRight w:val="0"/>
          <w:marTop w:val="0"/>
          <w:marBottom w:val="0"/>
          <w:divBdr>
            <w:top w:val="none" w:sz="0" w:space="0" w:color="auto"/>
            <w:left w:val="none" w:sz="0" w:space="0" w:color="auto"/>
            <w:bottom w:val="none" w:sz="0" w:space="0" w:color="auto"/>
            <w:right w:val="none" w:sz="0" w:space="0" w:color="auto"/>
          </w:divBdr>
        </w:div>
        <w:div w:id="541789984">
          <w:marLeft w:val="0"/>
          <w:marRight w:val="0"/>
          <w:marTop w:val="0"/>
          <w:marBottom w:val="0"/>
          <w:divBdr>
            <w:top w:val="none" w:sz="0" w:space="0" w:color="auto"/>
            <w:left w:val="none" w:sz="0" w:space="0" w:color="auto"/>
            <w:bottom w:val="none" w:sz="0" w:space="0" w:color="auto"/>
            <w:right w:val="none" w:sz="0" w:space="0" w:color="auto"/>
          </w:divBdr>
        </w:div>
        <w:div w:id="555162575">
          <w:marLeft w:val="0"/>
          <w:marRight w:val="0"/>
          <w:marTop w:val="0"/>
          <w:marBottom w:val="0"/>
          <w:divBdr>
            <w:top w:val="none" w:sz="0" w:space="0" w:color="auto"/>
            <w:left w:val="none" w:sz="0" w:space="0" w:color="auto"/>
            <w:bottom w:val="none" w:sz="0" w:space="0" w:color="auto"/>
            <w:right w:val="none" w:sz="0" w:space="0" w:color="auto"/>
          </w:divBdr>
        </w:div>
        <w:div w:id="600258752">
          <w:marLeft w:val="0"/>
          <w:marRight w:val="0"/>
          <w:marTop w:val="0"/>
          <w:marBottom w:val="0"/>
          <w:divBdr>
            <w:top w:val="none" w:sz="0" w:space="0" w:color="auto"/>
            <w:left w:val="none" w:sz="0" w:space="0" w:color="auto"/>
            <w:bottom w:val="none" w:sz="0" w:space="0" w:color="auto"/>
            <w:right w:val="none" w:sz="0" w:space="0" w:color="auto"/>
          </w:divBdr>
        </w:div>
        <w:div w:id="619651341">
          <w:marLeft w:val="0"/>
          <w:marRight w:val="0"/>
          <w:marTop w:val="0"/>
          <w:marBottom w:val="0"/>
          <w:divBdr>
            <w:top w:val="none" w:sz="0" w:space="0" w:color="auto"/>
            <w:left w:val="none" w:sz="0" w:space="0" w:color="auto"/>
            <w:bottom w:val="none" w:sz="0" w:space="0" w:color="auto"/>
            <w:right w:val="none" w:sz="0" w:space="0" w:color="auto"/>
          </w:divBdr>
        </w:div>
        <w:div w:id="673142059">
          <w:marLeft w:val="0"/>
          <w:marRight w:val="0"/>
          <w:marTop w:val="0"/>
          <w:marBottom w:val="0"/>
          <w:divBdr>
            <w:top w:val="none" w:sz="0" w:space="0" w:color="auto"/>
            <w:left w:val="none" w:sz="0" w:space="0" w:color="auto"/>
            <w:bottom w:val="none" w:sz="0" w:space="0" w:color="auto"/>
            <w:right w:val="none" w:sz="0" w:space="0" w:color="auto"/>
          </w:divBdr>
        </w:div>
        <w:div w:id="763113338">
          <w:marLeft w:val="0"/>
          <w:marRight w:val="0"/>
          <w:marTop w:val="0"/>
          <w:marBottom w:val="0"/>
          <w:divBdr>
            <w:top w:val="none" w:sz="0" w:space="0" w:color="auto"/>
            <w:left w:val="none" w:sz="0" w:space="0" w:color="auto"/>
            <w:bottom w:val="none" w:sz="0" w:space="0" w:color="auto"/>
            <w:right w:val="none" w:sz="0" w:space="0" w:color="auto"/>
          </w:divBdr>
        </w:div>
        <w:div w:id="778766890">
          <w:marLeft w:val="0"/>
          <w:marRight w:val="0"/>
          <w:marTop w:val="0"/>
          <w:marBottom w:val="0"/>
          <w:divBdr>
            <w:top w:val="none" w:sz="0" w:space="0" w:color="auto"/>
            <w:left w:val="none" w:sz="0" w:space="0" w:color="auto"/>
            <w:bottom w:val="none" w:sz="0" w:space="0" w:color="auto"/>
            <w:right w:val="none" w:sz="0" w:space="0" w:color="auto"/>
          </w:divBdr>
        </w:div>
        <w:div w:id="795562120">
          <w:marLeft w:val="0"/>
          <w:marRight w:val="0"/>
          <w:marTop w:val="0"/>
          <w:marBottom w:val="0"/>
          <w:divBdr>
            <w:top w:val="none" w:sz="0" w:space="0" w:color="auto"/>
            <w:left w:val="none" w:sz="0" w:space="0" w:color="auto"/>
            <w:bottom w:val="none" w:sz="0" w:space="0" w:color="auto"/>
            <w:right w:val="none" w:sz="0" w:space="0" w:color="auto"/>
          </w:divBdr>
        </w:div>
        <w:div w:id="815145517">
          <w:marLeft w:val="0"/>
          <w:marRight w:val="0"/>
          <w:marTop w:val="0"/>
          <w:marBottom w:val="0"/>
          <w:divBdr>
            <w:top w:val="none" w:sz="0" w:space="0" w:color="auto"/>
            <w:left w:val="none" w:sz="0" w:space="0" w:color="auto"/>
            <w:bottom w:val="none" w:sz="0" w:space="0" w:color="auto"/>
            <w:right w:val="none" w:sz="0" w:space="0" w:color="auto"/>
          </w:divBdr>
        </w:div>
        <w:div w:id="819272603">
          <w:marLeft w:val="0"/>
          <w:marRight w:val="0"/>
          <w:marTop w:val="0"/>
          <w:marBottom w:val="0"/>
          <w:divBdr>
            <w:top w:val="none" w:sz="0" w:space="0" w:color="auto"/>
            <w:left w:val="none" w:sz="0" w:space="0" w:color="auto"/>
            <w:bottom w:val="none" w:sz="0" w:space="0" w:color="auto"/>
            <w:right w:val="none" w:sz="0" w:space="0" w:color="auto"/>
          </w:divBdr>
        </w:div>
        <w:div w:id="854929269">
          <w:marLeft w:val="0"/>
          <w:marRight w:val="0"/>
          <w:marTop w:val="0"/>
          <w:marBottom w:val="0"/>
          <w:divBdr>
            <w:top w:val="none" w:sz="0" w:space="0" w:color="auto"/>
            <w:left w:val="none" w:sz="0" w:space="0" w:color="auto"/>
            <w:bottom w:val="none" w:sz="0" w:space="0" w:color="auto"/>
            <w:right w:val="none" w:sz="0" w:space="0" w:color="auto"/>
          </w:divBdr>
        </w:div>
        <w:div w:id="869494493">
          <w:marLeft w:val="0"/>
          <w:marRight w:val="0"/>
          <w:marTop w:val="0"/>
          <w:marBottom w:val="0"/>
          <w:divBdr>
            <w:top w:val="none" w:sz="0" w:space="0" w:color="auto"/>
            <w:left w:val="none" w:sz="0" w:space="0" w:color="auto"/>
            <w:bottom w:val="none" w:sz="0" w:space="0" w:color="auto"/>
            <w:right w:val="none" w:sz="0" w:space="0" w:color="auto"/>
          </w:divBdr>
        </w:div>
        <w:div w:id="871842424">
          <w:marLeft w:val="0"/>
          <w:marRight w:val="0"/>
          <w:marTop w:val="0"/>
          <w:marBottom w:val="0"/>
          <w:divBdr>
            <w:top w:val="none" w:sz="0" w:space="0" w:color="auto"/>
            <w:left w:val="none" w:sz="0" w:space="0" w:color="auto"/>
            <w:bottom w:val="none" w:sz="0" w:space="0" w:color="auto"/>
            <w:right w:val="none" w:sz="0" w:space="0" w:color="auto"/>
          </w:divBdr>
        </w:div>
        <w:div w:id="880362828">
          <w:marLeft w:val="0"/>
          <w:marRight w:val="0"/>
          <w:marTop w:val="0"/>
          <w:marBottom w:val="0"/>
          <w:divBdr>
            <w:top w:val="none" w:sz="0" w:space="0" w:color="auto"/>
            <w:left w:val="none" w:sz="0" w:space="0" w:color="auto"/>
            <w:bottom w:val="none" w:sz="0" w:space="0" w:color="auto"/>
            <w:right w:val="none" w:sz="0" w:space="0" w:color="auto"/>
          </w:divBdr>
        </w:div>
        <w:div w:id="889613608">
          <w:marLeft w:val="0"/>
          <w:marRight w:val="0"/>
          <w:marTop w:val="0"/>
          <w:marBottom w:val="0"/>
          <w:divBdr>
            <w:top w:val="none" w:sz="0" w:space="0" w:color="auto"/>
            <w:left w:val="none" w:sz="0" w:space="0" w:color="auto"/>
            <w:bottom w:val="none" w:sz="0" w:space="0" w:color="auto"/>
            <w:right w:val="none" w:sz="0" w:space="0" w:color="auto"/>
          </w:divBdr>
        </w:div>
        <w:div w:id="931159688">
          <w:marLeft w:val="0"/>
          <w:marRight w:val="0"/>
          <w:marTop w:val="0"/>
          <w:marBottom w:val="0"/>
          <w:divBdr>
            <w:top w:val="none" w:sz="0" w:space="0" w:color="auto"/>
            <w:left w:val="none" w:sz="0" w:space="0" w:color="auto"/>
            <w:bottom w:val="none" w:sz="0" w:space="0" w:color="auto"/>
            <w:right w:val="none" w:sz="0" w:space="0" w:color="auto"/>
          </w:divBdr>
        </w:div>
        <w:div w:id="935820026">
          <w:marLeft w:val="0"/>
          <w:marRight w:val="0"/>
          <w:marTop w:val="0"/>
          <w:marBottom w:val="0"/>
          <w:divBdr>
            <w:top w:val="none" w:sz="0" w:space="0" w:color="auto"/>
            <w:left w:val="none" w:sz="0" w:space="0" w:color="auto"/>
            <w:bottom w:val="none" w:sz="0" w:space="0" w:color="auto"/>
            <w:right w:val="none" w:sz="0" w:space="0" w:color="auto"/>
          </w:divBdr>
        </w:div>
        <w:div w:id="937253904">
          <w:marLeft w:val="0"/>
          <w:marRight w:val="0"/>
          <w:marTop w:val="0"/>
          <w:marBottom w:val="0"/>
          <w:divBdr>
            <w:top w:val="none" w:sz="0" w:space="0" w:color="auto"/>
            <w:left w:val="none" w:sz="0" w:space="0" w:color="auto"/>
            <w:bottom w:val="none" w:sz="0" w:space="0" w:color="auto"/>
            <w:right w:val="none" w:sz="0" w:space="0" w:color="auto"/>
          </w:divBdr>
        </w:div>
        <w:div w:id="982084511">
          <w:marLeft w:val="0"/>
          <w:marRight w:val="0"/>
          <w:marTop w:val="0"/>
          <w:marBottom w:val="0"/>
          <w:divBdr>
            <w:top w:val="none" w:sz="0" w:space="0" w:color="auto"/>
            <w:left w:val="none" w:sz="0" w:space="0" w:color="auto"/>
            <w:bottom w:val="none" w:sz="0" w:space="0" w:color="auto"/>
            <w:right w:val="none" w:sz="0" w:space="0" w:color="auto"/>
          </w:divBdr>
        </w:div>
        <w:div w:id="1015694132">
          <w:marLeft w:val="0"/>
          <w:marRight w:val="0"/>
          <w:marTop w:val="0"/>
          <w:marBottom w:val="0"/>
          <w:divBdr>
            <w:top w:val="none" w:sz="0" w:space="0" w:color="auto"/>
            <w:left w:val="none" w:sz="0" w:space="0" w:color="auto"/>
            <w:bottom w:val="none" w:sz="0" w:space="0" w:color="auto"/>
            <w:right w:val="none" w:sz="0" w:space="0" w:color="auto"/>
          </w:divBdr>
        </w:div>
        <w:div w:id="1055085839">
          <w:marLeft w:val="0"/>
          <w:marRight w:val="0"/>
          <w:marTop w:val="0"/>
          <w:marBottom w:val="0"/>
          <w:divBdr>
            <w:top w:val="none" w:sz="0" w:space="0" w:color="auto"/>
            <w:left w:val="none" w:sz="0" w:space="0" w:color="auto"/>
            <w:bottom w:val="none" w:sz="0" w:space="0" w:color="auto"/>
            <w:right w:val="none" w:sz="0" w:space="0" w:color="auto"/>
          </w:divBdr>
        </w:div>
        <w:div w:id="1080367401">
          <w:marLeft w:val="0"/>
          <w:marRight w:val="0"/>
          <w:marTop w:val="0"/>
          <w:marBottom w:val="0"/>
          <w:divBdr>
            <w:top w:val="none" w:sz="0" w:space="0" w:color="auto"/>
            <w:left w:val="none" w:sz="0" w:space="0" w:color="auto"/>
            <w:bottom w:val="none" w:sz="0" w:space="0" w:color="auto"/>
            <w:right w:val="none" w:sz="0" w:space="0" w:color="auto"/>
          </w:divBdr>
        </w:div>
        <w:div w:id="1090353794">
          <w:marLeft w:val="0"/>
          <w:marRight w:val="0"/>
          <w:marTop w:val="0"/>
          <w:marBottom w:val="0"/>
          <w:divBdr>
            <w:top w:val="none" w:sz="0" w:space="0" w:color="auto"/>
            <w:left w:val="none" w:sz="0" w:space="0" w:color="auto"/>
            <w:bottom w:val="none" w:sz="0" w:space="0" w:color="auto"/>
            <w:right w:val="none" w:sz="0" w:space="0" w:color="auto"/>
          </w:divBdr>
        </w:div>
        <w:div w:id="1136989140">
          <w:marLeft w:val="0"/>
          <w:marRight w:val="0"/>
          <w:marTop w:val="0"/>
          <w:marBottom w:val="0"/>
          <w:divBdr>
            <w:top w:val="none" w:sz="0" w:space="0" w:color="auto"/>
            <w:left w:val="none" w:sz="0" w:space="0" w:color="auto"/>
            <w:bottom w:val="none" w:sz="0" w:space="0" w:color="auto"/>
            <w:right w:val="none" w:sz="0" w:space="0" w:color="auto"/>
          </w:divBdr>
        </w:div>
        <w:div w:id="1158813834">
          <w:marLeft w:val="0"/>
          <w:marRight w:val="0"/>
          <w:marTop w:val="0"/>
          <w:marBottom w:val="0"/>
          <w:divBdr>
            <w:top w:val="none" w:sz="0" w:space="0" w:color="auto"/>
            <w:left w:val="none" w:sz="0" w:space="0" w:color="auto"/>
            <w:bottom w:val="none" w:sz="0" w:space="0" w:color="auto"/>
            <w:right w:val="none" w:sz="0" w:space="0" w:color="auto"/>
          </w:divBdr>
        </w:div>
        <w:div w:id="1214123553">
          <w:marLeft w:val="0"/>
          <w:marRight w:val="0"/>
          <w:marTop w:val="0"/>
          <w:marBottom w:val="0"/>
          <w:divBdr>
            <w:top w:val="none" w:sz="0" w:space="0" w:color="auto"/>
            <w:left w:val="none" w:sz="0" w:space="0" w:color="auto"/>
            <w:bottom w:val="none" w:sz="0" w:space="0" w:color="auto"/>
            <w:right w:val="none" w:sz="0" w:space="0" w:color="auto"/>
          </w:divBdr>
        </w:div>
        <w:div w:id="1222592102">
          <w:marLeft w:val="0"/>
          <w:marRight w:val="0"/>
          <w:marTop w:val="0"/>
          <w:marBottom w:val="0"/>
          <w:divBdr>
            <w:top w:val="none" w:sz="0" w:space="0" w:color="auto"/>
            <w:left w:val="none" w:sz="0" w:space="0" w:color="auto"/>
            <w:bottom w:val="none" w:sz="0" w:space="0" w:color="auto"/>
            <w:right w:val="none" w:sz="0" w:space="0" w:color="auto"/>
          </w:divBdr>
        </w:div>
        <w:div w:id="1273633834">
          <w:marLeft w:val="0"/>
          <w:marRight w:val="0"/>
          <w:marTop w:val="0"/>
          <w:marBottom w:val="0"/>
          <w:divBdr>
            <w:top w:val="none" w:sz="0" w:space="0" w:color="auto"/>
            <w:left w:val="none" w:sz="0" w:space="0" w:color="auto"/>
            <w:bottom w:val="none" w:sz="0" w:space="0" w:color="auto"/>
            <w:right w:val="none" w:sz="0" w:space="0" w:color="auto"/>
          </w:divBdr>
        </w:div>
        <w:div w:id="1280256412">
          <w:marLeft w:val="0"/>
          <w:marRight w:val="0"/>
          <w:marTop w:val="0"/>
          <w:marBottom w:val="0"/>
          <w:divBdr>
            <w:top w:val="none" w:sz="0" w:space="0" w:color="auto"/>
            <w:left w:val="none" w:sz="0" w:space="0" w:color="auto"/>
            <w:bottom w:val="none" w:sz="0" w:space="0" w:color="auto"/>
            <w:right w:val="none" w:sz="0" w:space="0" w:color="auto"/>
          </w:divBdr>
        </w:div>
        <w:div w:id="1299453537">
          <w:marLeft w:val="0"/>
          <w:marRight w:val="0"/>
          <w:marTop w:val="0"/>
          <w:marBottom w:val="0"/>
          <w:divBdr>
            <w:top w:val="none" w:sz="0" w:space="0" w:color="auto"/>
            <w:left w:val="none" w:sz="0" w:space="0" w:color="auto"/>
            <w:bottom w:val="none" w:sz="0" w:space="0" w:color="auto"/>
            <w:right w:val="none" w:sz="0" w:space="0" w:color="auto"/>
          </w:divBdr>
        </w:div>
        <w:div w:id="1313365026">
          <w:marLeft w:val="0"/>
          <w:marRight w:val="0"/>
          <w:marTop w:val="0"/>
          <w:marBottom w:val="0"/>
          <w:divBdr>
            <w:top w:val="none" w:sz="0" w:space="0" w:color="auto"/>
            <w:left w:val="none" w:sz="0" w:space="0" w:color="auto"/>
            <w:bottom w:val="none" w:sz="0" w:space="0" w:color="auto"/>
            <w:right w:val="none" w:sz="0" w:space="0" w:color="auto"/>
          </w:divBdr>
        </w:div>
        <w:div w:id="1318801006">
          <w:marLeft w:val="0"/>
          <w:marRight w:val="0"/>
          <w:marTop w:val="0"/>
          <w:marBottom w:val="0"/>
          <w:divBdr>
            <w:top w:val="none" w:sz="0" w:space="0" w:color="auto"/>
            <w:left w:val="none" w:sz="0" w:space="0" w:color="auto"/>
            <w:bottom w:val="none" w:sz="0" w:space="0" w:color="auto"/>
            <w:right w:val="none" w:sz="0" w:space="0" w:color="auto"/>
          </w:divBdr>
        </w:div>
        <w:div w:id="1433670831">
          <w:marLeft w:val="0"/>
          <w:marRight w:val="0"/>
          <w:marTop w:val="0"/>
          <w:marBottom w:val="0"/>
          <w:divBdr>
            <w:top w:val="none" w:sz="0" w:space="0" w:color="auto"/>
            <w:left w:val="none" w:sz="0" w:space="0" w:color="auto"/>
            <w:bottom w:val="none" w:sz="0" w:space="0" w:color="auto"/>
            <w:right w:val="none" w:sz="0" w:space="0" w:color="auto"/>
          </w:divBdr>
        </w:div>
        <w:div w:id="1495798240">
          <w:marLeft w:val="0"/>
          <w:marRight w:val="0"/>
          <w:marTop w:val="0"/>
          <w:marBottom w:val="0"/>
          <w:divBdr>
            <w:top w:val="none" w:sz="0" w:space="0" w:color="auto"/>
            <w:left w:val="none" w:sz="0" w:space="0" w:color="auto"/>
            <w:bottom w:val="none" w:sz="0" w:space="0" w:color="auto"/>
            <w:right w:val="none" w:sz="0" w:space="0" w:color="auto"/>
          </w:divBdr>
        </w:div>
        <w:div w:id="1540127544">
          <w:marLeft w:val="0"/>
          <w:marRight w:val="0"/>
          <w:marTop w:val="0"/>
          <w:marBottom w:val="0"/>
          <w:divBdr>
            <w:top w:val="none" w:sz="0" w:space="0" w:color="auto"/>
            <w:left w:val="none" w:sz="0" w:space="0" w:color="auto"/>
            <w:bottom w:val="none" w:sz="0" w:space="0" w:color="auto"/>
            <w:right w:val="none" w:sz="0" w:space="0" w:color="auto"/>
          </w:divBdr>
        </w:div>
        <w:div w:id="1570379776">
          <w:marLeft w:val="0"/>
          <w:marRight w:val="0"/>
          <w:marTop w:val="0"/>
          <w:marBottom w:val="0"/>
          <w:divBdr>
            <w:top w:val="none" w:sz="0" w:space="0" w:color="auto"/>
            <w:left w:val="none" w:sz="0" w:space="0" w:color="auto"/>
            <w:bottom w:val="none" w:sz="0" w:space="0" w:color="auto"/>
            <w:right w:val="none" w:sz="0" w:space="0" w:color="auto"/>
          </w:divBdr>
        </w:div>
        <w:div w:id="1574192450">
          <w:marLeft w:val="0"/>
          <w:marRight w:val="0"/>
          <w:marTop w:val="0"/>
          <w:marBottom w:val="0"/>
          <w:divBdr>
            <w:top w:val="none" w:sz="0" w:space="0" w:color="auto"/>
            <w:left w:val="none" w:sz="0" w:space="0" w:color="auto"/>
            <w:bottom w:val="none" w:sz="0" w:space="0" w:color="auto"/>
            <w:right w:val="none" w:sz="0" w:space="0" w:color="auto"/>
          </w:divBdr>
        </w:div>
        <w:div w:id="1693069391">
          <w:marLeft w:val="0"/>
          <w:marRight w:val="0"/>
          <w:marTop w:val="0"/>
          <w:marBottom w:val="0"/>
          <w:divBdr>
            <w:top w:val="none" w:sz="0" w:space="0" w:color="auto"/>
            <w:left w:val="none" w:sz="0" w:space="0" w:color="auto"/>
            <w:bottom w:val="none" w:sz="0" w:space="0" w:color="auto"/>
            <w:right w:val="none" w:sz="0" w:space="0" w:color="auto"/>
          </w:divBdr>
        </w:div>
        <w:div w:id="1711490868">
          <w:marLeft w:val="0"/>
          <w:marRight w:val="0"/>
          <w:marTop w:val="0"/>
          <w:marBottom w:val="0"/>
          <w:divBdr>
            <w:top w:val="none" w:sz="0" w:space="0" w:color="auto"/>
            <w:left w:val="none" w:sz="0" w:space="0" w:color="auto"/>
            <w:bottom w:val="none" w:sz="0" w:space="0" w:color="auto"/>
            <w:right w:val="none" w:sz="0" w:space="0" w:color="auto"/>
          </w:divBdr>
        </w:div>
        <w:div w:id="1730614101">
          <w:marLeft w:val="0"/>
          <w:marRight w:val="0"/>
          <w:marTop w:val="0"/>
          <w:marBottom w:val="0"/>
          <w:divBdr>
            <w:top w:val="none" w:sz="0" w:space="0" w:color="auto"/>
            <w:left w:val="none" w:sz="0" w:space="0" w:color="auto"/>
            <w:bottom w:val="none" w:sz="0" w:space="0" w:color="auto"/>
            <w:right w:val="none" w:sz="0" w:space="0" w:color="auto"/>
          </w:divBdr>
        </w:div>
        <w:div w:id="1734810526">
          <w:marLeft w:val="0"/>
          <w:marRight w:val="0"/>
          <w:marTop w:val="0"/>
          <w:marBottom w:val="0"/>
          <w:divBdr>
            <w:top w:val="none" w:sz="0" w:space="0" w:color="auto"/>
            <w:left w:val="none" w:sz="0" w:space="0" w:color="auto"/>
            <w:bottom w:val="none" w:sz="0" w:space="0" w:color="auto"/>
            <w:right w:val="none" w:sz="0" w:space="0" w:color="auto"/>
          </w:divBdr>
        </w:div>
        <w:div w:id="1755590996">
          <w:marLeft w:val="0"/>
          <w:marRight w:val="0"/>
          <w:marTop w:val="0"/>
          <w:marBottom w:val="0"/>
          <w:divBdr>
            <w:top w:val="none" w:sz="0" w:space="0" w:color="auto"/>
            <w:left w:val="none" w:sz="0" w:space="0" w:color="auto"/>
            <w:bottom w:val="none" w:sz="0" w:space="0" w:color="auto"/>
            <w:right w:val="none" w:sz="0" w:space="0" w:color="auto"/>
          </w:divBdr>
        </w:div>
        <w:div w:id="1755859374">
          <w:marLeft w:val="0"/>
          <w:marRight w:val="0"/>
          <w:marTop w:val="0"/>
          <w:marBottom w:val="0"/>
          <w:divBdr>
            <w:top w:val="none" w:sz="0" w:space="0" w:color="auto"/>
            <w:left w:val="none" w:sz="0" w:space="0" w:color="auto"/>
            <w:bottom w:val="none" w:sz="0" w:space="0" w:color="auto"/>
            <w:right w:val="none" w:sz="0" w:space="0" w:color="auto"/>
          </w:divBdr>
        </w:div>
        <w:div w:id="1801805152">
          <w:marLeft w:val="0"/>
          <w:marRight w:val="0"/>
          <w:marTop w:val="0"/>
          <w:marBottom w:val="0"/>
          <w:divBdr>
            <w:top w:val="none" w:sz="0" w:space="0" w:color="auto"/>
            <w:left w:val="none" w:sz="0" w:space="0" w:color="auto"/>
            <w:bottom w:val="none" w:sz="0" w:space="0" w:color="auto"/>
            <w:right w:val="none" w:sz="0" w:space="0" w:color="auto"/>
          </w:divBdr>
        </w:div>
        <w:div w:id="1829439858">
          <w:marLeft w:val="0"/>
          <w:marRight w:val="0"/>
          <w:marTop w:val="0"/>
          <w:marBottom w:val="0"/>
          <w:divBdr>
            <w:top w:val="none" w:sz="0" w:space="0" w:color="auto"/>
            <w:left w:val="none" w:sz="0" w:space="0" w:color="auto"/>
            <w:bottom w:val="none" w:sz="0" w:space="0" w:color="auto"/>
            <w:right w:val="none" w:sz="0" w:space="0" w:color="auto"/>
          </w:divBdr>
        </w:div>
        <w:div w:id="1835149446">
          <w:marLeft w:val="0"/>
          <w:marRight w:val="0"/>
          <w:marTop w:val="0"/>
          <w:marBottom w:val="0"/>
          <w:divBdr>
            <w:top w:val="none" w:sz="0" w:space="0" w:color="auto"/>
            <w:left w:val="none" w:sz="0" w:space="0" w:color="auto"/>
            <w:bottom w:val="none" w:sz="0" w:space="0" w:color="auto"/>
            <w:right w:val="none" w:sz="0" w:space="0" w:color="auto"/>
          </w:divBdr>
        </w:div>
        <w:div w:id="1840466034">
          <w:marLeft w:val="0"/>
          <w:marRight w:val="0"/>
          <w:marTop w:val="0"/>
          <w:marBottom w:val="0"/>
          <w:divBdr>
            <w:top w:val="none" w:sz="0" w:space="0" w:color="auto"/>
            <w:left w:val="none" w:sz="0" w:space="0" w:color="auto"/>
            <w:bottom w:val="none" w:sz="0" w:space="0" w:color="auto"/>
            <w:right w:val="none" w:sz="0" w:space="0" w:color="auto"/>
          </w:divBdr>
        </w:div>
        <w:div w:id="1871602213">
          <w:marLeft w:val="0"/>
          <w:marRight w:val="0"/>
          <w:marTop w:val="0"/>
          <w:marBottom w:val="0"/>
          <w:divBdr>
            <w:top w:val="none" w:sz="0" w:space="0" w:color="auto"/>
            <w:left w:val="none" w:sz="0" w:space="0" w:color="auto"/>
            <w:bottom w:val="none" w:sz="0" w:space="0" w:color="auto"/>
            <w:right w:val="none" w:sz="0" w:space="0" w:color="auto"/>
          </w:divBdr>
        </w:div>
        <w:div w:id="1892186963">
          <w:marLeft w:val="0"/>
          <w:marRight w:val="0"/>
          <w:marTop w:val="0"/>
          <w:marBottom w:val="0"/>
          <w:divBdr>
            <w:top w:val="none" w:sz="0" w:space="0" w:color="auto"/>
            <w:left w:val="none" w:sz="0" w:space="0" w:color="auto"/>
            <w:bottom w:val="none" w:sz="0" w:space="0" w:color="auto"/>
            <w:right w:val="none" w:sz="0" w:space="0" w:color="auto"/>
          </w:divBdr>
        </w:div>
        <w:div w:id="1920483997">
          <w:marLeft w:val="0"/>
          <w:marRight w:val="0"/>
          <w:marTop w:val="0"/>
          <w:marBottom w:val="0"/>
          <w:divBdr>
            <w:top w:val="none" w:sz="0" w:space="0" w:color="auto"/>
            <w:left w:val="none" w:sz="0" w:space="0" w:color="auto"/>
            <w:bottom w:val="none" w:sz="0" w:space="0" w:color="auto"/>
            <w:right w:val="none" w:sz="0" w:space="0" w:color="auto"/>
          </w:divBdr>
        </w:div>
        <w:div w:id="1928071472">
          <w:marLeft w:val="0"/>
          <w:marRight w:val="0"/>
          <w:marTop w:val="0"/>
          <w:marBottom w:val="0"/>
          <w:divBdr>
            <w:top w:val="none" w:sz="0" w:space="0" w:color="auto"/>
            <w:left w:val="none" w:sz="0" w:space="0" w:color="auto"/>
            <w:bottom w:val="none" w:sz="0" w:space="0" w:color="auto"/>
            <w:right w:val="none" w:sz="0" w:space="0" w:color="auto"/>
          </w:divBdr>
        </w:div>
        <w:div w:id="1931311290">
          <w:marLeft w:val="0"/>
          <w:marRight w:val="0"/>
          <w:marTop w:val="0"/>
          <w:marBottom w:val="0"/>
          <w:divBdr>
            <w:top w:val="none" w:sz="0" w:space="0" w:color="auto"/>
            <w:left w:val="none" w:sz="0" w:space="0" w:color="auto"/>
            <w:bottom w:val="none" w:sz="0" w:space="0" w:color="auto"/>
            <w:right w:val="none" w:sz="0" w:space="0" w:color="auto"/>
          </w:divBdr>
        </w:div>
        <w:div w:id="1952200069">
          <w:marLeft w:val="0"/>
          <w:marRight w:val="0"/>
          <w:marTop w:val="0"/>
          <w:marBottom w:val="0"/>
          <w:divBdr>
            <w:top w:val="none" w:sz="0" w:space="0" w:color="auto"/>
            <w:left w:val="none" w:sz="0" w:space="0" w:color="auto"/>
            <w:bottom w:val="none" w:sz="0" w:space="0" w:color="auto"/>
            <w:right w:val="none" w:sz="0" w:space="0" w:color="auto"/>
          </w:divBdr>
        </w:div>
        <w:div w:id="2138910129">
          <w:marLeft w:val="0"/>
          <w:marRight w:val="0"/>
          <w:marTop w:val="0"/>
          <w:marBottom w:val="0"/>
          <w:divBdr>
            <w:top w:val="none" w:sz="0" w:space="0" w:color="auto"/>
            <w:left w:val="none" w:sz="0" w:space="0" w:color="auto"/>
            <w:bottom w:val="none" w:sz="0" w:space="0" w:color="auto"/>
            <w:right w:val="none" w:sz="0" w:space="0" w:color="auto"/>
          </w:divBdr>
        </w:div>
        <w:div w:id="2139686746">
          <w:marLeft w:val="0"/>
          <w:marRight w:val="0"/>
          <w:marTop w:val="0"/>
          <w:marBottom w:val="0"/>
          <w:divBdr>
            <w:top w:val="none" w:sz="0" w:space="0" w:color="auto"/>
            <w:left w:val="none" w:sz="0" w:space="0" w:color="auto"/>
            <w:bottom w:val="none" w:sz="0" w:space="0" w:color="auto"/>
            <w:right w:val="none" w:sz="0" w:space="0" w:color="auto"/>
          </w:divBdr>
        </w:div>
      </w:divsChild>
    </w:div>
    <w:div w:id="926185861">
      <w:bodyDiv w:val="1"/>
      <w:marLeft w:val="0"/>
      <w:marRight w:val="0"/>
      <w:marTop w:val="0"/>
      <w:marBottom w:val="0"/>
      <w:divBdr>
        <w:top w:val="none" w:sz="0" w:space="0" w:color="auto"/>
        <w:left w:val="none" w:sz="0" w:space="0" w:color="auto"/>
        <w:bottom w:val="none" w:sz="0" w:space="0" w:color="auto"/>
        <w:right w:val="none" w:sz="0" w:space="0" w:color="auto"/>
      </w:divBdr>
      <w:divsChild>
        <w:div w:id="1785464677">
          <w:marLeft w:val="0"/>
          <w:marRight w:val="0"/>
          <w:marTop w:val="0"/>
          <w:marBottom w:val="0"/>
          <w:divBdr>
            <w:top w:val="none" w:sz="0" w:space="0" w:color="auto"/>
            <w:left w:val="none" w:sz="0" w:space="0" w:color="auto"/>
            <w:bottom w:val="none" w:sz="0" w:space="0" w:color="auto"/>
            <w:right w:val="none" w:sz="0" w:space="0" w:color="auto"/>
          </w:divBdr>
          <w:divsChild>
            <w:div w:id="1602713131">
              <w:marLeft w:val="0"/>
              <w:marRight w:val="0"/>
              <w:marTop w:val="0"/>
              <w:marBottom w:val="0"/>
              <w:divBdr>
                <w:top w:val="none" w:sz="0" w:space="0" w:color="auto"/>
                <w:left w:val="none" w:sz="0" w:space="0" w:color="auto"/>
                <w:bottom w:val="none" w:sz="0" w:space="0" w:color="auto"/>
                <w:right w:val="none" w:sz="0" w:space="0" w:color="auto"/>
              </w:divBdr>
              <w:divsChild>
                <w:div w:id="69265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082915">
      <w:bodyDiv w:val="1"/>
      <w:marLeft w:val="0"/>
      <w:marRight w:val="0"/>
      <w:marTop w:val="0"/>
      <w:marBottom w:val="0"/>
      <w:divBdr>
        <w:top w:val="none" w:sz="0" w:space="0" w:color="auto"/>
        <w:left w:val="none" w:sz="0" w:space="0" w:color="auto"/>
        <w:bottom w:val="none" w:sz="0" w:space="0" w:color="auto"/>
        <w:right w:val="none" w:sz="0" w:space="0" w:color="auto"/>
      </w:divBdr>
    </w:div>
    <w:div w:id="938223892">
      <w:bodyDiv w:val="1"/>
      <w:marLeft w:val="0"/>
      <w:marRight w:val="0"/>
      <w:marTop w:val="0"/>
      <w:marBottom w:val="0"/>
      <w:divBdr>
        <w:top w:val="none" w:sz="0" w:space="0" w:color="auto"/>
        <w:left w:val="none" w:sz="0" w:space="0" w:color="auto"/>
        <w:bottom w:val="none" w:sz="0" w:space="0" w:color="auto"/>
        <w:right w:val="none" w:sz="0" w:space="0" w:color="auto"/>
      </w:divBdr>
      <w:divsChild>
        <w:div w:id="53554964">
          <w:marLeft w:val="0"/>
          <w:marRight w:val="0"/>
          <w:marTop w:val="0"/>
          <w:marBottom w:val="0"/>
          <w:divBdr>
            <w:top w:val="none" w:sz="0" w:space="0" w:color="auto"/>
            <w:left w:val="none" w:sz="0" w:space="0" w:color="auto"/>
            <w:bottom w:val="none" w:sz="0" w:space="0" w:color="auto"/>
            <w:right w:val="none" w:sz="0" w:space="0" w:color="auto"/>
          </w:divBdr>
          <w:divsChild>
            <w:div w:id="1286618423">
              <w:marLeft w:val="0"/>
              <w:marRight w:val="0"/>
              <w:marTop w:val="0"/>
              <w:marBottom w:val="0"/>
              <w:divBdr>
                <w:top w:val="none" w:sz="0" w:space="0" w:color="auto"/>
                <w:left w:val="none" w:sz="0" w:space="0" w:color="auto"/>
                <w:bottom w:val="none" w:sz="0" w:space="0" w:color="auto"/>
                <w:right w:val="none" w:sz="0" w:space="0" w:color="auto"/>
              </w:divBdr>
            </w:div>
          </w:divsChild>
        </w:div>
        <w:div w:id="70858121">
          <w:marLeft w:val="0"/>
          <w:marRight w:val="0"/>
          <w:marTop w:val="0"/>
          <w:marBottom w:val="0"/>
          <w:divBdr>
            <w:top w:val="none" w:sz="0" w:space="0" w:color="auto"/>
            <w:left w:val="none" w:sz="0" w:space="0" w:color="auto"/>
            <w:bottom w:val="none" w:sz="0" w:space="0" w:color="auto"/>
            <w:right w:val="none" w:sz="0" w:space="0" w:color="auto"/>
          </w:divBdr>
          <w:divsChild>
            <w:div w:id="94910555">
              <w:marLeft w:val="0"/>
              <w:marRight w:val="0"/>
              <w:marTop w:val="0"/>
              <w:marBottom w:val="0"/>
              <w:divBdr>
                <w:top w:val="none" w:sz="0" w:space="0" w:color="auto"/>
                <w:left w:val="none" w:sz="0" w:space="0" w:color="auto"/>
                <w:bottom w:val="none" w:sz="0" w:space="0" w:color="auto"/>
                <w:right w:val="none" w:sz="0" w:space="0" w:color="auto"/>
              </w:divBdr>
            </w:div>
          </w:divsChild>
        </w:div>
        <w:div w:id="163908392">
          <w:marLeft w:val="0"/>
          <w:marRight w:val="0"/>
          <w:marTop w:val="0"/>
          <w:marBottom w:val="0"/>
          <w:divBdr>
            <w:top w:val="none" w:sz="0" w:space="0" w:color="auto"/>
            <w:left w:val="none" w:sz="0" w:space="0" w:color="auto"/>
            <w:bottom w:val="none" w:sz="0" w:space="0" w:color="auto"/>
            <w:right w:val="none" w:sz="0" w:space="0" w:color="auto"/>
          </w:divBdr>
          <w:divsChild>
            <w:div w:id="1228228493">
              <w:marLeft w:val="0"/>
              <w:marRight w:val="0"/>
              <w:marTop w:val="0"/>
              <w:marBottom w:val="0"/>
              <w:divBdr>
                <w:top w:val="none" w:sz="0" w:space="0" w:color="auto"/>
                <w:left w:val="none" w:sz="0" w:space="0" w:color="auto"/>
                <w:bottom w:val="none" w:sz="0" w:space="0" w:color="auto"/>
                <w:right w:val="none" w:sz="0" w:space="0" w:color="auto"/>
              </w:divBdr>
            </w:div>
          </w:divsChild>
        </w:div>
        <w:div w:id="515312534">
          <w:marLeft w:val="0"/>
          <w:marRight w:val="0"/>
          <w:marTop w:val="0"/>
          <w:marBottom w:val="0"/>
          <w:divBdr>
            <w:top w:val="none" w:sz="0" w:space="0" w:color="auto"/>
            <w:left w:val="none" w:sz="0" w:space="0" w:color="auto"/>
            <w:bottom w:val="none" w:sz="0" w:space="0" w:color="auto"/>
            <w:right w:val="none" w:sz="0" w:space="0" w:color="auto"/>
          </w:divBdr>
          <w:divsChild>
            <w:div w:id="1317957127">
              <w:marLeft w:val="0"/>
              <w:marRight w:val="0"/>
              <w:marTop w:val="0"/>
              <w:marBottom w:val="0"/>
              <w:divBdr>
                <w:top w:val="none" w:sz="0" w:space="0" w:color="auto"/>
                <w:left w:val="none" w:sz="0" w:space="0" w:color="auto"/>
                <w:bottom w:val="none" w:sz="0" w:space="0" w:color="auto"/>
                <w:right w:val="none" w:sz="0" w:space="0" w:color="auto"/>
              </w:divBdr>
            </w:div>
          </w:divsChild>
        </w:div>
        <w:div w:id="721948670">
          <w:marLeft w:val="0"/>
          <w:marRight w:val="0"/>
          <w:marTop w:val="0"/>
          <w:marBottom w:val="0"/>
          <w:divBdr>
            <w:top w:val="none" w:sz="0" w:space="0" w:color="auto"/>
            <w:left w:val="none" w:sz="0" w:space="0" w:color="auto"/>
            <w:bottom w:val="none" w:sz="0" w:space="0" w:color="auto"/>
            <w:right w:val="none" w:sz="0" w:space="0" w:color="auto"/>
          </w:divBdr>
          <w:divsChild>
            <w:div w:id="668337901">
              <w:marLeft w:val="0"/>
              <w:marRight w:val="0"/>
              <w:marTop w:val="0"/>
              <w:marBottom w:val="0"/>
              <w:divBdr>
                <w:top w:val="none" w:sz="0" w:space="0" w:color="auto"/>
                <w:left w:val="none" w:sz="0" w:space="0" w:color="auto"/>
                <w:bottom w:val="none" w:sz="0" w:space="0" w:color="auto"/>
                <w:right w:val="none" w:sz="0" w:space="0" w:color="auto"/>
              </w:divBdr>
            </w:div>
          </w:divsChild>
        </w:div>
        <w:div w:id="1725063359">
          <w:marLeft w:val="0"/>
          <w:marRight w:val="0"/>
          <w:marTop w:val="0"/>
          <w:marBottom w:val="0"/>
          <w:divBdr>
            <w:top w:val="none" w:sz="0" w:space="0" w:color="auto"/>
            <w:left w:val="none" w:sz="0" w:space="0" w:color="auto"/>
            <w:bottom w:val="none" w:sz="0" w:space="0" w:color="auto"/>
            <w:right w:val="none" w:sz="0" w:space="0" w:color="auto"/>
          </w:divBdr>
          <w:divsChild>
            <w:div w:id="727845751">
              <w:marLeft w:val="0"/>
              <w:marRight w:val="0"/>
              <w:marTop w:val="0"/>
              <w:marBottom w:val="0"/>
              <w:divBdr>
                <w:top w:val="none" w:sz="0" w:space="0" w:color="auto"/>
                <w:left w:val="none" w:sz="0" w:space="0" w:color="auto"/>
                <w:bottom w:val="none" w:sz="0" w:space="0" w:color="auto"/>
                <w:right w:val="none" w:sz="0" w:space="0" w:color="auto"/>
              </w:divBdr>
            </w:div>
          </w:divsChild>
        </w:div>
        <w:div w:id="1834178186">
          <w:marLeft w:val="0"/>
          <w:marRight w:val="0"/>
          <w:marTop w:val="0"/>
          <w:marBottom w:val="0"/>
          <w:divBdr>
            <w:top w:val="none" w:sz="0" w:space="0" w:color="auto"/>
            <w:left w:val="none" w:sz="0" w:space="0" w:color="auto"/>
            <w:bottom w:val="none" w:sz="0" w:space="0" w:color="auto"/>
            <w:right w:val="none" w:sz="0" w:space="0" w:color="auto"/>
          </w:divBdr>
          <w:divsChild>
            <w:div w:id="723214782">
              <w:marLeft w:val="0"/>
              <w:marRight w:val="0"/>
              <w:marTop w:val="0"/>
              <w:marBottom w:val="0"/>
              <w:divBdr>
                <w:top w:val="none" w:sz="0" w:space="0" w:color="auto"/>
                <w:left w:val="none" w:sz="0" w:space="0" w:color="auto"/>
                <w:bottom w:val="none" w:sz="0" w:space="0" w:color="auto"/>
                <w:right w:val="none" w:sz="0" w:space="0" w:color="auto"/>
              </w:divBdr>
            </w:div>
          </w:divsChild>
        </w:div>
        <w:div w:id="1898930417">
          <w:marLeft w:val="0"/>
          <w:marRight w:val="0"/>
          <w:marTop w:val="0"/>
          <w:marBottom w:val="0"/>
          <w:divBdr>
            <w:top w:val="none" w:sz="0" w:space="0" w:color="auto"/>
            <w:left w:val="none" w:sz="0" w:space="0" w:color="auto"/>
            <w:bottom w:val="none" w:sz="0" w:space="0" w:color="auto"/>
            <w:right w:val="none" w:sz="0" w:space="0" w:color="auto"/>
          </w:divBdr>
          <w:divsChild>
            <w:div w:id="824931359">
              <w:marLeft w:val="0"/>
              <w:marRight w:val="0"/>
              <w:marTop w:val="0"/>
              <w:marBottom w:val="0"/>
              <w:divBdr>
                <w:top w:val="none" w:sz="0" w:space="0" w:color="auto"/>
                <w:left w:val="none" w:sz="0" w:space="0" w:color="auto"/>
                <w:bottom w:val="none" w:sz="0" w:space="0" w:color="auto"/>
                <w:right w:val="none" w:sz="0" w:space="0" w:color="auto"/>
              </w:divBdr>
            </w:div>
          </w:divsChild>
        </w:div>
        <w:div w:id="1990935194">
          <w:marLeft w:val="0"/>
          <w:marRight w:val="0"/>
          <w:marTop w:val="0"/>
          <w:marBottom w:val="0"/>
          <w:divBdr>
            <w:top w:val="none" w:sz="0" w:space="0" w:color="auto"/>
            <w:left w:val="none" w:sz="0" w:space="0" w:color="auto"/>
            <w:bottom w:val="none" w:sz="0" w:space="0" w:color="auto"/>
            <w:right w:val="none" w:sz="0" w:space="0" w:color="auto"/>
          </w:divBdr>
          <w:divsChild>
            <w:div w:id="614748889">
              <w:marLeft w:val="0"/>
              <w:marRight w:val="0"/>
              <w:marTop w:val="0"/>
              <w:marBottom w:val="0"/>
              <w:divBdr>
                <w:top w:val="none" w:sz="0" w:space="0" w:color="auto"/>
                <w:left w:val="none" w:sz="0" w:space="0" w:color="auto"/>
                <w:bottom w:val="none" w:sz="0" w:space="0" w:color="auto"/>
                <w:right w:val="none" w:sz="0" w:space="0" w:color="auto"/>
              </w:divBdr>
            </w:div>
          </w:divsChild>
        </w:div>
        <w:div w:id="2085646250">
          <w:marLeft w:val="0"/>
          <w:marRight w:val="0"/>
          <w:marTop w:val="0"/>
          <w:marBottom w:val="0"/>
          <w:divBdr>
            <w:top w:val="none" w:sz="0" w:space="0" w:color="auto"/>
            <w:left w:val="none" w:sz="0" w:space="0" w:color="auto"/>
            <w:bottom w:val="none" w:sz="0" w:space="0" w:color="auto"/>
            <w:right w:val="none" w:sz="0" w:space="0" w:color="auto"/>
          </w:divBdr>
          <w:divsChild>
            <w:div w:id="84201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43226">
      <w:bodyDiv w:val="1"/>
      <w:marLeft w:val="0"/>
      <w:marRight w:val="0"/>
      <w:marTop w:val="0"/>
      <w:marBottom w:val="0"/>
      <w:divBdr>
        <w:top w:val="none" w:sz="0" w:space="0" w:color="auto"/>
        <w:left w:val="none" w:sz="0" w:space="0" w:color="auto"/>
        <w:bottom w:val="none" w:sz="0" w:space="0" w:color="auto"/>
        <w:right w:val="none" w:sz="0" w:space="0" w:color="auto"/>
      </w:divBdr>
    </w:div>
    <w:div w:id="999700558">
      <w:bodyDiv w:val="1"/>
      <w:marLeft w:val="0"/>
      <w:marRight w:val="0"/>
      <w:marTop w:val="0"/>
      <w:marBottom w:val="0"/>
      <w:divBdr>
        <w:top w:val="none" w:sz="0" w:space="0" w:color="auto"/>
        <w:left w:val="none" w:sz="0" w:space="0" w:color="auto"/>
        <w:bottom w:val="none" w:sz="0" w:space="0" w:color="auto"/>
        <w:right w:val="none" w:sz="0" w:space="0" w:color="auto"/>
      </w:divBdr>
    </w:div>
    <w:div w:id="1006324479">
      <w:bodyDiv w:val="1"/>
      <w:marLeft w:val="0"/>
      <w:marRight w:val="0"/>
      <w:marTop w:val="0"/>
      <w:marBottom w:val="0"/>
      <w:divBdr>
        <w:top w:val="none" w:sz="0" w:space="0" w:color="auto"/>
        <w:left w:val="none" w:sz="0" w:space="0" w:color="auto"/>
        <w:bottom w:val="none" w:sz="0" w:space="0" w:color="auto"/>
        <w:right w:val="none" w:sz="0" w:space="0" w:color="auto"/>
      </w:divBdr>
    </w:div>
    <w:div w:id="1014377235">
      <w:bodyDiv w:val="1"/>
      <w:marLeft w:val="0"/>
      <w:marRight w:val="0"/>
      <w:marTop w:val="0"/>
      <w:marBottom w:val="0"/>
      <w:divBdr>
        <w:top w:val="none" w:sz="0" w:space="0" w:color="auto"/>
        <w:left w:val="none" w:sz="0" w:space="0" w:color="auto"/>
        <w:bottom w:val="none" w:sz="0" w:space="0" w:color="auto"/>
        <w:right w:val="none" w:sz="0" w:space="0" w:color="auto"/>
      </w:divBdr>
      <w:divsChild>
        <w:div w:id="1859656847">
          <w:marLeft w:val="0"/>
          <w:marRight w:val="0"/>
          <w:marTop w:val="0"/>
          <w:marBottom w:val="0"/>
          <w:divBdr>
            <w:top w:val="none" w:sz="0" w:space="0" w:color="auto"/>
            <w:left w:val="none" w:sz="0" w:space="0" w:color="auto"/>
            <w:bottom w:val="none" w:sz="0" w:space="0" w:color="auto"/>
            <w:right w:val="none" w:sz="0" w:space="0" w:color="auto"/>
          </w:divBdr>
        </w:div>
      </w:divsChild>
    </w:div>
    <w:div w:id="1127964375">
      <w:bodyDiv w:val="1"/>
      <w:marLeft w:val="0"/>
      <w:marRight w:val="0"/>
      <w:marTop w:val="0"/>
      <w:marBottom w:val="0"/>
      <w:divBdr>
        <w:top w:val="none" w:sz="0" w:space="0" w:color="auto"/>
        <w:left w:val="none" w:sz="0" w:space="0" w:color="auto"/>
        <w:bottom w:val="none" w:sz="0" w:space="0" w:color="auto"/>
        <w:right w:val="none" w:sz="0" w:space="0" w:color="auto"/>
      </w:divBdr>
    </w:div>
    <w:div w:id="1366296412">
      <w:bodyDiv w:val="1"/>
      <w:marLeft w:val="0"/>
      <w:marRight w:val="0"/>
      <w:marTop w:val="0"/>
      <w:marBottom w:val="0"/>
      <w:divBdr>
        <w:top w:val="none" w:sz="0" w:space="0" w:color="auto"/>
        <w:left w:val="none" w:sz="0" w:space="0" w:color="auto"/>
        <w:bottom w:val="none" w:sz="0" w:space="0" w:color="auto"/>
        <w:right w:val="none" w:sz="0" w:space="0" w:color="auto"/>
      </w:divBdr>
      <w:divsChild>
        <w:div w:id="1537280717">
          <w:marLeft w:val="0"/>
          <w:marRight w:val="0"/>
          <w:marTop w:val="0"/>
          <w:marBottom w:val="0"/>
          <w:divBdr>
            <w:top w:val="none" w:sz="0" w:space="0" w:color="auto"/>
            <w:left w:val="none" w:sz="0" w:space="0" w:color="auto"/>
            <w:bottom w:val="none" w:sz="0" w:space="0" w:color="auto"/>
            <w:right w:val="none" w:sz="0" w:space="0" w:color="auto"/>
          </w:divBdr>
        </w:div>
        <w:div w:id="2011830326">
          <w:marLeft w:val="0"/>
          <w:marRight w:val="0"/>
          <w:marTop w:val="0"/>
          <w:marBottom w:val="0"/>
          <w:divBdr>
            <w:top w:val="none" w:sz="0" w:space="0" w:color="auto"/>
            <w:left w:val="none" w:sz="0" w:space="0" w:color="auto"/>
            <w:bottom w:val="none" w:sz="0" w:space="0" w:color="auto"/>
            <w:right w:val="none" w:sz="0" w:space="0" w:color="auto"/>
          </w:divBdr>
        </w:div>
      </w:divsChild>
    </w:div>
    <w:div w:id="1488668358">
      <w:bodyDiv w:val="1"/>
      <w:marLeft w:val="0"/>
      <w:marRight w:val="0"/>
      <w:marTop w:val="0"/>
      <w:marBottom w:val="0"/>
      <w:divBdr>
        <w:top w:val="none" w:sz="0" w:space="0" w:color="auto"/>
        <w:left w:val="none" w:sz="0" w:space="0" w:color="auto"/>
        <w:bottom w:val="none" w:sz="0" w:space="0" w:color="auto"/>
        <w:right w:val="none" w:sz="0" w:space="0" w:color="auto"/>
      </w:divBdr>
    </w:div>
    <w:div w:id="1662193328">
      <w:bodyDiv w:val="1"/>
      <w:marLeft w:val="0"/>
      <w:marRight w:val="0"/>
      <w:marTop w:val="0"/>
      <w:marBottom w:val="0"/>
      <w:divBdr>
        <w:top w:val="none" w:sz="0" w:space="0" w:color="auto"/>
        <w:left w:val="none" w:sz="0" w:space="0" w:color="auto"/>
        <w:bottom w:val="none" w:sz="0" w:space="0" w:color="auto"/>
        <w:right w:val="none" w:sz="0" w:space="0" w:color="auto"/>
      </w:divBdr>
      <w:divsChild>
        <w:div w:id="184641895">
          <w:marLeft w:val="0"/>
          <w:marRight w:val="0"/>
          <w:marTop w:val="0"/>
          <w:marBottom w:val="0"/>
          <w:divBdr>
            <w:top w:val="none" w:sz="0" w:space="0" w:color="auto"/>
            <w:left w:val="none" w:sz="0" w:space="0" w:color="auto"/>
            <w:bottom w:val="none" w:sz="0" w:space="0" w:color="auto"/>
            <w:right w:val="none" w:sz="0" w:space="0" w:color="auto"/>
          </w:divBdr>
        </w:div>
        <w:div w:id="525948346">
          <w:marLeft w:val="0"/>
          <w:marRight w:val="0"/>
          <w:marTop w:val="0"/>
          <w:marBottom w:val="0"/>
          <w:divBdr>
            <w:top w:val="none" w:sz="0" w:space="0" w:color="auto"/>
            <w:left w:val="none" w:sz="0" w:space="0" w:color="auto"/>
            <w:bottom w:val="none" w:sz="0" w:space="0" w:color="auto"/>
            <w:right w:val="none" w:sz="0" w:space="0" w:color="auto"/>
          </w:divBdr>
          <w:divsChild>
            <w:div w:id="621036444">
              <w:marLeft w:val="0"/>
              <w:marRight w:val="0"/>
              <w:marTop w:val="0"/>
              <w:marBottom w:val="0"/>
              <w:divBdr>
                <w:top w:val="none" w:sz="0" w:space="0" w:color="auto"/>
                <w:left w:val="none" w:sz="0" w:space="0" w:color="auto"/>
                <w:bottom w:val="none" w:sz="0" w:space="0" w:color="auto"/>
                <w:right w:val="none" w:sz="0" w:space="0" w:color="auto"/>
              </w:divBdr>
            </w:div>
            <w:div w:id="803234940">
              <w:marLeft w:val="0"/>
              <w:marRight w:val="0"/>
              <w:marTop w:val="0"/>
              <w:marBottom w:val="0"/>
              <w:divBdr>
                <w:top w:val="none" w:sz="0" w:space="0" w:color="auto"/>
                <w:left w:val="none" w:sz="0" w:space="0" w:color="auto"/>
                <w:bottom w:val="none" w:sz="0" w:space="0" w:color="auto"/>
                <w:right w:val="none" w:sz="0" w:space="0" w:color="auto"/>
              </w:divBdr>
            </w:div>
            <w:div w:id="1401518094">
              <w:marLeft w:val="0"/>
              <w:marRight w:val="0"/>
              <w:marTop w:val="0"/>
              <w:marBottom w:val="0"/>
              <w:divBdr>
                <w:top w:val="none" w:sz="0" w:space="0" w:color="auto"/>
                <w:left w:val="none" w:sz="0" w:space="0" w:color="auto"/>
                <w:bottom w:val="none" w:sz="0" w:space="0" w:color="auto"/>
                <w:right w:val="none" w:sz="0" w:space="0" w:color="auto"/>
              </w:divBdr>
            </w:div>
            <w:div w:id="1615599178">
              <w:marLeft w:val="0"/>
              <w:marRight w:val="0"/>
              <w:marTop w:val="0"/>
              <w:marBottom w:val="0"/>
              <w:divBdr>
                <w:top w:val="none" w:sz="0" w:space="0" w:color="auto"/>
                <w:left w:val="none" w:sz="0" w:space="0" w:color="auto"/>
                <w:bottom w:val="none" w:sz="0" w:space="0" w:color="auto"/>
                <w:right w:val="none" w:sz="0" w:space="0" w:color="auto"/>
              </w:divBdr>
            </w:div>
          </w:divsChild>
        </w:div>
        <w:div w:id="719675497">
          <w:marLeft w:val="0"/>
          <w:marRight w:val="0"/>
          <w:marTop w:val="0"/>
          <w:marBottom w:val="0"/>
          <w:divBdr>
            <w:top w:val="none" w:sz="0" w:space="0" w:color="auto"/>
            <w:left w:val="none" w:sz="0" w:space="0" w:color="auto"/>
            <w:bottom w:val="none" w:sz="0" w:space="0" w:color="auto"/>
            <w:right w:val="none" w:sz="0" w:space="0" w:color="auto"/>
          </w:divBdr>
        </w:div>
        <w:div w:id="752893914">
          <w:marLeft w:val="0"/>
          <w:marRight w:val="0"/>
          <w:marTop w:val="0"/>
          <w:marBottom w:val="0"/>
          <w:divBdr>
            <w:top w:val="none" w:sz="0" w:space="0" w:color="auto"/>
            <w:left w:val="none" w:sz="0" w:space="0" w:color="auto"/>
            <w:bottom w:val="none" w:sz="0" w:space="0" w:color="auto"/>
            <w:right w:val="none" w:sz="0" w:space="0" w:color="auto"/>
          </w:divBdr>
        </w:div>
        <w:div w:id="1003046314">
          <w:marLeft w:val="0"/>
          <w:marRight w:val="0"/>
          <w:marTop w:val="0"/>
          <w:marBottom w:val="0"/>
          <w:divBdr>
            <w:top w:val="none" w:sz="0" w:space="0" w:color="auto"/>
            <w:left w:val="none" w:sz="0" w:space="0" w:color="auto"/>
            <w:bottom w:val="none" w:sz="0" w:space="0" w:color="auto"/>
            <w:right w:val="none" w:sz="0" w:space="0" w:color="auto"/>
          </w:divBdr>
          <w:divsChild>
            <w:div w:id="21975915">
              <w:marLeft w:val="0"/>
              <w:marRight w:val="0"/>
              <w:marTop w:val="0"/>
              <w:marBottom w:val="0"/>
              <w:divBdr>
                <w:top w:val="none" w:sz="0" w:space="0" w:color="auto"/>
                <w:left w:val="none" w:sz="0" w:space="0" w:color="auto"/>
                <w:bottom w:val="none" w:sz="0" w:space="0" w:color="auto"/>
                <w:right w:val="none" w:sz="0" w:space="0" w:color="auto"/>
              </w:divBdr>
            </w:div>
            <w:div w:id="62140229">
              <w:marLeft w:val="0"/>
              <w:marRight w:val="0"/>
              <w:marTop w:val="0"/>
              <w:marBottom w:val="0"/>
              <w:divBdr>
                <w:top w:val="none" w:sz="0" w:space="0" w:color="auto"/>
                <w:left w:val="none" w:sz="0" w:space="0" w:color="auto"/>
                <w:bottom w:val="none" w:sz="0" w:space="0" w:color="auto"/>
                <w:right w:val="none" w:sz="0" w:space="0" w:color="auto"/>
              </w:divBdr>
            </w:div>
            <w:div w:id="2000846227">
              <w:marLeft w:val="0"/>
              <w:marRight w:val="0"/>
              <w:marTop w:val="0"/>
              <w:marBottom w:val="0"/>
              <w:divBdr>
                <w:top w:val="none" w:sz="0" w:space="0" w:color="auto"/>
                <w:left w:val="none" w:sz="0" w:space="0" w:color="auto"/>
                <w:bottom w:val="none" w:sz="0" w:space="0" w:color="auto"/>
                <w:right w:val="none" w:sz="0" w:space="0" w:color="auto"/>
              </w:divBdr>
            </w:div>
            <w:div w:id="2060475336">
              <w:marLeft w:val="0"/>
              <w:marRight w:val="0"/>
              <w:marTop w:val="0"/>
              <w:marBottom w:val="0"/>
              <w:divBdr>
                <w:top w:val="none" w:sz="0" w:space="0" w:color="auto"/>
                <w:left w:val="none" w:sz="0" w:space="0" w:color="auto"/>
                <w:bottom w:val="none" w:sz="0" w:space="0" w:color="auto"/>
                <w:right w:val="none" w:sz="0" w:space="0" w:color="auto"/>
              </w:divBdr>
            </w:div>
          </w:divsChild>
        </w:div>
        <w:div w:id="1162308975">
          <w:marLeft w:val="0"/>
          <w:marRight w:val="0"/>
          <w:marTop w:val="0"/>
          <w:marBottom w:val="0"/>
          <w:divBdr>
            <w:top w:val="none" w:sz="0" w:space="0" w:color="auto"/>
            <w:left w:val="none" w:sz="0" w:space="0" w:color="auto"/>
            <w:bottom w:val="none" w:sz="0" w:space="0" w:color="auto"/>
            <w:right w:val="none" w:sz="0" w:space="0" w:color="auto"/>
          </w:divBdr>
        </w:div>
        <w:div w:id="1734498674">
          <w:marLeft w:val="0"/>
          <w:marRight w:val="0"/>
          <w:marTop w:val="0"/>
          <w:marBottom w:val="0"/>
          <w:divBdr>
            <w:top w:val="none" w:sz="0" w:space="0" w:color="auto"/>
            <w:left w:val="none" w:sz="0" w:space="0" w:color="auto"/>
            <w:bottom w:val="none" w:sz="0" w:space="0" w:color="auto"/>
            <w:right w:val="none" w:sz="0" w:space="0" w:color="auto"/>
          </w:divBdr>
        </w:div>
        <w:div w:id="1738824631">
          <w:marLeft w:val="0"/>
          <w:marRight w:val="0"/>
          <w:marTop w:val="0"/>
          <w:marBottom w:val="0"/>
          <w:divBdr>
            <w:top w:val="none" w:sz="0" w:space="0" w:color="auto"/>
            <w:left w:val="none" w:sz="0" w:space="0" w:color="auto"/>
            <w:bottom w:val="none" w:sz="0" w:space="0" w:color="auto"/>
            <w:right w:val="none" w:sz="0" w:space="0" w:color="auto"/>
          </w:divBdr>
          <w:divsChild>
            <w:div w:id="1230194795">
              <w:marLeft w:val="0"/>
              <w:marRight w:val="0"/>
              <w:marTop w:val="0"/>
              <w:marBottom w:val="0"/>
              <w:divBdr>
                <w:top w:val="none" w:sz="0" w:space="0" w:color="auto"/>
                <w:left w:val="none" w:sz="0" w:space="0" w:color="auto"/>
                <w:bottom w:val="none" w:sz="0" w:space="0" w:color="auto"/>
                <w:right w:val="none" w:sz="0" w:space="0" w:color="auto"/>
              </w:divBdr>
            </w:div>
            <w:div w:id="1417553562">
              <w:marLeft w:val="0"/>
              <w:marRight w:val="0"/>
              <w:marTop w:val="0"/>
              <w:marBottom w:val="0"/>
              <w:divBdr>
                <w:top w:val="none" w:sz="0" w:space="0" w:color="auto"/>
                <w:left w:val="none" w:sz="0" w:space="0" w:color="auto"/>
                <w:bottom w:val="none" w:sz="0" w:space="0" w:color="auto"/>
                <w:right w:val="none" w:sz="0" w:space="0" w:color="auto"/>
              </w:divBdr>
            </w:div>
            <w:div w:id="1562642683">
              <w:marLeft w:val="0"/>
              <w:marRight w:val="0"/>
              <w:marTop w:val="0"/>
              <w:marBottom w:val="0"/>
              <w:divBdr>
                <w:top w:val="none" w:sz="0" w:space="0" w:color="auto"/>
                <w:left w:val="none" w:sz="0" w:space="0" w:color="auto"/>
                <w:bottom w:val="none" w:sz="0" w:space="0" w:color="auto"/>
                <w:right w:val="none" w:sz="0" w:space="0" w:color="auto"/>
              </w:divBdr>
            </w:div>
          </w:divsChild>
        </w:div>
        <w:div w:id="1886865451">
          <w:marLeft w:val="0"/>
          <w:marRight w:val="0"/>
          <w:marTop w:val="0"/>
          <w:marBottom w:val="0"/>
          <w:divBdr>
            <w:top w:val="none" w:sz="0" w:space="0" w:color="auto"/>
            <w:left w:val="none" w:sz="0" w:space="0" w:color="auto"/>
            <w:bottom w:val="none" w:sz="0" w:space="0" w:color="auto"/>
            <w:right w:val="none" w:sz="0" w:space="0" w:color="auto"/>
          </w:divBdr>
          <w:divsChild>
            <w:div w:id="1303803341">
              <w:marLeft w:val="0"/>
              <w:marRight w:val="0"/>
              <w:marTop w:val="0"/>
              <w:marBottom w:val="0"/>
              <w:divBdr>
                <w:top w:val="none" w:sz="0" w:space="0" w:color="auto"/>
                <w:left w:val="none" w:sz="0" w:space="0" w:color="auto"/>
                <w:bottom w:val="none" w:sz="0" w:space="0" w:color="auto"/>
                <w:right w:val="none" w:sz="0" w:space="0" w:color="auto"/>
              </w:divBdr>
            </w:div>
            <w:div w:id="1998921325">
              <w:marLeft w:val="0"/>
              <w:marRight w:val="0"/>
              <w:marTop w:val="0"/>
              <w:marBottom w:val="0"/>
              <w:divBdr>
                <w:top w:val="none" w:sz="0" w:space="0" w:color="auto"/>
                <w:left w:val="none" w:sz="0" w:space="0" w:color="auto"/>
                <w:bottom w:val="none" w:sz="0" w:space="0" w:color="auto"/>
                <w:right w:val="none" w:sz="0" w:space="0" w:color="auto"/>
              </w:divBdr>
            </w:div>
          </w:divsChild>
        </w:div>
        <w:div w:id="1975327419">
          <w:marLeft w:val="0"/>
          <w:marRight w:val="0"/>
          <w:marTop w:val="0"/>
          <w:marBottom w:val="0"/>
          <w:divBdr>
            <w:top w:val="none" w:sz="0" w:space="0" w:color="auto"/>
            <w:left w:val="none" w:sz="0" w:space="0" w:color="auto"/>
            <w:bottom w:val="none" w:sz="0" w:space="0" w:color="auto"/>
            <w:right w:val="none" w:sz="0" w:space="0" w:color="auto"/>
          </w:divBdr>
          <w:divsChild>
            <w:div w:id="226038706">
              <w:marLeft w:val="0"/>
              <w:marRight w:val="0"/>
              <w:marTop w:val="0"/>
              <w:marBottom w:val="0"/>
              <w:divBdr>
                <w:top w:val="none" w:sz="0" w:space="0" w:color="auto"/>
                <w:left w:val="none" w:sz="0" w:space="0" w:color="auto"/>
                <w:bottom w:val="none" w:sz="0" w:space="0" w:color="auto"/>
                <w:right w:val="none" w:sz="0" w:space="0" w:color="auto"/>
              </w:divBdr>
            </w:div>
            <w:div w:id="1024795196">
              <w:marLeft w:val="0"/>
              <w:marRight w:val="0"/>
              <w:marTop w:val="0"/>
              <w:marBottom w:val="0"/>
              <w:divBdr>
                <w:top w:val="none" w:sz="0" w:space="0" w:color="auto"/>
                <w:left w:val="none" w:sz="0" w:space="0" w:color="auto"/>
                <w:bottom w:val="none" w:sz="0" w:space="0" w:color="auto"/>
                <w:right w:val="none" w:sz="0" w:space="0" w:color="auto"/>
              </w:divBdr>
            </w:div>
            <w:div w:id="1665544852">
              <w:marLeft w:val="0"/>
              <w:marRight w:val="0"/>
              <w:marTop w:val="0"/>
              <w:marBottom w:val="0"/>
              <w:divBdr>
                <w:top w:val="none" w:sz="0" w:space="0" w:color="auto"/>
                <w:left w:val="none" w:sz="0" w:space="0" w:color="auto"/>
                <w:bottom w:val="none" w:sz="0" w:space="0" w:color="auto"/>
                <w:right w:val="none" w:sz="0" w:space="0" w:color="auto"/>
              </w:divBdr>
            </w:div>
            <w:div w:id="1913197441">
              <w:marLeft w:val="0"/>
              <w:marRight w:val="0"/>
              <w:marTop w:val="0"/>
              <w:marBottom w:val="0"/>
              <w:divBdr>
                <w:top w:val="none" w:sz="0" w:space="0" w:color="auto"/>
                <w:left w:val="none" w:sz="0" w:space="0" w:color="auto"/>
                <w:bottom w:val="none" w:sz="0" w:space="0" w:color="auto"/>
                <w:right w:val="none" w:sz="0" w:space="0" w:color="auto"/>
              </w:divBdr>
            </w:div>
          </w:divsChild>
        </w:div>
        <w:div w:id="2011591872">
          <w:marLeft w:val="0"/>
          <w:marRight w:val="0"/>
          <w:marTop w:val="0"/>
          <w:marBottom w:val="0"/>
          <w:divBdr>
            <w:top w:val="none" w:sz="0" w:space="0" w:color="auto"/>
            <w:left w:val="none" w:sz="0" w:space="0" w:color="auto"/>
            <w:bottom w:val="none" w:sz="0" w:space="0" w:color="auto"/>
            <w:right w:val="none" w:sz="0" w:space="0" w:color="auto"/>
          </w:divBdr>
          <w:divsChild>
            <w:div w:id="164975237">
              <w:marLeft w:val="0"/>
              <w:marRight w:val="0"/>
              <w:marTop w:val="0"/>
              <w:marBottom w:val="0"/>
              <w:divBdr>
                <w:top w:val="none" w:sz="0" w:space="0" w:color="auto"/>
                <w:left w:val="none" w:sz="0" w:space="0" w:color="auto"/>
                <w:bottom w:val="none" w:sz="0" w:space="0" w:color="auto"/>
                <w:right w:val="none" w:sz="0" w:space="0" w:color="auto"/>
              </w:divBdr>
            </w:div>
            <w:div w:id="1418333118">
              <w:marLeft w:val="0"/>
              <w:marRight w:val="0"/>
              <w:marTop w:val="0"/>
              <w:marBottom w:val="0"/>
              <w:divBdr>
                <w:top w:val="none" w:sz="0" w:space="0" w:color="auto"/>
                <w:left w:val="none" w:sz="0" w:space="0" w:color="auto"/>
                <w:bottom w:val="none" w:sz="0" w:space="0" w:color="auto"/>
                <w:right w:val="none" w:sz="0" w:space="0" w:color="auto"/>
              </w:divBdr>
            </w:div>
          </w:divsChild>
        </w:div>
        <w:div w:id="2065443530">
          <w:marLeft w:val="0"/>
          <w:marRight w:val="0"/>
          <w:marTop w:val="0"/>
          <w:marBottom w:val="0"/>
          <w:divBdr>
            <w:top w:val="none" w:sz="0" w:space="0" w:color="auto"/>
            <w:left w:val="none" w:sz="0" w:space="0" w:color="auto"/>
            <w:bottom w:val="none" w:sz="0" w:space="0" w:color="auto"/>
            <w:right w:val="none" w:sz="0" w:space="0" w:color="auto"/>
          </w:divBdr>
          <w:divsChild>
            <w:div w:id="541287950">
              <w:marLeft w:val="0"/>
              <w:marRight w:val="0"/>
              <w:marTop w:val="0"/>
              <w:marBottom w:val="0"/>
              <w:divBdr>
                <w:top w:val="none" w:sz="0" w:space="0" w:color="auto"/>
                <w:left w:val="none" w:sz="0" w:space="0" w:color="auto"/>
                <w:bottom w:val="none" w:sz="0" w:space="0" w:color="auto"/>
                <w:right w:val="none" w:sz="0" w:space="0" w:color="auto"/>
              </w:divBdr>
            </w:div>
            <w:div w:id="812720115">
              <w:marLeft w:val="0"/>
              <w:marRight w:val="0"/>
              <w:marTop w:val="0"/>
              <w:marBottom w:val="0"/>
              <w:divBdr>
                <w:top w:val="none" w:sz="0" w:space="0" w:color="auto"/>
                <w:left w:val="none" w:sz="0" w:space="0" w:color="auto"/>
                <w:bottom w:val="none" w:sz="0" w:space="0" w:color="auto"/>
                <w:right w:val="none" w:sz="0" w:space="0" w:color="auto"/>
              </w:divBdr>
            </w:div>
            <w:div w:id="845289571">
              <w:marLeft w:val="0"/>
              <w:marRight w:val="0"/>
              <w:marTop w:val="0"/>
              <w:marBottom w:val="0"/>
              <w:divBdr>
                <w:top w:val="none" w:sz="0" w:space="0" w:color="auto"/>
                <w:left w:val="none" w:sz="0" w:space="0" w:color="auto"/>
                <w:bottom w:val="none" w:sz="0" w:space="0" w:color="auto"/>
                <w:right w:val="none" w:sz="0" w:space="0" w:color="auto"/>
              </w:divBdr>
            </w:div>
            <w:div w:id="1744258213">
              <w:marLeft w:val="0"/>
              <w:marRight w:val="0"/>
              <w:marTop w:val="0"/>
              <w:marBottom w:val="0"/>
              <w:divBdr>
                <w:top w:val="none" w:sz="0" w:space="0" w:color="auto"/>
                <w:left w:val="none" w:sz="0" w:space="0" w:color="auto"/>
                <w:bottom w:val="none" w:sz="0" w:space="0" w:color="auto"/>
                <w:right w:val="none" w:sz="0" w:space="0" w:color="auto"/>
              </w:divBdr>
            </w:div>
            <w:div w:id="1852796597">
              <w:marLeft w:val="0"/>
              <w:marRight w:val="0"/>
              <w:marTop w:val="0"/>
              <w:marBottom w:val="0"/>
              <w:divBdr>
                <w:top w:val="none" w:sz="0" w:space="0" w:color="auto"/>
                <w:left w:val="none" w:sz="0" w:space="0" w:color="auto"/>
                <w:bottom w:val="none" w:sz="0" w:space="0" w:color="auto"/>
                <w:right w:val="none" w:sz="0" w:space="0" w:color="auto"/>
              </w:divBdr>
            </w:div>
          </w:divsChild>
        </w:div>
        <w:div w:id="2069986172">
          <w:marLeft w:val="0"/>
          <w:marRight w:val="0"/>
          <w:marTop w:val="0"/>
          <w:marBottom w:val="0"/>
          <w:divBdr>
            <w:top w:val="none" w:sz="0" w:space="0" w:color="auto"/>
            <w:left w:val="none" w:sz="0" w:space="0" w:color="auto"/>
            <w:bottom w:val="none" w:sz="0" w:space="0" w:color="auto"/>
            <w:right w:val="none" w:sz="0" w:space="0" w:color="auto"/>
          </w:divBdr>
          <w:divsChild>
            <w:div w:id="412357582">
              <w:marLeft w:val="0"/>
              <w:marRight w:val="0"/>
              <w:marTop w:val="0"/>
              <w:marBottom w:val="0"/>
              <w:divBdr>
                <w:top w:val="none" w:sz="0" w:space="0" w:color="auto"/>
                <w:left w:val="none" w:sz="0" w:space="0" w:color="auto"/>
                <w:bottom w:val="none" w:sz="0" w:space="0" w:color="auto"/>
                <w:right w:val="none" w:sz="0" w:space="0" w:color="auto"/>
              </w:divBdr>
            </w:div>
            <w:div w:id="1030496242">
              <w:marLeft w:val="0"/>
              <w:marRight w:val="0"/>
              <w:marTop w:val="0"/>
              <w:marBottom w:val="0"/>
              <w:divBdr>
                <w:top w:val="none" w:sz="0" w:space="0" w:color="auto"/>
                <w:left w:val="none" w:sz="0" w:space="0" w:color="auto"/>
                <w:bottom w:val="none" w:sz="0" w:space="0" w:color="auto"/>
                <w:right w:val="none" w:sz="0" w:space="0" w:color="auto"/>
              </w:divBdr>
            </w:div>
            <w:div w:id="14882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6629">
      <w:bodyDiv w:val="1"/>
      <w:marLeft w:val="0"/>
      <w:marRight w:val="0"/>
      <w:marTop w:val="0"/>
      <w:marBottom w:val="0"/>
      <w:divBdr>
        <w:top w:val="none" w:sz="0" w:space="0" w:color="auto"/>
        <w:left w:val="none" w:sz="0" w:space="0" w:color="auto"/>
        <w:bottom w:val="none" w:sz="0" w:space="0" w:color="auto"/>
        <w:right w:val="none" w:sz="0" w:space="0" w:color="auto"/>
      </w:divBdr>
    </w:div>
    <w:div w:id="1873301167">
      <w:bodyDiv w:val="1"/>
      <w:marLeft w:val="0"/>
      <w:marRight w:val="0"/>
      <w:marTop w:val="0"/>
      <w:marBottom w:val="0"/>
      <w:divBdr>
        <w:top w:val="none" w:sz="0" w:space="0" w:color="auto"/>
        <w:left w:val="none" w:sz="0" w:space="0" w:color="auto"/>
        <w:bottom w:val="none" w:sz="0" w:space="0" w:color="auto"/>
        <w:right w:val="none" w:sz="0" w:space="0" w:color="auto"/>
      </w:divBdr>
    </w:div>
    <w:div w:id="2140684814">
      <w:bodyDiv w:val="1"/>
      <w:marLeft w:val="0"/>
      <w:marRight w:val="0"/>
      <w:marTop w:val="0"/>
      <w:marBottom w:val="0"/>
      <w:divBdr>
        <w:top w:val="none" w:sz="0" w:space="0" w:color="auto"/>
        <w:left w:val="none" w:sz="0" w:space="0" w:color="auto"/>
        <w:bottom w:val="none" w:sz="0" w:space="0" w:color="auto"/>
        <w:right w:val="none" w:sz="0" w:space="0" w:color="auto"/>
      </w:divBdr>
      <w:divsChild>
        <w:div w:id="43718526">
          <w:marLeft w:val="0"/>
          <w:marRight w:val="0"/>
          <w:marTop w:val="0"/>
          <w:marBottom w:val="0"/>
          <w:divBdr>
            <w:top w:val="none" w:sz="0" w:space="0" w:color="auto"/>
            <w:left w:val="none" w:sz="0" w:space="0" w:color="auto"/>
            <w:bottom w:val="none" w:sz="0" w:space="0" w:color="auto"/>
            <w:right w:val="none" w:sz="0" w:space="0" w:color="auto"/>
          </w:divBdr>
        </w:div>
        <w:div w:id="109403430">
          <w:marLeft w:val="0"/>
          <w:marRight w:val="0"/>
          <w:marTop w:val="0"/>
          <w:marBottom w:val="0"/>
          <w:divBdr>
            <w:top w:val="none" w:sz="0" w:space="0" w:color="auto"/>
            <w:left w:val="none" w:sz="0" w:space="0" w:color="auto"/>
            <w:bottom w:val="none" w:sz="0" w:space="0" w:color="auto"/>
            <w:right w:val="none" w:sz="0" w:space="0" w:color="auto"/>
          </w:divBdr>
        </w:div>
        <w:div w:id="160509150">
          <w:marLeft w:val="0"/>
          <w:marRight w:val="0"/>
          <w:marTop w:val="0"/>
          <w:marBottom w:val="0"/>
          <w:divBdr>
            <w:top w:val="none" w:sz="0" w:space="0" w:color="auto"/>
            <w:left w:val="none" w:sz="0" w:space="0" w:color="auto"/>
            <w:bottom w:val="none" w:sz="0" w:space="0" w:color="auto"/>
            <w:right w:val="none" w:sz="0" w:space="0" w:color="auto"/>
          </w:divBdr>
        </w:div>
        <w:div w:id="191460200">
          <w:marLeft w:val="0"/>
          <w:marRight w:val="0"/>
          <w:marTop w:val="0"/>
          <w:marBottom w:val="0"/>
          <w:divBdr>
            <w:top w:val="none" w:sz="0" w:space="0" w:color="auto"/>
            <w:left w:val="none" w:sz="0" w:space="0" w:color="auto"/>
            <w:bottom w:val="none" w:sz="0" w:space="0" w:color="auto"/>
            <w:right w:val="none" w:sz="0" w:space="0" w:color="auto"/>
          </w:divBdr>
        </w:div>
        <w:div w:id="199247609">
          <w:marLeft w:val="0"/>
          <w:marRight w:val="0"/>
          <w:marTop w:val="0"/>
          <w:marBottom w:val="0"/>
          <w:divBdr>
            <w:top w:val="none" w:sz="0" w:space="0" w:color="auto"/>
            <w:left w:val="none" w:sz="0" w:space="0" w:color="auto"/>
            <w:bottom w:val="none" w:sz="0" w:space="0" w:color="auto"/>
            <w:right w:val="none" w:sz="0" w:space="0" w:color="auto"/>
          </w:divBdr>
        </w:div>
        <w:div w:id="334693053">
          <w:marLeft w:val="0"/>
          <w:marRight w:val="0"/>
          <w:marTop w:val="0"/>
          <w:marBottom w:val="0"/>
          <w:divBdr>
            <w:top w:val="none" w:sz="0" w:space="0" w:color="auto"/>
            <w:left w:val="none" w:sz="0" w:space="0" w:color="auto"/>
            <w:bottom w:val="none" w:sz="0" w:space="0" w:color="auto"/>
            <w:right w:val="none" w:sz="0" w:space="0" w:color="auto"/>
          </w:divBdr>
        </w:div>
        <w:div w:id="334693129">
          <w:marLeft w:val="0"/>
          <w:marRight w:val="0"/>
          <w:marTop w:val="0"/>
          <w:marBottom w:val="0"/>
          <w:divBdr>
            <w:top w:val="none" w:sz="0" w:space="0" w:color="auto"/>
            <w:left w:val="none" w:sz="0" w:space="0" w:color="auto"/>
            <w:bottom w:val="none" w:sz="0" w:space="0" w:color="auto"/>
            <w:right w:val="none" w:sz="0" w:space="0" w:color="auto"/>
          </w:divBdr>
        </w:div>
        <w:div w:id="343559401">
          <w:marLeft w:val="0"/>
          <w:marRight w:val="0"/>
          <w:marTop w:val="0"/>
          <w:marBottom w:val="0"/>
          <w:divBdr>
            <w:top w:val="none" w:sz="0" w:space="0" w:color="auto"/>
            <w:left w:val="none" w:sz="0" w:space="0" w:color="auto"/>
            <w:bottom w:val="none" w:sz="0" w:space="0" w:color="auto"/>
            <w:right w:val="none" w:sz="0" w:space="0" w:color="auto"/>
          </w:divBdr>
          <w:divsChild>
            <w:div w:id="1544950986">
              <w:marLeft w:val="0"/>
              <w:marRight w:val="0"/>
              <w:marTop w:val="0"/>
              <w:marBottom w:val="0"/>
              <w:divBdr>
                <w:top w:val="none" w:sz="0" w:space="0" w:color="auto"/>
                <w:left w:val="none" w:sz="0" w:space="0" w:color="auto"/>
                <w:bottom w:val="none" w:sz="0" w:space="0" w:color="auto"/>
                <w:right w:val="none" w:sz="0" w:space="0" w:color="auto"/>
              </w:divBdr>
            </w:div>
            <w:div w:id="2042632306">
              <w:marLeft w:val="0"/>
              <w:marRight w:val="0"/>
              <w:marTop w:val="0"/>
              <w:marBottom w:val="0"/>
              <w:divBdr>
                <w:top w:val="none" w:sz="0" w:space="0" w:color="auto"/>
                <w:left w:val="none" w:sz="0" w:space="0" w:color="auto"/>
                <w:bottom w:val="none" w:sz="0" w:space="0" w:color="auto"/>
                <w:right w:val="none" w:sz="0" w:space="0" w:color="auto"/>
              </w:divBdr>
            </w:div>
          </w:divsChild>
        </w:div>
        <w:div w:id="352608785">
          <w:marLeft w:val="0"/>
          <w:marRight w:val="0"/>
          <w:marTop w:val="0"/>
          <w:marBottom w:val="0"/>
          <w:divBdr>
            <w:top w:val="none" w:sz="0" w:space="0" w:color="auto"/>
            <w:left w:val="none" w:sz="0" w:space="0" w:color="auto"/>
            <w:bottom w:val="none" w:sz="0" w:space="0" w:color="auto"/>
            <w:right w:val="none" w:sz="0" w:space="0" w:color="auto"/>
          </w:divBdr>
        </w:div>
        <w:div w:id="378170090">
          <w:marLeft w:val="0"/>
          <w:marRight w:val="0"/>
          <w:marTop w:val="0"/>
          <w:marBottom w:val="0"/>
          <w:divBdr>
            <w:top w:val="none" w:sz="0" w:space="0" w:color="auto"/>
            <w:left w:val="none" w:sz="0" w:space="0" w:color="auto"/>
            <w:bottom w:val="none" w:sz="0" w:space="0" w:color="auto"/>
            <w:right w:val="none" w:sz="0" w:space="0" w:color="auto"/>
          </w:divBdr>
        </w:div>
        <w:div w:id="431317662">
          <w:marLeft w:val="0"/>
          <w:marRight w:val="0"/>
          <w:marTop w:val="0"/>
          <w:marBottom w:val="0"/>
          <w:divBdr>
            <w:top w:val="none" w:sz="0" w:space="0" w:color="auto"/>
            <w:left w:val="none" w:sz="0" w:space="0" w:color="auto"/>
            <w:bottom w:val="none" w:sz="0" w:space="0" w:color="auto"/>
            <w:right w:val="none" w:sz="0" w:space="0" w:color="auto"/>
          </w:divBdr>
          <w:divsChild>
            <w:div w:id="212279207">
              <w:marLeft w:val="0"/>
              <w:marRight w:val="0"/>
              <w:marTop w:val="0"/>
              <w:marBottom w:val="0"/>
              <w:divBdr>
                <w:top w:val="none" w:sz="0" w:space="0" w:color="auto"/>
                <w:left w:val="none" w:sz="0" w:space="0" w:color="auto"/>
                <w:bottom w:val="none" w:sz="0" w:space="0" w:color="auto"/>
                <w:right w:val="none" w:sz="0" w:space="0" w:color="auto"/>
              </w:divBdr>
            </w:div>
            <w:div w:id="1749691890">
              <w:marLeft w:val="0"/>
              <w:marRight w:val="0"/>
              <w:marTop w:val="0"/>
              <w:marBottom w:val="0"/>
              <w:divBdr>
                <w:top w:val="none" w:sz="0" w:space="0" w:color="auto"/>
                <w:left w:val="none" w:sz="0" w:space="0" w:color="auto"/>
                <w:bottom w:val="none" w:sz="0" w:space="0" w:color="auto"/>
                <w:right w:val="none" w:sz="0" w:space="0" w:color="auto"/>
              </w:divBdr>
            </w:div>
            <w:div w:id="1881356196">
              <w:marLeft w:val="0"/>
              <w:marRight w:val="0"/>
              <w:marTop w:val="0"/>
              <w:marBottom w:val="0"/>
              <w:divBdr>
                <w:top w:val="none" w:sz="0" w:space="0" w:color="auto"/>
                <w:left w:val="none" w:sz="0" w:space="0" w:color="auto"/>
                <w:bottom w:val="none" w:sz="0" w:space="0" w:color="auto"/>
                <w:right w:val="none" w:sz="0" w:space="0" w:color="auto"/>
              </w:divBdr>
            </w:div>
          </w:divsChild>
        </w:div>
        <w:div w:id="450167538">
          <w:marLeft w:val="0"/>
          <w:marRight w:val="0"/>
          <w:marTop w:val="0"/>
          <w:marBottom w:val="0"/>
          <w:divBdr>
            <w:top w:val="none" w:sz="0" w:space="0" w:color="auto"/>
            <w:left w:val="none" w:sz="0" w:space="0" w:color="auto"/>
            <w:bottom w:val="none" w:sz="0" w:space="0" w:color="auto"/>
            <w:right w:val="none" w:sz="0" w:space="0" w:color="auto"/>
          </w:divBdr>
        </w:div>
        <w:div w:id="515703304">
          <w:marLeft w:val="0"/>
          <w:marRight w:val="0"/>
          <w:marTop w:val="0"/>
          <w:marBottom w:val="0"/>
          <w:divBdr>
            <w:top w:val="none" w:sz="0" w:space="0" w:color="auto"/>
            <w:left w:val="none" w:sz="0" w:space="0" w:color="auto"/>
            <w:bottom w:val="none" w:sz="0" w:space="0" w:color="auto"/>
            <w:right w:val="none" w:sz="0" w:space="0" w:color="auto"/>
          </w:divBdr>
        </w:div>
        <w:div w:id="670371113">
          <w:marLeft w:val="0"/>
          <w:marRight w:val="0"/>
          <w:marTop w:val="0"/>
          <w:marBottom w:val="0"/>
          <w:divBdr>
            <w:top w:val="none" w:sz="0" w:space="0" w:color="auto"/>
            <w:left w:val="none" w:sz="0" w:space="0" w:color="auto"/>
            <w:bottom w:val="none" w:sz="0" w:space="0" w:color="auto"/>
            <w:right w:val="none" w:sz="0" w:space="0" w:color="auto"/>
          </w:divBdr>
          <w:divsChild>
            <w:div w:id="1442215368">
              <w:marLeft w:val="0"/>
              <w:marRight w:val="0"/>
              <w:marTop w:val="0"/>
              <w:marBottom w:val="0"/>
              <w:divBdr>
                <w:top w:val="none" w:sz="0" w:space="0" w:color="auto"/>
                <w:left w:val="none" w:sz="0" w:space="0" w:color="auto"/>
                <w:bottom w:val="none" w:sz="0" w:space="0" w:color="auto"/>
                <w:right w:val="none" w:sz="0" w:space="0" w:color="auto"/>
              </w:divBdr>
            </w:div>
            <w:div w:id="1761636078">
              <w:marLeft w:val="0"/>
              <w:marRight w:val="0"/>
              <w:marTop w:val="0"/>
              <w:marBottom w:val="0"/>
              <w:divBdr>
                <w:top w:val="none" w:sz="0" w:space="0" w:color="auto"/>
                <w:left w:val="none" w:sz="0" w:space="0" w:color="auto"/>
                <w:bottom w:val="none" w:sz="0" w:space="0" w:color="auto"/>
                <w:right w:val="none" w:sz="0" w:space="0" w:color="auto"/>
              </w:divBdr>
            </w:div>
            <w:div w:id="1934819828">
              <w:marLeft w:val="0"/>
              <w:marRight w:val="0"/>
              <w:marTop w:val="0"/>
              <w:marBottom w:val="0"/>
              <w:divBdr>
                <w:top w:val="none" w:sz="0" w:space="0" w:color="auto"/>
                <w:left w:val="none" w:sz="0" w:space="0" w:color="auto"/>
                <w:bottom w:val="none" w:sz="0" w:space="0" w:color="auto"/>
                <w:right w:val="none" w:sz="0" w:space="0" w:color="auto"/>
              </w:divBdr>
            </w:div>
          </w:divsChild>
        </w:div>
        <w:div w:id="794056345">
          <w:marLeft w:val="0"/>
          <w:marRight w:val="0"/>
          <w:marTop w:val="0"/>
          <w:marBottom w:val="0"/>
          <w:divBdr>
            <w:top w:val="none" w:sz="0" w:space="0" w:color="auto"/>
            <w:left w:val="none" w:sz="0" w:space="0" w:color="auto"/>
            <w:bottom w:val="none" w:sz="0" w:space="0" w:color="auto"/>
            <w:right w:val="none" w:sz="0" w:space="0" w:color="auto"/>
          </w:divBdr>
          <w:divsChild>
            <w:div w:id="1182009132">
              <w:marLeft w:val="0"/>
              <w:marRight w:val="0"/>
              <w:marTop w:val="0"/>
              <w:marBottom w:val="0"/>
              <w:divBdr>
                <w:top w:val="none" w:sz="0" w:space="0" w:color="auto"/>
                <w:left w:val="none" w:sz="0" w:space="0" w:color="auto"/>
                <w:bottom w:val="none" w:sz="0" w:space="0" w:color="auto"/>
                <w:right w:val="none" w:sz="0" w:space="0" w:color="auto"/>
              </w:divBdr>
            </w:div>
            <w:div w:id="1318651612">
              <w:marLeft w:val="0"/>
              <w:marRight w:val="0"/>
              <w:marTop w:val="0"/>
              <w:marBottom w:val="0"/>
              <w:divBdr>
                <w:top w:val="none" w:sz="0" w:space="0" w:color="auto"/>
                <w:left w:val="none" w:sz="0" w:space="0" w:color="auto"/>
                <w:bottom w:val="none" w:sz="0" w:space="0" w:color="auto"/>
                <w:right w:val="none" w:sz="0" w:space="0" w:color="auto"/>
              </w:divBdr>
            </w:div>
            <w:div w:id="1799445699">
              <w:marLeft w:val="0"/>
              <w:marRight w:val="0"/>
              <w:marTop w:val="0"/>
              <w:marBottom w:val="0"/>
              <w:divBdr>
                <w:top w:val="none" w:sz="0" w:space="0" w:color="auto"/>
                <w:left w:val="none" w:sz="0" w:space="0" w:color="auto"/>
                <w:bottom w:val="none" w:sz="0" w:space="0" w:color="auto"/>
                <w:right w:val="none" w:sz="0" w:space="0" w:color="auto"/>
              </w:divBdr>
            </w:div>
            <w:div w:id="2084985710">
              <w:marLeft w:val="0"/>
              <w:marRight w:val="0"/>
              <w:marTop w:val="0"/>
              <w:marBottom w:val="0"/>
              <w:divBdr>
                <w:top w:val="none" w:sz="0" w:space="0" w:color="auto"/>
                <w:left w:val="none" w:sz="0" w:space="0" w:color="auto"/>
                <w:bottom w:val="none" w:sz="0" w:space="0" w:color="auto"/>
                <w:right w:val="none" w:sz="0" w:space="0" w:color="auto"/>
              </w:divBdr>
            </w:div>
          </w:divsChild>
        </w:div>
        <w:div w:id="798455969">
          <w:marLeft w:val="0"/>
          <w:marRight w:val="0"/>
          <w:marTop w:val="0"/>
          <w:marBottom w:val="0"/>
          <w:divBdr>
            <w:top w:val="none" w:sz="0" w:space="0" w:color="auto"/>
            <w:left w:val="none" w:sz="0" w:space="0" w:color="auto"/>
            <w:bottom w:val="none" w:sz="0" w:space="0" w:color="auto"/>
            <w:right w:val="none" w:sz="0" w:space="0" w:color="auto"/>
          </w:divBdr>
        </w:div>
        <w:div w:id="803890428">
          <w:marLeft w:val="0"/>
          <w:marRight w:val="0"/>
          <w:marTop w:val="0"/>
          <w:marBottom w:val="0"/>
          <w:divBdr>
            <w:top w:val="none" w:sz="0" w:space="0" w:color="auto"/>
            <w:left w:val="none" w:sz="0" w:space="0" w:color="auto"/>
            <w:bottom w:val="none" w:sz="0" w:space="0" w:color="auto"/>
            <w:right w:val="none" w:sz="0" w:space="0" w:color="auto"/>
          </w:divBdr>
        </w:div>
        <w:div w:id="917909556">
          <w:marLeft w:val="0"/>
          <w:marRight w:val="0"/>
          <w:marTop w:val="0"/>
          <w:marBottom w:val="0"/>
          <w:divBdr>
            <w:top w:val="none" w:sz="0" w:space="0" w:color="auto"/>
            <w:left w:val="none" w:sz="0" w:space="0" w:color="auto"/>
            <w:bottom w:val="none" w:sz="0" w:space="0" w:color="auto"/>
            <w:right w:val="none" w:sz="0" w:space="0" w:color="auto"/>
          </w:divBdr>
          <w:divsChild>
            <w:div w:id="1209881911">
              <w:marLeft w:val="-75"/>
              <w:marRight w:val="0"/>
              <w:marTop w:val="30"/>
              <w:marBottom w:val="30"/>
              <w:divBdr>
                <w:top w:val="none" w:sz="0" w:space="0" w:color="auto"/>
                <w:left w:val="none" w:sz="0" w:space="0" w:color="auto"/>
                <w:bottom w:val="none" w:sz="0" w:space="0" w:color="auto"/>
                <w:right w:val="none" w:sz="0" w:space="0" w:color="auto"/>
              </w:divBdr>
              <w:divsChild>
                <w:div w:id="18237122">
                  <w:marLeft w:val="0"/>
                  <w:marRight w:val="0"/>
                  <w:marTop w:val="0"/>
                  <w:marBottom w:val="0"/>
                  <w:divBdr>
                    <w:top w:val="none" w:sz="0" w:space="0" w:color="auto"/>
                    <w:left w:val="none" w:sz="0" w:space="0" w:color="auto"/>
                    <w:bottom w:val="none" w:sz="0" w:space="0" w:color="auto"/>
                    <w:right w:val="none" w:sz="0" w:space="0" w:color="auto"/>
                  </w:divBdr>
                  <w:divsChild>
                    <w:div w:id="1265455807">
                      <w:marLeft w:val="0"/>
                      <w:marRight w:val="0"/>
                      <w:marTop w:val="0"/>
                      <w:marBottom w:val="0"/>
                      <w:divBdr>
                        <w:top w:val="none" w:sz="0" w:space="0" w:color="auto"/>
                        <w:left w:val="none" w:sz="0" w:space="0" w:color="auto"/>
                        <w:bottom w:val="none" w:sz="0" w:space="0" w:color="auto"/>
                        <w:right w:val="none" w:sz="0" w:space="0" w:color="auto"/>
                      </w:divBdr>
                    </w:div>
                  </w:divsChild>
                </w:div>
                <w:div w:id="51585243">
                  <w:marLeft w:val="0"/>
                  <w:marRight w:val="0"/>
                  <w:marTop w:val="0"/>
                  <w:marBottom w:val="0"/>
                  <w:divBdr>
                    <w:top w:val="none" w:sz="0" w:space="0" w:color="auto"/>
                    <w:left w:val="none" w:sz="0" w:space="0" w:color="auto"/>
                    <w:bottom w:val="none" w:sz="0" w:space="0" w:color="auto"/>
                    <w:right w:val="none" w:sz="0" w:space="0" w:color="auto"/>
                  </w:divBdr>
                  <w:divsChild>
                    <w:div w:id="67463943">
                      <w:marLeft w:val="0"/>
                      <w:marRight w:val="0"/>
                      <w:marTop w:val="0"/>
                      <w:marBottom w:val="0"/>
                      <w:divBdr>
                        <w:top w:val="none" w:sz="0" w:space="0" w:color="auto"/>
                        <w:left w:val="none" w:sz="0" w:space="0" w:color="auto"/>
                        <w:bottom w:val="none" w:sz="0" w:space="0" w:color="auto"/>
                        <w:right w:val="none" w:sz="0" w:space="0" w:color="auto"/>
                      </w:divBdr>
                    </w:div>
                  </w:divsChild>
                </w:div>
                <w:div w:id="190268264">
                  <w:marLeft w:val="0"/>
                  <w:marRight w:val="0"/>
                  <w:marTop w:val="0"/>
                  <w:marBottom w:val="0"/>
                  <w:divBdr>
                    <w:top w:val="none" w:sz="0" w:space="0" w:color="auto"/>
                    <w:left w:val="none" w:sz="0" w:space="0" w:color="auto"/>
                    <w:bottom w:val="none" w:sz="0" w:space="0" w:color="auto"/>
                    <w:right w:val="none" w:sz="0" w:space="0" w:color="auto"/>
                  </w:divBdr>
                  <w:divsChild>
                    <w:div w:id="1656376202">
                      <w:marLeft w:val="0"/>
                      <w:marRight w:val="0"/>
                      <w:marTop w:val="0"/>
                      <w:marBottom w:val="0"/>
                      <w:divBdr>
                        <w:top w:val="none" w:sz="0" w:space="0" w:color="auto"/>
                        <w:left w:val="none" w:sz="0" w:space="0" w:color="auto"/>
                        <w:bottom w:val="none" w:sz="0" w:space="0" w:color="auto"/>
                        <w:right w:val="none" w:sz="0" w:space="0" w:color="auto"/>
                      </w:divBdr>
                    </w:div>
                  </w:divsChild>
                </w:div>
                <w:div w:id="269095460">
                  <w:marLeft w:val="0"/>
                  <w:marRight w:val="0"/>
                  <w:marTop w:val="0"/>
                  <w:marBottom w:val="0"/>
                  <w:divBdr>
                    <w:top w:val="none" w:sz="0" w:space="0" w:color="auto"/>
                    <w:left w:val="none" w:sz="0" w:space="0" w:color="auto"/>
                    <w:bottom w:val="none" w:sz="0" w:space="0" w:color="auto"/>
                    <w:right w:val="none" w:sz="0" w:space="0" w:color="auto"/>
                  </w:divBdr>
                  <w:divsChild>
                    <w:div w:id="1849980506">
                      <w:marLeft w:val="0"/>
                      <w:marRight w:val="0"/>
                      <w:marTop w:val="0"/>
                      <w:marBottom w:val="0"/>
                      <w:divBdr>
                        <w:top w:val="none" w:sz="0" w:space="0" w:color="auto"/>
                        <w:left w:val="none" w:sz="0" w:space="0" w:color="auto"/>
                        <w:bottom w:val="none" w:sz="0" w:space="0" w:color="auto"/>
                        <w:right w:val="none" w:sz="0" w:space="0" w:color="auto"/>
                      </w:divBdr>
                    </w:div>
                  </w:divsChild>
                </w:div>
                <w:div w:id="495145425">
                  <w:marLeft w:val="0"/>
                  <w:marRight w:val="0"/>
                  <w:marTop w:val="0"/>
                  <w:marBottom w:val="0"/>
                  <w:divBdr>
                    <w:top w:val="none" w:sz="0" w:space="0" w:color="auto"/>
                    <w:left w:val="none" w:sz="0" w:space="0" w:color="auto"/>
                    <w:bottom w:val="none" w:sz="0" w:space="0" w:color="auto"/>
                    <w:right w:val="none" w:sz="0" w:space="0" w:color="auto"/>
                  </w:divBdr>
                  <w:divsChild>
                    <w:div w:id="131019236">
                      <w:marLeft w:val="0"/>
                      <w:marRight w:val="0"/>
                      <w:marTop w:val="0"/>
                      <w:marBottom w:val="0"/>
                      <w:divBdr>
                        <w:top w:val="none" w:sz="0" w:space="0" w:color="auto"/>
                        <w:left w:val="none" w:sz="0" w:space="0" w:color="auto"/>
                        <w:bottom w:val="none" w:sz="0" w:space="0" w:color="auto"/>
                        <w:right w:val="none" w:sz="0" w:space="0" w:color="auto"/>
                      </w:divBdr>
                    </w:div>
                  </w:divsChild>
                </w:div>
                <w:div w:id="1363289784">
                  <w:marLeft w:val="0"/>
                  <w:marRight w:val="0"/>
                  <w:marTop w:val="0"/>
                  <w:marBottom w:val="0"/>
                  <w:divBdr>
                    <w:top w:val="none" w:sz="0" w:space="0" w:color="auto"/>
                    <w:left w:val="none" w:sz="0" w:space="0" w:color="auto"/>
                    <w:bottom w:val="none" w:sz="0" w:space="0" w:color="auto"/>
                    <w:right w:val="none" w:sz="0" w:space="0" w:color="auto"/>
                  </w:divBdr>
                  <w:divsChild>
                    <w:div w:id="1611546037">
                      <w:marLeft w:val="0"/>
                      <w:marRight w:val="0"/>
                      <w:marTop w:val="0"/>
                      <w:marBottom w:val="0"/>
                      <w:divBdr>
                        <w:top w:val="none" w:sz="0" w:space="0" w:color="auto"/>
                        <w:left w:val="none" w:sz="0" w:space="0" w:color="auto"/>
                        <w:bottom w:val="none" w:sz="0" w:space="0" w:color="auto"/>
                        <w:right w:val="none" w:sz="0" w:space="0" w:color="auto"/>
                      </w:divBdr>
                    </w:div>
                  </w:divsChild>
                </w:div>
                <w:div w:id="1456867976">
                  <w:marLeft w:val="0"/>
                  <w:marRight w:val="0"/>
                  <w:marTop w:val="0"/>
                  <w:marBottom w:val="0"/>
                  <w:divBdr>
                    <w:top w:val="none" w:sz="0" w:space="0" w:color="auto"/>
                    <w:left w:val="none" w:sz="0" w:space="0" w:color="auto"/>
                    <w:bottom w:val="none" w:sz="0" w:space="0" w:color="auto"/>
                    <w:right w:val="none" w:sz="0" w:space="0" w:color="auto"/>
                  </w:divBdr>
                  <w:divsChild>
                    <w:div w:id="394084095">
                      <w:marLeft w:val="0"/>
                      <w:marRight w:val="0"/>
                      <w:marTop w:val="0"/>
                      <w:marBottom w:val="0"/>
                      <w:divBdr>
                        <w:top w:val="none" w:sz="0" w:space="0" w:color="auto"/>
                        <w:left w:val="none" w:sz="0" w:space="0" w:color="auto"/>
                        <w:bottom w:val="none" w:sz="0" w:space="0" w:color="auto"/>
                        <w:right w:val="none" w:sz="0" w:space="0" w:color="auto"/>
                      </w:divBdr>
                    </w:div>
                  </w:divsChild>
                </w:div>
                <w:div w:id="1829905356">
                  <w:marLeft w:val="0"/>
                  <w:marRight w:val="0"/>
                  <w:marTop w:val="0"/>
                  <w:marBottom w:val="0"/>
                  <w:divBdr>
                    <w:top w:val="none" w:sz="0" w:space="0" w:color="auto"/>
                    <w:left w:val="none" w:sz="0" w:space="0" w:color="auto"/>
                    <w:bottom w:val="none" w:sz="0" w:space="0" w:color="auto"/>
                    <w:right w:val="none" w:sz="0" w:space="0" w:color="auto"/>
                  </w:divBdr>
                  <w:divsChild>
                    <w:div w:id="90711919">
                      <w:marLeft w:val="0"/>
                      <w:marRight w:val="0"/>
                      <w:marTop w:val="0"/>
                      <w:marBottom w:val="0"/>
                      <w:divBdr>
                        <w:top w:val="none" w:sz="0" w:space="0" w:color="auto"/>
                        <w:left w:val="none" w:sz="0" w:space="0" w:color="auto"/>
                        <w:bottom w:val="none" w:sz="0" w:space="0" w:color="auto"/>
                        <w:right w:val="none" w:sz="0" w:space="0" w:color="auto"/>
                      </w:divBdr>
                    </w:div>
                  </w:divsChild>
                </w:div>
                <w:div w:id="1860897024">
                  <w:marLeft w:val="0"/>
                  <w:marRight w:val="0"/>
                  <w:marTop w:val="0"/>
                  <w:marBottom w:val="0"/>
                  <w:divBdr>
                    <w:top w:val="none" w:sz="0" w:space="0" w:color="auto"/>
                    <w:left w:val="none" w:sz="0" w:space="0" w:color="auto"/>
                    <w:bottom w:val="none" w:sz="0" w:space="0" w:color="auto"/>
                    <w:right w:val="none" w:sz="0" w:space="0" w:color="auto"/>
                  </w:divBdr>
                  <w:divsChild>
                    <w:div w:id="1770657990">
                      <w:marLeft w:val="0"/>
                      <w:marRight w:val="0"/>
                      <w:marTop w:val="0"/>
                      <w:marBottom w:val="0"/>
                      <w:divBdr>
                        <w:top w:val="none" w:sz="0" w:space="0" w:color="auto"/>
                        <w:left w:val="none" w:sz="0" w:space="0" w:color="auto"/>
                        <w:bottom w:val="none" w:sz="0" w:space="0" w:color="auto"/>
                        <w:right w:val="none" w:sz="0" w:space="0" w:color="auto"/>
                      </w:divBdr>
                    </w:div>
                  </w:divsChild>
                </w:div>
                <w:div w:id="1919828715">
                  <w:marLeft w:val="0"/>
                  <w:marRight w:val="0"/>
                  <w:marTop w:val="0"/>
                  <w:marBottom w:val="0"/>
                  <w:divBdr>
                    <w:top w:val="none" w:sz="0" w:space="0" w:color="auto"/>
                    <w:left w:val="none" w:sz="0" w:space="0" w:color="auto"/>
                    <w:bottom w:val="none" w:sz="0" w:space="0" w:color="auto"/>
                    <w:right w:val="none" w:sz="0" w:space="0" w:color="auto"/>
                  </w:divBdr>
                  <w:divsChild>
                    <w:div w:id="22101416">
                      <w:marLeft w:val="0"/>
                      <w:marRight w:val="0"/>
                      <w:marTop w:val="0"/>
                      <w:marBottom w:val="0"/>
                      <w:divBdr>
                        <w:top w:val="none" w:sz="0" w:space="0" w:color="auto"/>
                        <w:left w:val="none" w:sz="0" w:space="0" w:color="auto"/>
                        <w:bottom w:val="none" w:sz="0" w:space="0" w:color="auto"/>
                        <w:right w:val="none" w:sz="0" w:space="0" w:color="auto"/>
                      </w:divBdr>
                    </w:div>
                  </w:divsChild>
                </w:div>
                <w:div w:id="2085830310">
                  <w:marLeft w:val="0"/>
                  <w:marRight w:val="0"/>
                  <w:marTop w:val="0"/>
                  <w:marBottom w:val="0"/>
                  <w:divBdr>
                    <w:top w:val="none" w:sz="0" w:space="0" w:color="auto"/>
                    <w:left w:val="none" w:sz="0" w:space="0" w:color="auto"/>
                    <w:bottom w:val="none" w:sz="0" w:space="0" w:color="auto"/>
                    <w:right w:val="none" w:sz="0" w:space="0" w:color="auto"/>
                  </w:divBdr>
                  <w:divsChild>
                    <w:div w:id="399598288">
                      <w:marLeft w:val="0"/>
                      <w:marRight w:val="0"/>
                      <w:marTop w:val="0"/>
                      <w:marBottom w:val="0"/>
                      <w:divBdr>
                        <w:top w:val="none" w:sz="0" w:space="0" w:color="auto"/>
                        <w:left w:val="none" w:sz="0" w:space="0" w:color="auto"/>
                        <w:bottom w:val="none" w:sz="0" w:space="0" w:color="auto"/>
                        <w:right w:val="none" w:sz="0" w:space="0" w:color="auto"/>
                      </w:divBdr>
                    </w:div>
                  </w:divsChild>
                </w:div>
                <w:div w:id="2105219997">
                  <w:marLeft w:val="0"/>
                  <w:marRight w:val="0"/>
                  <w:marTop w:val="0"/>
                  <w:marBottom w:val="0"/>
                  <w:divBdr>
                    <w:top w:val="none" w:sz="0" w:space="0" w:color="auto"/>
                    <w:left w:val="none" w:sz="0" w:space="0" w:color="auto"/>
                    <w:bottom w:val="none" w:sz="0" w:space="0" w:color="auto"/>
                    <w:right w:val="none" w:sz="0" w:space="0" w:color="auto"/>
                  </w:divBdr>
                  <w:divsChild>
                    <w:div w:id="17790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759526">
          <w:marLeft w:val="0"/>
          <w:marRight w:val="0"/>
          <w:marTop w:val="0"/>
          <w:marBottom w:val="0"/>
          <w:divBdr>
            <w:top w:val="none" w:sz="0" w:space="0" w:color="auto"/>
            <w:left w:val="none" w:sz="0" w:space="0" w:color="auto"/>
            <w:bottom w:val="none" w:sz="0" w:space="0" w:color="auto"/>
            <w:right w:val="none" w:sz="0" w:space="0" w:color="auto"/>
          </w:divBdr>
        </w:div>
        <w:div w:id="949819922">
          <w:marLeft w:val="0"/>
          <w:marRight w:val="0"/>
          <w:marTop w:val="0"/>
          <w:marBottom w:val="0"/>
          <w:divBdr>
            <w:top w:val="none" w:sz="0" w:space="0" w:color="auto"/>
            <w:left w:val="none" w:sz="0" w:space="0" w:color="auto"/>
            <w:bottom w:val="none" w:sz="0" w:space="0" w:color="auto"/>
            <w:right w:val="none" w:sz="0" w:space="0" w:color="auto"/>
          </w:divBdr>
        </w:div>
        <w:div w:id="996960564">
          <w:marLeft w:val="0"/>
          <w:marRight w:val="0"/>
          <w:marTop w:val="0"/>
          <w:marBottom w:val="0"/>
          <w:divBdr>
            <w:top w:val="none" w:sz="0" w:space="0" w:color="auto"/>
            <w:left w:val="none" w:sz="0" w:space="0" w:color="auto"/>
            <w:bottom w:val="none" w:sz="0" w:space="0" w:color="auto"/>
            <w:right w:val="none" w:sz="0" w:space="0" w:color="auto"/>
          </w:divBdr>
        </w:div>
        <w:div w:id="1036656223">
          <w:marLeft w:val="0"/>
          <w:marRight w:val="0"/>
          <w:marTop w:val="0"/>
          <w:marBottom w:val="0"/>
          <w:divBdr>
            <w:top w:val="none" w:sz="0" w:space="0" w:color="auto"/>
            <w:left w:val="none" w:sz="0" w:space="0" w:color="auto"/>
            <w:bottom w:val="none" w:sz="0" w:space="0" w:color="auto"/>
            <w:right w:val="none" w:sz="0" w:space="0" w:color="auto"/>
          </w:divBdr>
        </w:div>
        <w:div w:id="1089233690">
          <w:marLeft w:val="0"/>
          <w:marRight w:val="0"/>
          <w:marTop w:val="0"/>
          <w:marBottom w:val="0"/>
          <w:divBdr>
            <w:top w:val="none" w:sz="0" w:space="0" w:color="auto"/>
            <w:left w:val="none" w:sz="0" w:space="0" w:color="auto"/>
            <w:bottom w:val="none" w:sz="0" w:space="0" w:color="auto"/>
            <w:right w:val="none" w:sz="0" w:space="0" w:color="auto"/>
          </w:divBdr>
        </w:div>
        <w:div w:id="1143234924">
          <w:marLeft w:val="0"/>
          <w:marRight w:val="0"/>
          <w:marTop w:val="0"/>
          <w:marBottom w:val="0"/>
          <w:divBdr>
            <w:top w:val="none" w:sz="0" w:space="0" w:color="auto"/>
            <w:left w:val="none" w:sz="0" w:space="0" w:color="auto"/>
            <w:bottom w:val="none" w:sz="0" w:space="0" w:color="auto"/>
            <w:right w:val="none" w:sz="0" w:space="0" w:color="auto"/>
          </w:divBdr>
        </w:div>
        <w:div w:id="1179739380">
          <w:marLeft w:val="0"/>
          <w:marRight w:val="0"/>
          <w:marTop w:val="0"/>
          <w:marBottom w:val="0"/>
          <w:divBdr>
            <w:top w:val="none" w:sz="0" w:space="0" w:color="auto"/>
            <w:left w:val="none" w:sz="0" w:space="0" w:color="auto"/>
            <w:bottom w:val="none" w:sz="0" w:space="0" w:color="auto"/>
            <w:right w:val="none" w:sz="0" w:space="0" w:color="auto"/>
          </w:divBdr>
          <w:divsChild>
            <w:div w:id="357510248">
              <w:marLeft w:val="0"/>
              <w:marRight w:val="0"/>
              <w:marTop w:val="0"/>
              <w:marBottom w:val="0"/>
              <w:divBdr>
                <w:top w:val="none" w:sz="0" w:space="0" w:color="auto"/>
                <w:left w:val="none" w:sz="0" w:space="0" w:color="auto"/>
                <w:bottom w:val="none" w:sz="0" w:space="0" w:color="auto"/>
                <w:right w:val="none" w:sz="0" w:space="0" w:color="auto"/>
              </w:divBdr>
            </w:div>
            <w:div w:id="805705692">
              <w:marLeft w:val="0"/>
              <w:marRight w:val="0"/>
              <w:marTop w:val="0"/>
              <w:marBottom w:val="0"/>
              <w:divBdr>
                <w:top w:val="none" w:sz="0" w:space="0" w:color="auto"/>
                <w:left w:val="none" w:sz="0" w:space="0" w:color="auto"/>
                <w:bottom w:val="none" w:sz="0" w:space="0" w:color="auto"/>
                <w:right w:val="none" w:sz="0" w:space="0" w:color="auto"/>
              </w:divBdr>
            </w:div>
            <w:div w:id="1531524979">
              <w:marLeft w:val="0"/>
              <w:marRight w:val="0"/>
              <w:marTop w:val="0"/>
              <w:marBottom w:val="0"/>
              <w:divBdr>
                <w:top w:val="none" w:sz="0" w:space="0" w:color="auto"/>
                <w:left w:val="none" w:sz="0" w:space="0" w:color="auto"/>
                <w:bottom w:val="none" w:sz="0" w:space="0" w:color="auto"/>
                <w:right w:val="none" w:sz="0" w:space="0" w:color="auto"/>
              </w:divBdr>
            </w:div>
          </w:divsChild>
        </w:div>
        <w:div w:id="1263957098">
          <w:marLeft w:val="0"/>
          <w:marRight w:val="0"/>
          <w:marTop w:val="0"/>
          <w:marBottom w:val="0"/>
          <w:divBdr>
            <w:top w:val="none" w:sz="0" w:space="0" w:color="auto"/>
            <w:left w:val="none" w:sz="0" w:space="0" w:color="auto"/>
            <w:bottom w:val="none" w:sz="0" w:space="0" w:color="auto"/>
            <w:right w:val="none" w:sz="0" w:space="0" w:color="auto"/>
          </w:divBdr>
          <w:divsChild>
            <w:div w:id="756443271">
              <w:marLeft w:val="0"/>
              <w:marRight w:val="0"/>
              <w:marTop w:val="0"/>
              <w:marBottom w:val="0"/>
              <w:divBdr>
                <w:top w:val="none" w:sz="0" w:space="0" w:color="auto"/>
                <w:left w:val="none" w:sz="0" w:space="0" w:color="auto"/>
                <w:bottom w:val="none" w:sz="0" w:space="0" w:color="auto"/>
                <w:right w:val="none" w:sz="0" w:space="0" w:color="auto"/>
              </w:divBdr>
            </w:div>
            <w:div w:id="863444986">
              <w:marLeft w:val="0"/>
              <w:marRight w:val="0"/>
              <w:marTop w:val="0"/>
              <w:marBottom w:val="0"/>
              <w:divBdr>
                <w:top w:val="none" w:sz="0" w:space="0" w:color="auto"/>
                <w:left w:val="none" w:sz="0" w:space="0" w:color="auto"/>
                <w:bottom w:val="none" w:sz="0" w:space="0" w:color="auto"/>
                <w:right w:val="none" w:sz="0" w:space="0" w:color="auto"/>
              </w:divBdr>
            </w:div>
            <w:div w:id="1173882285">
              <w:marLeft w:val="0"/>
              <w:marRight w:val="0"/>
              <w:marTop w:val="0"/>
              <w:marBottom w:val="0"/>
              <w:divBdr>
                <w:top w:val="none" w:sz="0" w:space="0" w:color="auto"/>
                <w:left w:val="none" w:sz="0" w:space="0" w:color="auto"/>
                <w:bottom w:val="none" w:sz="0" w:space="0" w:color="auto"/>
                <w:right w:val="none" w:sz="0" w:space="0" w:color="auto"/>
              </w:divBdr>
            </w:div>
          </w:divsChild>
        </w:div>
        <w:div w:id="1367947625">
          <w:marLeft w:val="0"/>
          <w:marRight w:val="0"/>
          <w:marTop w:val="0"/>
          <w:marBottom w:val="0"/>
          <w:divBdr>
            <w:top w:val="none" w:sz="0" w:space="0" w:color="auto"/>
            <w:left w:val="none" w:sz="0" w:space="0" w:color="auto"/>
            <w:bottom w:val="none" w:sz="0" w:space="0" w:color="auto"/>
            <w:right w:val="none" w:sz="0" w:space="0" w:color="auto"/>
          </w:divBdr>
        </w:div>
        <w:div w:id="1401633053">
          <w:marLeft w:val="0"/>
          <w:marRight w:val="0"/>
          <w:marTop w:val="0"/>
          <w:marBottom w:val="0"/>
          <w:divBdr>
            <w:top w:val="none" w:sz="0" w:space="0" w:color="auto"/>
            <w:left w:val="none" w:sz="0" w:space="0" w:color="auto"/>
            <w:bottom w:val="none" w:sz="0" w:space="0" w:color="auto"/>
            <w:right w:val="none" w:sz="0" w:space="0" w:color="auto"/>
          </w:divBdr>
        </w:div>
        <w:div w:id="1421633482">
          <w:marLeft w:val="0"/>
          <w:marRight w:val="0"/>
          <w:marTop w:val="0"/>
          <w:marBottom w:val="0"/>
          <w:divBdr>
            <w:top w:val="none" w:sz="0" w:space="0" w:color="auto"/>
            <w:left w:val="none" w:sz="0" w:space="0" w:color="auto"/>
            <w:bottom w:val="none" w:sz="0" w:space="0" w:color="auto"/>
            <w:right w:val="none" w:sz="0" w:space="0" w:color="auto"/>
          </w:divBdr>
          <w:divsChild>
            <w:div w:id="615261503">
              <w:marLeft w:val="0"/>
              <w:marRight w:val="0"/>
              <w:marTop w:val="0"/>
              <w:marBottom w:val="0"/>
              <w:divBdr>
                <w:top w:val="none" w:sz="0" w:space="0" w:color="auto"/>
                <w:left w:val="none" w:sz="0" w:space="0" w:color="auto"/>
                <w:bottom w:val="none" w:sz="0" w:space="0" w:color="auto"/>
                <w:right w:val="none" w:sz="0" w:space="0" w:color="auto"/>
              </w:divBdr>
            </w:div>
            <w:div w:id="1834756324">
              <w:marLeft w:val="0"/>
              <w:marRight w:val="0"/>
              <w:marTop w:val="0"/>
              <w:marBottom w:val="0"/>
              <w:divBdr>
                <w:top w:val="none" w:sz="0" w:space="0" w:color="auto"/>
                <w:left w:val="none" w:sz="0" w:space="0" w:color="auto"/>
                <w:bottom w:val="none" w:sz="0" w:space="0" w:color="auto"/>
                <w:right w:val="none" w:sz="0" w:space="0" w:color="auto"/>
              </w:divBdr>
            </w:div>
            <w:div w:id="2061780311">
              <w:marLeft w:val="0"/>
              <w:marRight w:val="0"/>
              <w:marTop w:val="0"/>
              <w:marBottom w:val="0"/>
              <w:divBdr>
                <w:top w:val="none" w:sz="0" w:space="0" w:color="auto"/>
                <w:left w:val="none" w:sz="0" w:space="0" w:color="auto"/>
                <w:bottom w:val="none" w:sz="0" w:space="0" w:color="auto"/>
                <w:right w:val="none" w:sz="0" w:space="0" w:color="auto"/>
              </w:divBdr>
            </w:div>
          </w:divsChild>
        </w:div>
        <w:div w:id="1448281130">
          <w:marLeft w:val="0"/>
          <w:marRight w:val="0"/>
          <w:marTop w:val="0"/>
          <w:marBottom w:val="0"/>
          <w:divBdr>
            <w:top w:val="none" w:sz="0" w:space="0" w:color="auto"/>
            <w:left w:val="none" w:sz="0" w:space="0" w:color="auto"/>
            <w:bottom w:val="none" w:sz="0" w:space="0" w:color="auto"/>
            <w:right w:val="none" w:sz="0" w:space="0" w:color="auto"/>
          </w:divBdr>
        </w:div>
        <w:div w:id="1475952732">
          <w:marLeft w:val="0"/>
          <w:marRight w:val="0"/>
          <w:marTop w:val="0"/>
          <w:marBottom w:val="0"/>
          <w:divBdr>
            <w:top w:val="none" w:sz="0" w:space="0" w:color="auto"/>
            <w:left w:val="none" w:sz="0" w:space="0" w:color="auto"/>
            <w:bottom w:val="none" w:sz="0" w:space="0" w:color="auto"/>
            <w:right w:val="none" w:sz="0" w:space="0" w:color="auto"/>
          </w:divBdr>
        </w:div>
        <w:div w:id="1496606016">
          <w:marLeft w:val="0"/>
          <w:marRight w:val="0"/>
          <w:marTop w:val="0"/>
          <w:marBottom w:val="0"/>
          <w:divBdr>
            <w:top w:val="none" w:sz="0" w:space="0" w:color="auto"/>
            <w:left w:val="none" w:sz="0" w:space="0" w:color="auto"/>
            <w:bottom w:val="none" w:sz="0" w:space="0" w:color="auto"/>
            <w:right w:val="none" w:sz="0" w:space="0" w:color="auto"/>
          </w:divBdr>
        </w:div>
        <w:div w:id="1538732930">
          <w:marLeft w:val="0"/>
          <w:marRight w:val="0"/>
          <w:marTop w:val="0"/>
          <w:marBottom w:val="0"/>
          <w:divBdr>
            <w:top w:val="none" w:sz="0" w:space="0" w:color="auto"/>
            <w:left w:val="none" w:sz="0" w:space="0" w:color="auto"/>
            <w:bottom w:val="none" w:sz="0" w:space="0" w:color="auto"/>
            <w:right w:val="none" w:sz="0" w:space="0" w:color="auto"/>
          </w:divBdr>
        </w:div>
        <w:div w:id="1574969496">
          <w:marLeft w:val="0"/>
          <w:marRight w:val="0"/>
          <w:marTop w:val="0"/>
          <w:marBottom w:val="0"/>
          <w:divBdr>
            <w:top w:val="none" w:sz="0" w:space="0" w:color="auto"/>
            <w:left w:val="none" w:sz="0" w:space="0" w:color="auto"/>
            <w:bottom w:val="none" w:sz="0" w:space="0" w:color="auto"/>
            <w:right w:val="none" w:sz="0" w:space="0" w:color="auto"/>
          </w:divBdr>
          <w:divsChild>
            <w:div w:id="319580103">
              <w:marLeft w:val="0"/>
              <w:marRight w:val="0"/>
              <w:marTop w:val="0"/>
              <w:marBottom w:val="0"/>
              <w:divBdr>
                <w:top w:val="none" w:sz="0" w:space="0" w:color="auto"/>
                <w:left w:val="none" w:sz="0" w:space="0" w:color="auto"/>
                <w:bottom w:val="none" w:sz="0" w:space="0" w:color="auto"/>
                <w:right w:val="none" w:sz="0" w:space="0" w:color="auto"/>
              </w:divBdr>
            </w:div>
            <w:div w:id="510150140">
              <w:marLeft w:val="0"/>
              <w:marRight w:val="0"/>
              <w:marTop w:val="0"/>
              <w:marBottom w:val="0"/>
              <w:divBdr>
                <w:top w:val="none" w:sz="0" w:space="0" w:color="auto"/>
                <w:left w:val="none" w:sz="0" w:space="0" w:color="auto"/>
                <w:bottom w:val="none" w:sz="0" w:space="0" w:color="auto"/>
                <w:right w:val="none" w:sz="0" w:space="0" w:color="auto"/>
              </w:divBdr>
            </w:div>
            <w:div w:id="1042437871">
              <w:marLeft w:val="0"/>
              <w:marRight w:val="0"/>
              <w:marTop w:val="0"/>
              <w:marBottom w:val="0"/>
              <w:divBdr>
                <w:top w:val="none" w:sz="0" w:space="0" w:color="auto"/>
                <w:left w:val="none" w:sz="0" w:space="0" w:color="auto"/>
                <w:bottom w:val="none" w:sz="0" w:space="0" w:color="auto"/>
                <w:right w:val="none" w:sz="0" w:space="0" w:color="auto"/>
              </w:divBdr>
            </w:div>
          </w:divsChild>
        </w:div>
        <w:div w:id="1768193220">
          <w:marLeft w:val="0"/>
          <w:marRight w:val="0"/>
          <w:marTop w:val="0"/>
          <w:marBottom w:val="0"/>
          <w:divBdr>
            <w:top w:val="none" w:sz="0" w:space="0" w:color="auto"/>
            <w:left w:val="none" w:sz="0" w:space="0" w:color="auto"/>
            <w:bottom w:val="none" w:sz="0" w:space="0" w:color="auto"/>
            <w:right w:val="none" w:sz="0" w:space="0" w:color="auto"/>
          </w:divBdr>
        </w:div>
        <w:div w:id="1846289600">
          <w:marLeft w:val="0"/>
          <w:marRight w:val="0"/>
          <w:marTop w:val="0"/>
          <w:marBottom w:val="0"/>
          <w:divBdr>
            <w:top w:val="none" w:sz="0" w:space="0" w:color="auto"/>
            <w:left w:val="none" w:sz="0" w:space="0" w:color="auto"/>
            <w:bottom w:val="none" w:sz="0" w:space="0" w:color="auto"/>
            <w:right w:val="none" w:sz="0" w:space="0" w:color="auto"/>
          </w:divBdr>
          <w:divsChild>
            <w:div w:id="526793206">
              <w:marLeft w:val="0"/>
              <w:marRight w:val="0"/>
              <w:marTop w:val="0"/>
              <w:marBottom w:val="0"/>
              <w:divBdr>
                <w:top w:val="none" w:sz="0" w:space="0" w:color="auto"/>
                <w:left w:val="none" w:sz="0" w:space="0" w:color="auto"/>
                <w:bottom w:val="none" w:sz="0" w:space="0" w:color="auto"/>
                <w:right w:val="none" w:sz="0" w:space="0" w:color="auto"/>
              </w:divBdr>
            </w:div>
            <w:div w:id="587887681">
              <w:marLeft w:val="0"/>
              <w:marRight w:val="0"/>
              <w:marTop w:val="0"/>
              <w:marBottom w:val="0"/>
              <w:divBdr>
                <w:top w:val="none" w:sz="0" w:space="0" w:color="auto"/>
                <w:left w:val="none" w:sz="0" w:space="0" w:color="auto"/>
                <w:bottom w:val="none" w:sz="0" w:space="0" w:color="auto"/>
                <w:right w:val="none" w:sz="0" w:space="0" w:color="auto"/>
              </w:divBdr>
            </w:div>
            <w:div w:id="980615592">
              <w:marLeft w:val="0"/>
              <w:marRight w:val="0"/>
              <w:marTop w:val="0"/>
              <w:marBottom w:val="0"/>
              <w:divBdr>
                <w:top w:val="none" w:sz="0" w:space="0" w:color="auto"/>
                <w:left w:val="none" w:sz="0" w:space="0" w:color="auto"/>
                <w:bottom w:val="none" w:sz="0" w:space="0" w:color="auto"/>
                <w:right w:val="none" w:sz="0" w:space="0" w:color="auto"/>
              </w:divBdr>
            </w:div>
            <w:div w:id="1246567862">
              <w:marLeft w:val="0"/>
              <w:marRight w:val="0"/>
              <w:marTop w:val="0"/>
              <w:marBottom w:val="0"/>
              <w:divBdr>
                <w:top w:val="none" w:sz="0" w:space="0" w:color="auto"/>
                <w:left w:val="none" w:sz="0" w:space="0" w:color="auto"/>
                <w:bottom w:val="none" w:sz="0" w:space="0" w:color="auto"/>
                <w:right w:val="none" w:sz="0" w:space="0" w:color="auto"/>
              </w:divBdr>
            </w:div>
            <w:div w:id="1387491926">
              <w:marLeft w:val="0"/>
              <w:marRight w:val="0"/>
              <w:marTop w:val="0"/>
              <w:marBottom w:val="0"/>
              <w:divBdr>
                <w:top w:val="none" w:sz="0" w:space="0" w:color="auto"/>
                <w:left w:val="none" w:sz="0" w:space="0" w:color="auto"/>
                <w:bottom w:val="none" w:sz="0" w:space="0" w:color="auto"/>
                <w:right w:val="none" w:sz="0" w:space="0" w:color="auto"/>
              </w:divBdr>
            </w:div>
          </w:divsChild>
        </w:div>
        <w:div w:id="1855024860">
          <w:marLeft w:val="0"/>
          <w:marRight w:val="0"/>
          <w:marTop w:val="0"/>
          <w:marBottom w:val="0"/>
          <w:divBdr>
            <w:top w:val="none" w:sz="0" w:space="0" w:color="auto"/>
            <w:left w:val="none" w:sz="0" w:space="0" w:color="auto"/>
            <w:bottom w:val="none" w:sz="0" w:space="0" w:color="auto"/>
            <w:right w:val="none" w:sz="0" w:space="0" w:color="auto"/>
          </w:divBdr>
        </w:div>
        <w:div w:id="1990594396">
          <w:marLeft w:val="0"/>
          <w:marRight w:val="0"/>
          <w:marTop w:val="0"/>
          <w:marBottom w:val="0"/>
          <w:divBdr>
            <w:top w:val="none" w:sz="0" w:space="0" w:color="auto"/>
            <w:left w:val="none" w:sz="0" w:space="0" w:color="auto"/>
            <w:bottom w:val="none" w:sz="0" w:space="0" w:color="auto"/>
            <w:right w:val="none" w:sz="0" w:space="0" w:color="auto"/>
          </w:divBdr>
          <w:divsChild>
            <w:div w:id="887572555">
              <w:marLeft w:val="0"/>
              <w:marRight w:val="0"/>
              <w:marTop w:val="0"/>
              <w:marBottom w:val="0"/>
              <w:divBdr>
                <w:top w:val="none" w:sz="0" w:space="0" w:color="auto"/>
                <w:left w:val="none" w:sz="0" w:space="0" w:color="auto"/>
                <w:bottom w:val="none" w:sz="0" w:space="0" w:color="auto"/>
                <w:right w:val="none" w:sz="0" w:space="0" w:color="auto"/>
              </w:divBdr>
            </w:div>
            <w:div w:id="1377390681">
              <w:marLeft w:val="0"/>
              <w:marRight w:val="0"/>
              <w:marTop w:val="0"/>
              <w:marBottom w:val="0"/>
              <w:divBdr>
                <w:top w:val="none" w:sz="0" w:space="0" w:color="auto"/>
                <w:left w:val="none" w:sz="0" w:space="0" w:color="auto"/>
                <w:bottom w:val="none" w:sz="0" w:space="0" w:color="auto"/>
                <w:right w:val="none" w:sz="0" w:space="0" w:color="auto"/>
              </w:divBdr>
            </w:div>
          </w:divsChild>
        </w:div>
        <w:div w:id="2043894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ww.allaboutcircuits.com/technical-articles/an-introduction-to-scada-systems/" TargetMode="Externa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diagramQuickStyle" Target="diagrams/quickStyle1.xml"/><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diagramLayout" Target="diagrams/layout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yperlink" Target="https://www.weforum.org/agenda/2016/01/the-fourth-industrial-revolution-what-it-means-and-how-to-respond/" TargetMode="External"/><Relationship Id="rId23" Type="http://schemas.microsoft.com/office/2007/relationships/diagramDrawing" Target="diagrams/drawing1.xml"/><Relationship Id="rId28" Type="http://schemas.openxmlformats.org/officeDocument/2006/relationships/image" Target="media/image7.png"/><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diagramData" Target="diagrams/data1.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diagramColors" Target="diagrams/colors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98E927-A0E5-4D6D-928E-90EF85242942}"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9B0647EA-238C-4B79-ABEB-A283543081D2}">
      <dgm:prSet phldrT="[Text]"/>
      <dgm:spPr/>
      <dgm:t>
        <a:bodyPr/>
        <a:lstStyle/>
        <a:p>
          <a:r>
            <a:rPr lang="en-US"/>
            <a:t>Jadcup Project Breakdown</a:t>
          </a:r>
        </a:p>
      </dgm:t>
    </dgm:pt>
    <dgm:pt modelId="{9573168F-7C66-4741-B351-E04E3CE1747A}" type="parTrans" cxnId="{7FC19103-4985-495C-B6F6-FD4F83278550}">
      <dgm:prSet/>
      <dgm:spPr/>
      <dgm:t>
        <a:bodyPr/>
        <a:lstStyle/>
        <a:p>
          <a:endParaRPr lang="en-US"/>
        </a:p>
      </dgm:t>
    </dgm:pt>
    <dgm:pt modelId="{C70A3A5E-567B-4F9B-B4A6-C0D7F40031B8}" type="sibTrans" cxnId="{7FC19103-4985-495C-B6F6-FD4F83278550}">
      <dgm:prSet/>
      <dgm:spPr/>
      <dgm:t>
        <a:bodyPr/>
        <a:lstStyle/>
        <a:p>
          <a:endParaRPr lang="en-US"/>
        </a:p>
      </dgm:t>
    </dgm:pt>
    <dgm:pt modelId="{C8CFEBA4-ED4D-475A-83C0-409847FBC45A}">
      <dgm:prSet phldrT="[Text]"/>
      <dgm:spPr/>
      <dgm:t>
        <a:bodyPr/>
        <a:lstStyle/>
        <a:p>
          <a:r>
            <a:rPr lang="en-US"/>
            <a:t>Planning</a:t>
          </a:r>
        </a:p>
      </dgm:t>
    </dgm:pt>
    <dgm:pt modelId="{E28C91D7-B029-4020-8B28-3F9626B9CC41}" type="parTrans" cxnId="{A26D460D-E67D-4440-9FB6-F1816AA09369}">
      <dgm:prSet/>
      <dgm:spPr/>
      <dgm:t>
        <a:bodyPr/>
        <a:lstStyle/>
        <a:p>
          <a:endParaRPr lang="en-US"/>
        </a:p>
      </dgm:t>
    </dgm:pt>
    <dgm:pt modelId="{9BE6FC29-0E34-4F84-BF1A-B997F7D03ABA}" type="sibTrans" cxnId="{A26D460D-E67D-4440-9FB6-F1816AA09369}">
      <dgm:prSet/>
      <dgm:spPr/>
      <dgm:t>
        <a:bodyPr/>
        <a:lstStyle/>
        <a:p>
          <a:endParaRPr lang="en-US"/>
        </a:p>
      </dgm:t>
    </dgm:pt>
    <dgm:pt modelId="{B44B631C-1CA3-4AE9-922B-EF83329BB951}">
      <dgm:prSet phldrT="[Text]"/>
      <dgm:spPr/>
      <dgm:t>
        <a:bodyPr/>
        <a:lstStyle/>
        <a:p>
          <a:r>
            <a:rPr lang="en-US"/>
            <a:t>Discover Requirements</a:t>
          </a:r>
        </a:p>
      </dgm:t>
    </dgm:pt>
    <dgm:pt modelId="{DF741076-2CBF-456C-93C2-2B0FB167DE3E}" type="sibTrans" cxnId="{50049349-F735-49FE-8ED2-F73E64D48892}">
      <dgm:prSet/>
      <dgm:spPr/>
      <dgm:t>
        <a:bodyPr/>
        <a:lstStyle/>
        <a:p>
          <a:endParaRPr lang="en-US"/>
        </a:p>
      </dgm:t>
    </dgm:pt>
    <dgm:pt modelId="{A6F81B65-3B94-4195-910B-677E57DE7C66}" type="parTrans" cxnId="{50049349-F735-49FE-8ED2-F73E64D48892}">
      <dgm:prSet/>
      <dgm:spPr/>
      <dgm:t>
        <a:bodyPr/>
        <a:lstStyle/>
        <a:p>
          <a:endParaRPr lang="en-US"/>
        </a:p>
      </dgm:t>
    </dgm:pt>
    <dgm:pt modelId="{62CB0233-AC94-4253-83DB-3BA8AC8FFB16}">
      <dgm:prSet phldrT="[Text]"/>
      <dgm:spPr/>
      <dgm:t>
        <a:bodyPr/>
        <a:lstStyle/>
        <a:p>
          <a:r>
            <a:rPr lang="en-US"/>
            <a:t>Functional</a:t>
          </a:r>
        </a:p>
      </dgm:t>
    </dgm:pt>
    <dgm:pt modelId="{DB8A1361-6757-4B9A-882A-682B1BDE432D}" type="parTrans" cxnId="{A2B3D99C-1584-4F07-B660-15D73A791173}">
      <dgm:prSet/>
      <dgm:spPr/>
      <dgm:t>
        <a:bodyPr/>
        <a:lstStyle/>
        <a:p>
          <a:endParaRPr lang="en-US"/>
        </a:p>
      </dgm:t>
    </dgm:pt>
    <dgm:pt modelId="{42394B07-A6B9-4F9D-97B4-61856B042FAE}" type="sibTrans" cxnId="{A2B3D99C-1584-4F07-B660-15D73A791173}">
      <dgm:prSet/>
      <dgm:spPr/>
      <dgm:t>
        <a:bodyPr/>
        <a:lstStyle/>
        <a:p>
          <a:endParaRPr lang="en-US"/>
        </a:p>
      </dgm:t>
    </dgm:pt>
    <dgm:pt modelId="{CE965997-DE77-4B74-AAC5-777987F7B2E8}">
      <dgm:prSet phldrT="[Text]"/>
      <dgm:spPr/>
      <dgm:t>
        <a:bodyPr/>
        <a:lstStyle/>
        <a:p>
          <a:r>
            <a:rPr lang="en-US"/>
            <a:t>Non-functional</a:t>
          </a:r>
        </a:p>
      </dgm:t>
    </dgm:pt>
    <dgm:pt modelId="{E679E1E3-C4D7-42D8-8311-8860A33D6B3F}" type="parTrans" cxnId="{3ED4D3D8-4EEF-4ECD-862B-F00DCDE9F3AB}">
      <dgm:prSet/>
      <dgm:spPr/>
      <dgm:t>
        <a:bodyPr/>
        <a:lstStyle/>
        <a:p>
          <a:endParaRPr lang="en-US"/>
        </a:p>
      </dgm:t>
    </dgm:pt>
    <dgm:pt modelId="{E0B8CB3A-574F-4D4B-9804-447BA3E67CF0}" type="sibTrans" cxnId="{3ED4D3D8-4EEF-4ECD-862B-F00DCDE9F3AB}">
      <dgm:prSet/>
      <dgm:spPr/>
      <dgm:t>
        <a:bodyPr/>
        <a:lstStyle/>
        <a:p>
          <a:endParaRPr lang="en-US"/>
        </a:p>
      </dgm:t>
    </dgm:pt>
    <dgm:pt modelId="{2438C74A-830B-46EA-89D7-DF7A63EF8337}">
      <dgm:prSet phldrT="[Text]"/>
      <dgm:spPr/>
      <dgm:t>
        <a:bodyPr/>
        <a:lstStyle/>
        <a:p>
          <a:r>
            <a:rPr lang="en-US"/>
            <a:t>Research Tech Stack</a:t>
          </a:r>
        </a:p>
      </dgm:t>
    </dgm:pt>
    <dgm:pt modelId="{533562C2-6EE7-4802-920B-FB35946D1DCA}" type="parTrans" cxnId="{3FDBFD5B-51AA-48A4-B230-8B7E24C23E42}">
      <dgm:prSet/>
      <dgm:spPr/>
      <dgm:t>
        <a:bodyPr/>
        <a:lstStyle/>
        <a:p>
          <a:endParaRPr lang="en-US"/>
        </a:p>
      </dgm:t>
    </dgm:pt>
    <dgm:pt modelId="{5ED54146-FB63-45C1-9E60-BCA024D2BBFB}" type="sibTrans" cxnId="{3FDBFD5B-51AA-48A4-B230-8B7E24C23E42}">
      <dgm:prSet/>
      <dgm:spPr/>
      <dgm:t>
        <a:bodyPr/>
        <a:lstStyle/>
        <a:p>
          <a:endParaRPr lang="en-US"/>
        </a:p>
      </dgm:t>
    </dgm:pt>
    <dgm:pt modelId="{AE5C5BBD-09BC-453F-BC9A-3CD604587ABA}">
      <dgm:prSet phldrT="[Text]"/>
      <dgm:spPr/>
      <dgm:t>
        <a:bodyPr/>
        <a:lstStyle/>
        <a:p>
          <a:r>
            <a:rPr lang="en-US"/>
            <a:t>Complete Proposal</a:t>
          </a:r>
        </a:p>
      </dgm:t>
    </dgm:pt>
    <dgm:pt modelId="{3850D840-9F01-43D6-A4BA-0F9A4D584433}" type="parTrans" cxnId="{E16EDD10-EE5C-45E5-B7F7-937100FF91AB}">
      <dgm:prSet/>
      <dgm:spPr/>
      <dgm:t>
        <a:bodyPr/>
        <a:lstStyle/>
        <a:p>
          <a:endParaRPr lang="en-US"/>
        </a:p>
      </dgm:t>
    </dgm:pt>
    <dgm:pt modelId="{8AF79EAB-7C61-4530-8C2F-A0C54888E5F0}" type="sibTrans" cxnId="{E16EDD10-EE5C-45E5-B7F7-937100FF91AB}">
      <dgm:prSet/>
      <dgm:spPr/>
      <dgm:t>
        <a:bodyPr/>
        <a:lstStyle/>
        <a:p>
          <a:endParaRPr lang="en-US"/>
        </a:p>
      </dgm:t>
    </dgm:pt>
    <dgm:pt modelId="{969E70CF-7935-40F4-B9FF-C411A96A0C28}">
      <dgm:prSet/>
      <dgm:spPr/>
      <dgm:t>
        <a:bodyPr/>
        <a:lstStyle/>
        <a:p>
          <a:r>
            <a:rPr lang="en-US"/>
            <a:t>Upskilling</a:t>
          </a:r>
        </a:p>
      </dgm:t>
    </dgm:pt>
    <dgm:pt modelId="{C72DBC8E-CCBD-4B48-9FD9-28790C86BFFC}" type="parTrans" cxnId="{0A435D0C-901B-4E9A-83CD-ED9BC9866966}">
      <dgm:prSet/>
      <dgm:spPr/>
      <dgm:t>
        <a:bodyPr/>
        <a:lstStyle/>
        <a:p>
          <a:endParaRPr lang="en-US"/>
        </a:p>
      </dgm:t>
    </dgm:pt>
    <dgm:pt modelId="{2744F653-7D4A-4D05-920C-03AA05AFCF23}" type="sibTrans" cxnId="{0A435D0C-901B-4E9A-83CD-ED9BC9866966}">
      <dgm:prSet/>
      <dgm:spPr/>
      <dgm:t>
        <a:bodyPr/>
        <a:lstStyle/>
        <a:p>
          <a:endParaRPr lang="en-US"/>
        </a:p>
      </dgm:t>
    </dgm:pt>
    <dgm:pt modelId="{37034B8C-DFD6-4C1A-8F59-7119CF231483}">
      <dgm:prSet/>
      <dgm:spPr/>
      <dgm:t>
        <a:bodyPr/>
        <a:lstStyle/>
        <a:p>
          <a:r>
            <a:rPr lang="en-US"/>
            <a:t>Analyse Project Requirements</a:t>
          </a:r>
        </a:p>
      </dgm:t>
    </dgm:pt>
    <dgm:pt modelId="{05645490-9B98-4A30-BCFC-1A92531584D5}" type="parTrans" cxnId="{D3150D9B-7C56-446F-AAEC-C2AA56951FEB}">
      <dgm:prSet/>
      <dgm:spPr/>
      <dgm:t>
        <a:bodyPr/>
        <a:lstStyle/>
        <a:p>
          <a:endParaRPr lang="en-US"/>
        </a:p>
      </dgm:t>
    </dgm:pt>
    <dgm:pt modelId="{8FC4EBEB-3755-44D5-9F8B-BBE7EFC7C553}" type="sibTrans" cxnId="{D3150D9B-7C56-446F-AAEC-C2AA56951FEB}">
      <dgm:prSet/>
      <dgm:spPr/>
      <dgm:t>
        <a:bodyPr/>
        <a:lstStyle/>
        <a:p>
          <a:endParaRPr lang="en-US"/>
        </a:p>
      </dgm:t>
    </dgm:pt>
    <dgm:pt modelId="{615C9D85-EE63-43B1-A4CD-965DA01FD03C}">
      <dgm:prSet/>
      <dgm:spPr/>
      <dgm:t>
        <a:bodyPr/>
        <a:lstStyle/>
        <a:p>
          <a:r>
            <a:rPr lang="en-US"/>
            <a:t>Delegate Tasks</a:t>
          </a:r>
        </a:p>
      </dgm:t>
    </dgm:pt>
    <dgm:pt modelId="{8176ADEF-7397-4A8D-AF4D-779B35FA3495}" type="parTrans" cxnId="{9883892A-95A4-45A9-A26C-96B0988CE2C6}">
      <dgm:prSet/>
      <dgm:spPr/>
      <dgm:t>
        <a:bodyPr/>
        <a:lstStyle/>
        <a:p>
          <a:endParaRPr lang="en-US"/>
        </a:p>
      </dgm:t>
    </dgm:pt>
    <dgm:pt modelId="{2B0D006A-C37D-4990-BB7D-CA8A6D82F923}" type="sibTrans" cxnId="{9883892A-95A4-45A9-A26C-96B0988CE2C6}">
      <dgm:prSet/>
      <dgm:spPr/>
      <dgm:t>
        <a:bodyPr/>
        <a:lstStyle/>
        <a:p>
          <a:endParaRPr lang="en-US"/>
        </a:p>
      </dgm:t>
    </dgm:pt>
    <dgm:pt modelId="{487E751B-C7DB-467E-BF6B-E2C6D4A45BE8}">
      <dgm:prSet/>
      <dgm:spPr/>
      <dgm:t>
        <a:bodyPr/>
        <a:lstStyle/>
        <a:p>
          <a:r>
            <a:rPr lang="en-US"/>
            <a:t>Development and Monitoring</a:t>
          </a:r>
        </a:p>
      </dgm:t>
    </dgm:pt>
    <dgm:pt modelId="{929E6864-7CC4-4CEC-8692-3CDEB9F238C2}" type="parTrans" cxnId="{9EFFB3EC-0AC3-4C6B-AE1F-E7D409AD9F5A}">
      <dgm:prSet/>
      <dgm:spPr/>
      <dgm:t>
        <a:bodyPr/>
        <a:lstStyle/>
        <a:p>
          <a:endParaRPr lang="en-US"/>
        </a:p>
      </dgm:t>
    </dgm:pt>
    <dgm:pt modelId="{3B915647-3672-467A-AC9D-81A994EDF75B}" type="sibTrans" cxnId="{9EFFB3EC-0AC3-4C6B-AE1F-E7D409AD9F5A}">
      <dgm:prSet/>
      <dgm:spPr/>
      <dgm:t>
        <a:bodyPr/>
        <a:lstStyle/>
        <a:p>
          <a:endParaRPr lang="en-US"/>
        </a:p>
      </dgm:t>
    </dgm:pt>
    <dgm:pt modelId="{BA7771B3-7CC6-4031-A038-30D21AF34F76}">
      <dgm:prSet/>
      <dgm:spPr/>
      <dgm:t>
        <a:bodyPr/>
        <a:lstStyle/>
        <a:p>
          <a:r>
            <a:rPr lang="en-US"/>
            <a:t>Web Application</a:t>
          </a:r>
        </a:p>
      </dgm:t>
    </dgm:pt>
    <dgm:pt modelId="{EF74A0CB-8312-4C43-855F-DAF214BEFACE}" type="parTrans" cxnId="{2E80EB65-D079-4111-AEE3-6B6681106396}">
      <dgm:prSet/>
      <dgm:spPr/>
      <dgm:t>
        <a:bodyPr/>
        <a:lstStyle/>
        <a:p>
          <a:endParaRPr lang="en-US"/>
        </a:p>
      </dgm:t>
    </dgm:pt>
    <dgm:pt modelId="{95B3F30D-2636-4FE5-8C63-B4B04F47DC6D}" type="sibTrans" cxnId="{2E80EB65-D079-4111-AEE3-6B6681106396}">
      <dgm:prSet/>
      <dgm:spPr/>
      <dgm:t>
        <a:bodyPr/>
        <a:lstStyle/>
        <a:p>
          <a:endParaRPr lang="en-US"/>
        </a:p>
      </dgm:t>
    </dgm:pt>
    <dgm:pt modelId="{EDEEFD8B-B292-412C-96C8-8BC97E40AC43}">
      <dgm:prSet/>
      <dgm:spPr/>
      <dgm:t>
        <a:bodyPr/>
        <a:lstStyle/>
        <a:p>
          <a:r>
            <a:rPr lang="en-US"/>
            <a:t>Develop UX</a:t>
          </a:r>
        </a:p>
      </dgm:t>
    </dgm:pt>
    <dgm:pt modelId="{51784D81-2E3B-4FF3-84B3-038B506C17EC}" type="parTrans" cxnId="{D9CF69E9-D4EC-44AC-A471-52837EFFCA18}">
      <dgm:prSet/>
      <dgm:spPr/>
      <dgm:t>
        <a:bodyPr/>
        <a:lstStyle/>
        <a:p>
          <a:endParaRPr lang="en-US"/>
        </a:p>
      </dgm:t>
    </dgm:pt>
    <dgm:pt modelId="{A1696D62-9814-4921-9069-ABB878C66194}" type="sibTrans" cxnId="{D9CF69E9-D4EC-44AC-A471-52837EFFCA18}">
      <dgm:prSet/>
      <dgm:spPr/>
      <dgm:t>
        <a:bodyPr/>
        <a:lstStyle/>
        <a:p>
          <a:endParaRPr lang="en-US"/>
        </a:p>
      </dgm:t>
    </dgm:pt>
    <dgm:pt modelId="{0E7E7773-6404-4681-94EC-F81E73D41D4D}">
      <dgm:prSet/>
      <dgm:spPr/>
      <dgm:t>
        <a:bodyPr/>
        <a:lstStyle/>
        <a:p>
          <a:r>
            <a:rPr lang="en-US"/>
            <a:t>Develop UI</a:t>
          </a:r>
        </a:p>
      </dgm:t>
    </dgm:pt>
    <dgm:pt modelId="{0B2478A3-2347-46DF-926F-C4D7E69F2ED5}" type="parTrans" cxnId="{0858B583-C698-4B75-933A-C792A4442EC1}">
      <dgm:prSet/>
      <dgm:spPr/>
      <dgm:t>
        <a:bodyPr/>
        <a:lstStyle/>
        <a:p>
          <a:endParaRPr lang="en-US"/>
        </a:p>
      </dgm:t>
    </dgm:pt>
    <dgm:pt modelId="{A4057EFF-589E-4978-BE4D-D2703777F994}" type="sibTrans" cxnId="{0858B583-C698-4B75-933A-C792A4442EC1}">
      <dgm:prSet/>
      <dgm:spPr/>
      <dgm:t>
        <a:bodyPr/>
        <a:lstStyle/>
        <a:p>
          <a:endParaRPr lang="en-US"/>
        </a:p>
      </dgm:t>
    </dgm:pt>
    <dgm:pt modelId="{80D509B7-0400-4242-BDEE-7842927FCC7F}">
      <dgm:prSet/>
      <dgm:spPr/>
      <dgm:t>
        <a:bodyPr/>
        <a:lstStyle/>
        <a:p>
          <a:r>
            <a:rPr lang="en-US"/>
            <a:t>Connect to database</a:t>
          </a:r>
        </a:p>
      </dgm:t>
    </dgm:pt>
    <dgm:pt modelId="{3F4DB322-F64A-473F-8BE4-954102E1BB33}" type="parTrans" cxnId="{72CED196-9B48-4990-8E29-5FBBE1148DD2}">
      <dgm:prSet/>
      <dgm:spPr/>
      <dgm:t>
        <a:bodyPr/>
        <a:lstStyle/>
        <a:p>
          <a:endParaRPr lang="en-US"/>
        </a:p>
      </dgm:t>
    </dgm:pt>
    <dgm:pt modelId="{E252B87B-F0FD-4573-8561-DB50FFA0F1C4}" type="sibTrans" cxnId="{72CED196-9B48-4990-8E29-5FBBE1148DD2}">
      <dgm:prSet/>
      <dgm:spPr/>
      <dgm:t>
        <a:bodyPr/>
        <a:lstStyle/>
        <a:p>
          <a:endParaRPr lang="en-US"/>
        </a:p>
      </dgm:t>
    </dgm:pt>
    <dgm:pt modelId="{6AD40D44-5C5E-4FEF-ADD5-F5BBAEEBE802}">
      <dgm:prSet/>
      <dgm:spPr/>
      <dgm:t>
        <a:bodyPr/>
        <a:lstStyle/>
        <a:p>
          <a:r>
            <a:rPr lang="en-US"/>
            <a:t>Factory I/O</a:t>
          </a:r>
        </a:p>
      </dgm:t>
    </dgm:pt>
    <dgm:pt modelId="{7AE102D1-02D7-41B0-8549-050954E6BDFE}" type="parTrans" cxnId="{55D1CA7B-6F94-4A68-8262-507490AC7C0B}">
      <dgm:prSet/>
      <dgm:spPr/>
      <dgm:t>
        <a:bodyPr/>
        <a:lstStyle/>
        <a:p>
          <a:endParaRPr lang="en-US"/>
        </a:p>
      </dgm:t>
    </dgm:pt>
    <dgm:pt modelId="{7A984FFE-8C1C-43D5-A646-43DC221C721E}" type="sibTrans" cxnId="{55D1CA7B-6F94-4A68-8262-507490AC7C0B}">
      <dgm:prSet/>
      <dgm:spPr/>
      <dgm:t>
        <a:bodyPr/>
        <a:lstStyle/>
        <a:p>
          <a:endParaRPr lang="en-US"/>
        </a:p>
      </dgm:t>
    </dgm:pt>
    <dgm:pt modelId="{002FE6BC-6FA4-42E2-81FD-AF66C203EDE0}">
      <dgm:prSet/>
      <dgm:spPr/>
      <dgm:t>
        <a:bodyPr/>
        <a:lstStyle/>
        <a:p>
          <a:r>
            <a:rPr lang="en-US"/>
            <a:t>Create simulation model</a:t>
          </a:r>
        </a:p>
      </dgm:t>
    </dgm:pt>
    <dgm:pt modelId="{EB2A4557-CDA9-4681-8DED-76426556FDC1}" type="parTrans" cxnId="{964A520A-26DB-42B9-AF5A-0DDA581CA27B}">
      <dgm:prSet/>
      <dgm:spPr/>
      <dgm:t>
        <a:bodyPr/>
        <a:lstStyle/>
        <a:p>
          <a:endParaRPr lang="en-US"/>
        </a:p>
      </dgm:t>
    </dgm:pt>
    <dgm:pt modelId="{A840DA2B-C293-4047-9C74-4E6F5057C7E6}" type="sibTrans" cxnId="{964A520A-26DB-42B9-AF5A-0DDA581CA27B}">
      <dgm:prSet/>
      <dgm:spPr/>
      <dgm:t>
        <a:bodyPr/>
        <a:lstStyle/>
        <a:p>
          <a:endParaRPr lang="en-US"/>
        </a:p>
      </dgm:t>
    </dgm:pt>
    <dgm:pt modelId="{BF0F1CBE-875D-4DB7-8156-4066B3CB2207}">
      <dgm:prSet/>
      <dgm:spPr/>
      <dgm:t>
        <a:bodyPr/>
        <a:lstStyle/>
        <a:p>
          <a:r>
            <a:rPr lang="en-US"/>
            <a:t>Implement functions</a:t>
          </a:r>
        </a:p>
      </dgm:t>
    </dgm:pt>
    <dgm:pt modelId="{C00AF347-2AA2-4D2B-BA82-BC258854B3F0}" type="parTrans" cxnId="{FBFE5E68-01B0-4389-BCB3-37706DAB9853}">
      <dgm:prSet/>
      <dgm:spPr/>
      <dgm:t>
        <a:bodyPr/>
        <a:lstStyle/>
        <a:p>
          <a:endParaRPr lang="en-US"/>
        </a:p>
      </dgm:t>
    </dgm:pt>
    <dgm:pt modelId="{6792335A-7404-4D21-AD49-BF5FE4FC84DE}" type="sibTrans" cxnId="{FBFE5E68-01B0-4389-BCB3-37706DAB9853}">
      <dgm:prSet/>
      <dgm:spPr/>
      <dgm:t>
        <a:bodyPr/>
        <a:lstStyle/>
        <a:p>
          <a:endParaRPr lang="en-US"/>
        </a:p>
      </dgm:t>
    </dgm:pt>
    <dgm:pt modelId="{45228ACC-4C28-47CE-86E4-2FEE08AD7CBE}">
      <dgm:prSet/>
      <dgm:spPr/>
      <dgm:t>
        <a:bodyPr/>
        <a:lstStyle/>
        <a:p>
          <a:r>
            <a:rPr lang="en-US"/>
            <a:t>PLC</a:t>
          </a:r>
        </a:p>
      </dgm:t>
    </dgm:pt>
    <dgm:pt modelId="{98083CB0-CC18-4AEC-B330-732D1B1BAF2F}" type="parTrans" cxnId="{5AA5FA26-E1F9-499D-8792-02047EC0B446}">
      <dgm:prSet/>
      <dgm:spPr/>
      <dgm:t>
        <a:bodyPr/>
        <a:lstStyle/>
        <a:p>
          <a:endParaRPr lang="en-US"/>
        </a:p>
      </dgm:t>
    </dgm:pt>
    <dgm:pt modelId="{B3BD9C33-BDEE-4410-A2D7-C860242A84BD}" type="sibTrans" cxnId="{5AA5FA26-E1F9-499D-8792-02047EC0B446}">
      <dgm:prSet/>
      <dgm:spPr/>
      <dgm:t>
        <a:bodyPr/>
        <a:lstStyle/>
        <a:p>
          <a:endParaRPr lang="en-US"/>
        </a:p>
      </dgm:t>
    </dgm:pt>
    <dgm:pt modelId="{B48020CA-ACEA-4686-870A-4000E353DD2B}">
      <dgm:prSet/>
      <dgm:spPr/>
      <dgm:t>
        <a:bodyPr/>
        <a:lstStyle/>
        <a:p>
          <a:r>
            <a:rPr lang="en-US"/>
            <a:t>Implement connection with simulator</a:t>
          </a:r>
        </a:p>
      </dgm:t>
    </dgm:pt>
    <dgm:pt modelId="{4039D37C-24F5-4A7E-9ED6-65B4B0B6D2E9}" type="parTrans" cxnId="{6BB32513-07C8-453E-96BB-5A3ADB0680F6}">
      <dgm:prSet/>
      <dgm:spPr/>
      <dgm:t>
        <a:bodyPr/>
        <a:lstStyle/>
        <a:p>
          <a:endParaRPr lang="en-US"/>
        </a:p>
      </dgm:t>
    </dgm:pt>
    <dgm:pt modelId="{B4DCFE41-C95A-47B5-B979-E4C7627F7C0C}" type="sibTrans" cxnId="{6BB32513-07C8-453E-96BB-5A3ADB0680F6}">
      <dgm:prSet/>
      <dgm:spPr/>
      <dgm:t>
        <a:bodyPr/>
        <a:lstStyle/>
        <a:p>
          <a:endParaRPr lang="en-US"/>
        </a:p>
      </dgm:t>
    </dgm:pt>
    <dgm:pt modelId="{0436BAD3-D09D-4673-8727-CC584AEB8381}">
      <dgm:prSet/>
      <dgm:spPr/>
      <dgm:t>
        <a:bodyPr/>
        <a:lstStyle/>
        <a:p>
          <a:r>
            <a:rPr lang="en-US"/>
            <a:t>Implement connection with web app</a:t>
          </a:r>
        </a:p>
      </dgm:t>
    </dgm:pt>
    <dgm:pt modelId="{388D219C-840F-4BF3-A921-8C414191C6A9}" type="parTrans" cxnId="{A792C2E6-67D6-4860-9311-3B4A63D6F72A}">
      <dgm:prSet/>
      <dgm:spPr/>
      <dgm:t>
        <a:bodyPr/>
        <a:lstStyle/>
        <a:p>
          <a:endParaRPr lang="en-US"/>
        </a:p>
      </dgm:t>
    </dgm:pt>
    <dgm:pt modelId="{014043D7-B5D9-4171-A25F-FAE644CB0149}" type="sibTrans" cxnId="{A792C2E6-67D6-4860-9311-3B4A63D6F72A}">
      <dgm:prSet/>
      <dgm:spPr/>
      <dgm:t>
        <a:bodyPr/>
        <a:lstStyle/>
        <a:p>
          <a:endParaRPr lang="en-US"/>
        </a:p>
      </dgm:t>
    </dgm:pt>
    <dgm:pt modelId="{DCDF3944-5ADE-4B25-8762-6ACB6ACDE254}">
      <dgm:prSet/>
      <dgm:spPr/>
      <dgm:t>
        <a:bodyPr/>
        <a:lstStyle/>
        <a:p>
          <a:r>
            <a:rPr lang="en-US"/>
            <a:t>Database/Server</a:t>
          </a:r>
        </a:p>
      </dgm:t>
    </dgm:pt>
    <dgm:pt modelId="{9BA79892-D08E-40A7-9637-EAEB0E28E254}" type="parTrans" cxnId="{FA0A3098-3B80-4645-963E-A29DAB6F90A8}">
      <dgm:prSet/>
      <dgm:spPr/>
      <dgm:t>
        <a:bodyPr/>
        <a:lstStyle/>
        <a:p>
          <a:endParaRPr lang="en-US"/>
        </a:p>
      </dgm:t>
    </dgm:pt>
    <dgm:pt modelId="{1BD7FC3A-48E6-409F-BE41-047EB3A5886A}" type="sibTrans" cxnId="{FA0A3098-3B80-4645-963E-A29DAB6F90A8}">
      <dgm:prSet/>
      <dgm:spPr/>
      <dgm:t>
        <a:bodyPr/>
        <a:lstStyle/>
        <a:p>
          <a:endParaRPr lang="en-US"/>
        </a:p>
      </dgm:t>
    </dgm:pt>
    <dgm:pt modelId="{86F8BE37-CD7D-4ACA-A534-567BFA67907A}">
      <dgm:prSet/>
      <dgm:spPr/>
      <dgm:t>
        <a:bodyPr/>
        <a:lstStyle/>
        <a:p>
          <a:r>
            <a:rPr lang="en-US"/>
            <a:t>Establish Connection Online</a:t>
          </a:r>
        </a:p>
      </dgm:t>
    </dgm:pt>
    <dgm:pt modelId="{228582E3-9390-4577-97AF-52AF91EA879A}" type="parTrans" cxnId="{E5826DB8-2617-413F-91C5-AA52828B339A}">
      <dgm:prSet/>
      <dgm:spPr/>
      <dgm:t>
        <a:bodyPr/>
        <a:lstStyle/>
        <a:p>
          <a:endParaRPr lang="en-US"/>
        </a:p>
      </dgm:t>
    </dgm:pt>
    <dgm:pt modelId="{7C1F0F5E-A2F6-41F9-890E-FF4D8E4F6D68}" type="sibTrans" cxnId="{E5826DB8-2617-413F-91C5-AA52828B339A}">
      <dgm:prSet/>
      <dgm:spPr/>
      <dgm:t>
        <a:bodyPr/>
        <a:lstStyle/>
        <a:p>
          <a:endParaRPr lang="en-US"/>
        </a:p>
      </dgm:t>
    </dgm:pt>
    <dgm:pt modelId="{505B1185-F265-4678-A74C-663A60F6C3C3}">
      <dgm:prSet/>
      <dgm:spPr/>
      <dgm:t>
        <a:bodyPr/>
        <a:lstStyle/>
        <a:p>
          <a:r>
            <a:rPr lang="en-US"/>
            <a:t>Connect to web app</a:t>
          </a:r>
        </a:p>
      </dgm:t>
    </dgm:pt>
    <dgm:pt modelId="{608D5E95-D3C4-42A0-8439-4D30B6940B74}" type="parTrans" cxnId="{E838428D-E6D5-4E90-A814-CB717F96A7ED}">
      <dgm:prSet/>
      <dgm:spPr/>
      <dgm:t>
        <a:bodyPr/>
        <a:lstStyle/>
        <a:p>
          <a:endParaRPr lang="en-US"/>
        </a:p>
      </dgm:t>
    </dgm:pt>
    <dgm:pt modelId="{FFA098DF-7DEB-419E-A6EE-EB704CE97830}" type="sibTrans" cxnId="{E838428D-E6D5-4E90-A814-CB717F96A7ED}">
      <dgm:prSet/>
      <dgm:spPr/>
      <dgm:t>
        <a:bodyPr/>
        <a:lstStyle/>
        <a:p>
          <a:endParaRPr lang="en-US"/>
        </a:p>
      </dgm:t>
    </dgm:pt>
    <dgm:pt modelId="{7826975B-F11C-4014-9A14-DEB7D25E9BF6}">
      <dgm:prSet/>
      <dgm:spPr/>
      <dgm:t>
        <a:bodyPr/>
        <a:lstStyle/>
        <a:p>
          <a:r>
            <a:rPr lang="en-US"/>
            <a:t>Connect to simulator</a:t>
          </a:r>
        </a:p>
      </dgm:t>
    </dgm:pt>
    <dgm:pt modelId="{2C61AFFD-05F5-4BCA-9AB9-24D3009C7DC6}" type="parTrans" cxnId="{CB923B76-4E33-41FB-9040-D215AB5B234D}">
      <dgm:prSet/>
      <dgm:spPr/>
      <dgm:t>
        <a:bodyPr/>
        <a:lstStyle/>
        <a:p>
          <a:endParaRPr lang="en-US"/>
        </a:p>
      </dgm:t>
    </dgm:pt>
    <dgm:pt modelId="{63C356BA-3D29-4231-B886-87BE527F5F14}" type="sibTrans" cxnId="{CB923B76-4E33-41FB-9040-D215AB5B234D}">
      <dgm:prSet/>
      <dgm:spPr/>
      <dgm:t>
        <a:bodyPr/>
        <a:lstStyle/>
        <a:p>
          <a:endParaRPr lang="en-US"/>
        </a:p>
      </dgm:t>
    </dgm:pt>
    <dgm:pt modelId="{D05C3925-7B79-4AD1-915F-9944DBEBD9FD}">
      <dgm:prSet/>
      <dgm:spPr/>
      <dgm:t>
        <a:bodyPr/>
        <a:lstStyle/>
        <a:p>
          <a:r>
            <a:rPr lang="en-US"/>
            <a:t>Closing</a:t>
          </a:r>
        </a:p>
      </dgm:t>
    </dgm:pt>
    <dgm:pt modelId="{D6EDCB64-FE71-4A4F-ADDA-A2376EDDA759}" type="parTrans" cxnId="{B82A3048-DD56-46FE-A876-1459BA330D85}">
      <dgm:prSet/>
      <dgm:spPr/>
      <dgm:t>
        <a:bodyPr/>
        <a:lstStyle/>
        <a:p>
          <a:endParaRPr lang="en-US"/>
        </a:p>
      </dgm:t>
    </dgm:pt>
    <dgm:pt modelId="{C1AE158A-1296-431A-822D-79BEFD03DD56}" type="sibTrans" cxnId="{B82A3048-DD56-46FE-A876-1459BA330D85}">
      <dgm:prSet/>
      <dgm:spPr/>
      <dgm:t>
        <a:bodyPr/>
        <a:lstStyle/>
        <a:p>
          <a:endParaRPr lang="en-US"/>
        </a:p>
      </dgm:t>
    </dgm:pt>
    <dgm:pt modelId="{9ADCD011-2CE5-4628-9D65-9CE4626DBBDA}">
      <dgm:prSet/>
      <dgm:spPr/>
      <dgm:t>
        <a:bodyPr/>
        <a:lstStyle/>
        <a:p>
          <a:r>
            <a:rPr lang="en-US"/>
            <a:t>Final Release</a:t>
          </a:r>
        </a:p>
      </dgm:t>
    </dgm:pt>
    <dgm:pt modelId="{97EEC490-0E5D-467B-BD01-8687ADF7B3D5}" type="parTrans" cxnId="{BD2E4399-10B0-46CB-B32E-2D940347F315}">
      <dgm:prSet/>
      <dgm:spPr/>
      <dgm:t>
        <a:bodyPr/>
        <a:lstStyle/>
        <a:p>
          <a:endParaRPr lang="en-US"/>
        </a:p>
      </dgm:t>
    </dgm:pt>
    <dgm:pt modelId="{D9B2876E-58A1-4440-BBBF-5908EF2DA4F4}" type="sibTrans" cxnId="{BD2E4399-10B0-46CB-B32E-2D940347F315}">
      <dgm:prSet/>
      <dgm:spPr/>
      <dgm:t>
        <a:bodyPr/>
        <a:lstStyle/>
        <a:p>
          <a:endParaRPr lang="en-US"/>
        </a:p>
      </dgm:t>
    </dgm:pt>
    <dgm:pt modelId="{A9C247BC-5F94-4B3E-9769-1D8E0FF1531C}">
      <dgm:prSet/>
      <dgm:spPr/>
      <dgm:t>
        <a:bodyPr/>
        <a:lstStyle/>
        <a:p>
          <a:r>
            <a:rPr lang="en-US"/>
            <a:t>Project Deliverables Handover</a:t>
          </a:r>
        </a:p>
      </dgm:t>
    </dgm:pt>
    <dgm:pt modelId="{D545A10E-3609-4D05-84F8-CAE133C987BD}" type="parTrans" cxnId="{99FDBF9F-8287-44B9-9997-0E5784A00604}">
      <dgm:prSet/>
      <dgm:spPr/>
      <dgm:t>
        <a:bodyPr/>
        <a:lstStyle/>
        <a:p>
          <a:endParaRPr lang="en-US"/>
        </a:p>
      </dgm:t>
    </dgm:pt>
    <dgm:pt modelId="{824EF882-CBE9-4439-9D99-5FA5D6353F1E}" type="sibTrans" cxnId="{99FDBF9F-8287-44B9-9997-0E5784A00604}">
      <dgm:prSet/>
      <dgm:spPr/>
      <dgm:t>
        <a:bodyPr/>
        <a:lstStyle/>
        <a:p>
          <a:endParaRPr lang="en-US"/>
        </a:p>
      </dgm:t>
    </dgm:pt>
    <dgm:pt modelId="{1366DD92-BA8D-4A18-A9F5-E752CC722E56}">
      <dgm:prSet/>
      <dgm:spPr/>
      <dgm:t>
        <a:bodyPr/>
        <a:lstStyle/>
        <a:p>
          <a:r>
            <a:rPr lang="en-US"/>
            <a:t>Project Review</a:t>
          </a:r>
        </a:p>
      </dgm:t>
    </dgm:pt>
    <dgm:pt modelId="{D8ADA454-61E9-4DBB-BE77-257247D5D003}" type="parTrans" cxnId="{6E14CC70-19F7-4BC6-A670-BE29320A2994}">
      <dgm:prSet/>
      <dgm:spPr/>
      <dgm:t>
        <a:bodyPr/>
        <a:lstStyle/>
        <a:p>
          <a:endParaRPr lang="en-US"/>
        </a:p>
      </dgm:t>
    </dgm:pt>
    <dgm:pt modelId="{868F8765-92C9-41D7-9485-ABF8A326BFE3}" type="sibTrans" cxnId="{6E14CC70-19F7-4BC6-A670-BE29320A2994}">
      <dgm:prSet/>
      <dgm:spPr/>
      <dgm:t>
        <a:bodyPr/>
        <a:lstStyle/>
        <a:p>
          <a:endParaRPr lang="en-US"/>
        </a:p>
      </dgm:t>
    </dgm:pt>
    <dgm:pt modelId="{BDC722B6-9730-4237-8DB7-C7568B5F240A}" type="asst">
      <dgm:prSet/>
      <dgm:spPr/>
      <dgm:t>
        <a:bodyPr/>
        <a:lstStyle/>
        <a:p>
          <a:r>
            <a:rPr lang="en-US"/>
            <a:t>Identified Techincal Infrastructure</a:t>
          </a:r>
        </a:p>
      </dgm:t>
    </dgm:pt>
    <dgm:pt modelId="{83EB535A-6D66-4160-86C1-26AB7170C215}" type="sibTrans" cxnId="{1D22DCE1-A228-4891-93E3-0AA7275AF2BB}">
      <dgm:prSet/>
      <dgm:spPr/>
      <dgm:t>
        <a:bodyPr/>
        <a:lstStyle/>
        <a:p>
          <a:endParaRPr lang="en-US"/>
        </a:p>
      </dgm:t>
    </dgm:pt>
    <dgm:pt modelId="{213A213A-2AD2-4844-B91D-AAD74D8360C3}" type="parTrans" cxnId="{1D22DCE1-A228-4891-93E3-0AA7275AF2BB}">
      <dgm:prSet/>
      <dgm:spPr/>
      <dgm:t>
        <a:bodyPr/>
        <a:lstStyle/>
        <a:p>
          <a:endParaRPr lang="en-US"/>
        </a:p>
      </dgm:t>
    </dgm:pt>
    <dgm:pt modelId="{70E2886E-54C9-4834-9B77-31F4860CCF9B}" type="asst">
      <dgm:prSet/>
      <dgm:spPr/>
      <dgm:t>
        <a:bodyPr/>
        <a:lstStyle/>
        <a:p>
          <a:r>
            <a:rPr lang="en-US"/>
            <a:t>Terms of Reference</a:t>
          </a:r>
        </a:p>
      </dgm:t>
    </dgm:pt>
    <dgm:pt modelId="{C62594F6-0755-4554-AA56-8740C597674C}" type="sibTrans" cxnId="{1D4D06F4-45E9-43D0-821C-B4AD7C99272C}">
      <dgm:prSet/>
      <dgm:spPr/>
      <dgm:t>
        <a:bodyPr/>
        <a:lstStyle/>
        <a:p>
          <a:endParaRPr lang="en-US"/>
        </a:p>
      </dgm:t>
    </dgm:pt>
    <dgm:pt modelId="{0488DF54-F3F9-45C1-8C69-A07293C77A41}" type="parTrans" cxnId="{1D4D06F4-45E9-43D0-821C-B4AD7C99272C}">
      <dgm:prSet/>
      <dgm:spPr/>
      <dgm:t>
        <a:bodyPr/>
        <a:lstStyle/>
        <a:p>
          <a:endParaRPr lang="en-US"/>
        </a:p>
      </dgm:t>
    </dgm:pt>
    <dgm:pt modelId="{BBF656EA-1559-4230-B244-A2D83BA24A93}" type="asst">
      <dgm:prSet/>
      <dgm:spPr/>
      <dgm:t>
        <a:bodyPr/>
        <a:lstStyle/>
        <a:p>
          <a:r>
            <a:rPr lang="en-US"/>
            <a:t>Project Charter</a:t>
          </a:r>
        </a:p>
      </dgm:t>
    </dgm:pt>
    <dgm:pt modelId="{262D475C-1DEB-4324-AC9E-964617241AC8}" type="sibTrans" cxnId="{E573B93D-AB78-49BB-82A9-C4CBDC667CAA}">
      <dgm:prSet/>
      <dgm:spPr/>
      <dgm:t>
        <a:bodyPr/>
        <a:lstStyle/>
        <a:p>
          <a:endParaRPr lang="en-US"/>
        </a:p>
      </dgm:t>
    </dgm:pt>
    <dgm:pt modelId="{B4501F2F-0A32-4803-B977-E0DB9029D288}" type="parTrans" cxnId="{E573B93D-AB78-49BB-82A9-C4CBDC667CAA}">
      <dgm:prSet/>
      <dgm:spPr/>
      <dgm:t>
        <a:bodyPr/>
        <a:lstStyle/>
        <a:p>
          <a:endParaRPr lang="en-US"/>
        </a:p>
      </dgm:t>
    </dgm:pt>
    <dgm:pt modelId="{63F443BC-3F90-4191-B690-1904167BE4CF}" type="asst">
      <dgm:prSet/>
      <dgm:spPr/>
      <dgm:t>
        <a:bodyPr/>
        <a:lstStyle/>
        <a:p>
          <a:r>
            <a:rPr lang="en-US"/>
            <a:t>Project Scope</a:t>
          </a:r>
        </a:p>
      </dgm:t>
    </dgm:pt>
    <dgm:pt modelId="{51B3D120-8126-415D-86E7-150E2C083223}" type="sibTrans" cxnId="{2BB4CC15-7315-462B-9943-22EC1BAC6DCD}">
      <dgm:prSet/>
      <dgm:spPr/>
      <dgm:t>
        <a:bodyPr/>
        <a:lstStyle/>
        <a:p>
          <a:endParaRPr lang="en-US"/>
        </a:p>
      </dgm:t>
    </dgm:pt>
    <dgm:pt modelId="{D4751306-2F85-4C21-B35D-397293E55229}" type="parTrans" cxnId="{2BB4CC15-7315-462B-9943-22EC1BAC6DCD}">
      <dgm:prSet/>
      <dgm:spPr/>
      <dgm:t>
        <a:bodyPr/>
        <a:lstStyle/>
        <a:p>
          <a:endParaRPr lang="en-US"/>
        </a:p>
      </dgm:t>
    </dgm:pt>
    <dgm:pt modelId="{CBD5A35D-625E-4C51-99F0-34241F411D0A}" type="asst">
      <dgm:prSet/>
      <dgm:spPr/>
      <dgm:t>
        <a:bodyPr/>
        <a:lstStyle/>
        <a:p>
          <a:r>
            <a:rPr lang="en-US"/>
            <a:t>Scope Statement</a:t>
          </a:r>
        </a:p>
      </dgm:t>
    </dgm:pt>
    <dgm:pt modelId="{CA713023-C098-45CD-A546-7147850006B3}" type="sibTrans" cxnId="{9E461A0C-2293-44A7-9AC0-96DD97DE3296}">
      <dgm:prSet/>
      <dgm:spPr/>
      <dgm:t>
        <a:bodyPr/>
        <a:lstStyle/>
        <a:p>
          <a:endParaRPr lang="en-US"/>
        </a:p>
      </dgm:t>
    </dgm:pt>
    <dgm:pt modelId="{4FE93480-BE2C-4644-9DB0-CC9A052DD641}" type="parTrans" cxnId="{9E461A0C-2293-44A7-9AC0-96DD97DE3296}">
      <dgm:prSet/>
      <dgm:spPr/>
      <dgm:t>
        <a:bodyPr/>
        <a:lstStyle/>
        <a:p>
          <a:endParaRPr lang="en-US"/>
        </a:p>
      </dgm:t>
    </dgm:pt>
    <dgm:pt modelId="{13BE5F8A-94A6-4571-9B21-6C5D3AB282AD}" type="asst">
      <dgm:prSet/>
      <dgm:spPr/>
      <dgm:t>
        <a:bodyPr/>
        <a:lstStyle/>
        <a:p>
          <a:r>
            <a:rPr lang="en-US"/>
            <a:t>Stakeholder management</a:t>
          </a:r>
        </a:p>
      </dgm:t>
    </dgm:pt>
    <dgm:pt modelId="{D8BAC75B-BE82-4F89-A885-D02A8073DA10}" type="sibTrans" cxnId="{23432A72-9E8E-4F6E-AE29-2244847B7168}">
      <dgm:prSet/>
      <dgm:spPr/>
      <dgm:t>
        <a:bodyPr/>
        <a:lstStyle/>
        <a:p>
          <a:endParaRPr lang="en-US"/>
        </a:p>
      </dgm:t>
    </dgm:pt>
    <dgm:pt modelId="{CA6BF114-F242-4957-B84C-97B2AE440DE4}" type="parTrans" cxnId="{23432A72-9E8E-4F6E-AE29-2244847B7168}">
      <dgm:prSet/>
      <dgm:spPr/>
      <dgm:t>
        <a:bodyPr/>
        <a:lstStyle/>
        <a:p>
          <a:endParaRPr lang="en-US"/>
        </a:p>
      </dgm:t>
    </dgm:pt>
    <dgm:pt modelId="{74EC04CA-078B-4B61-AB64-4D92124C985B}" type="asst">
      <dgm:prSet/>
      <dgm:spPr/>
      <dgm:t>
        <a:bodyPr/>
        <a:lstStyle/>
        <a:p>
          <a:r>
            <a:rPr lang="en-US"/>
            <a:t>Project Rationale</a:t>
          </a:r>
        </a:p>
      </dgm:t>
    </dgm:pt>
    <dgm:pt modelId="{64842821-3DB2-401D-95AB-C9926ACFA939}" type="parTrans" cxnId="{492482CA-3696-482E-B9F2-B2F5199E5243}">
      <dgm:prSet/>
      <dgm:spPr/>
      <dgm:t>
        <a:bodyPr/>
        <a:lstStyle/>
        <a:p>
          <a:endParaRPr lang="en-US"/>
        </a:p>
      </dgm:t>
    </dgm:pt>
    <dgm:pt modelId="{A51BA62A-B6F4-4508-A2C6-94D48E1313DA}" type="sibTrans" cxnId="{492482CA-3696-482E-B9F2-B2F5199E5243}">
      <dgm:prSet/>
      <dgm:spPr/>
      <dgm:t>
        <a:bodyPr/>
        <a:lstStyle/>
        <a:p>
          <a:endParaRPr lang="en-US"/>
        </a:p>
      </dgm:t>
    </dgm:pt>
    <dgm:pt modelId="{CBA997BD-91A5-4D90-BA4D-FBE564AAAAC6}" type="asst">
      <dgm:prSet/>
      <dgm:spPr/>
      <dgm:t>
        <a:bodyPr/>
        <a:lstStyle/>
        <a:p>
          <a:r>
            <a:rPr lang="en-US"/>
            <a:t>Skill Analysis</a:t>
          </a:r>
        </a:p>
      </dgm:t>
    </dgm:pt>
    <dgm:pt modelId="{A1CF8CD0-6F96-450B-BBEF-CB7803F4FCF1}" type="parTrans" cxnId="{4E10896E-45CC-4585-B8F4-6B7A0C8E9A8C}">
      <dgm:prSet/>
      <dgm:spPr/>
      <dgm:t>
        <a:bodyPr/>
        <a:lstStyle/>
        <a:p>
          <a:endParaRPr lang="en-US"/>
        </a:p>
      </dgm:t>
    </dgm:pt>
    <dgm:pt modelId="{BAD342C6-DA46-4024-AF59-C12E54916FF5}" type="sibTrans" cxnId="{4E10896E-45CC-4585-B8F4-6B7A0C8E9A8C}">
      <dgm:prSet/>
      <dgm:spPr/>
      <dgm:t>
        <a:bodyPr/>
        <a:lstStyle/>
        <a:p>
          <a:endParaRPr lang="en-US"/>
        </a:p>
      </dgm:t>
    </dgm:pt>
    <dgm:pt modelId="{9143913E-4EC2-461E-B85D-39946AC79D34}" type="asst">
      <dgm:prSet/>
      <dgm:spPr/>
      <dgm:t>
        <a:bodyPr/>
        <a:lstStyle/>
        <a:p>
          <a:r>
            <a:rPr lang="en-US"/>
            <a:t>Skill Matrix</a:t>
          </a:r>
        </a:p>
      </dgm:t>
    </dgm:pt>
    <dgm:pt modelId="{5A300734-A193-4045-A1A2-E6967CC6825E}" type="parTrans" cxnId="{5BC15017-3F9B-4D9D-AB6B-93E9EBA73FEC}">
      <dgm:prSet/>
      <dgm:spPr/>
      <dgm:t>
        <a:bodyPr/>
        <a:lstStyle/>
        <a:p>
          <a:endParaRPr lang="en-US"/>
        </a:p>
      </dgm:t>
    </dgm:pt>
    <dgm:pt modelId="{5D9A0FB3-6415-4D33-8995-8E540183F9E7}" type="sibTrans" cxnId="{5BC15017-3F9B-4D9D-AB6B-93E9EBA73FEC}">
      <dgm:prSet/>
      <dgm:spPr/>
      <dgm:t>
        <a:bodyPr/>
        <a:lstStyle/>
        <a:p>
          <a:endParaRPr lang="en-US"/>
        </a:p>
      </dgm:t>
    </dgm:pt>
    <dgm:pt modelId="{5FE66D7A-8446-493D-9F3C-14C699EFC446}" type="asst">
      <dgm:prSet/>
      <dgm:spPr/>
      <dgm:t>
        <a:bodyPr/>
        <a:lstStyle/>
        <a:p>
          <a:r>
            <a:rPr lang="en-US"/>
            <a:t>Training Plan</a:t>
          </a:r>
        </a:p>
      </dgm:t>
    </dgm:pt>
    <dgm:pt modelId="{353F903D-93E2-47D0-860B-FEF17AA5BF37}" type="parTrans" cxnId="{492D1436-5306-48BD-97C0-CAAF077E6BA5}">
      <dgm:prSet/>
      <dgm:spPr/>
      <dgm:t>
        <a:bodyPr/>
        <a:lstStyle/>
        <a:p>
          <a:endParaRPr lang="en-US"/>
        </a:p>
      </dgm:t>
    </dgm:pt>
    <dgm:pt modelId="{661436CA-CF10-41E2-B537-5404073B523A}" type="sibTrans" cxnId="{492D1436-5306-48BD-97C0-CAAF077E6BA5}">
      <dgm:prSet/>
      <dgm:spPr/>
      <dgm:t>
        <a:bodyPr/>
        <a:lstStyle/>
        <a:p>
          <a:endParaRPr lang="en-US"/>
        </a:p>
      </dgm:t>
    </dgm:pt>
    <dgm:pt modelId="{4B77B5F2-6627-4215-B75E-4E6CDB08D763}" type="asst">
      <dgm:prSet/>
      <dgm:spPr/>
      <dgm:t>
        <a:bodyPr/>
        <a:lstStyle/>
        <a:p>
          <a:r>
            <a:rPr lang="en-US"/>
            <a:t>Team Roles</a:t>
          </a:r>
        </a:p>
      </dgm:t>
    </dgm:pt>
    <dgm:pt modelId="{40B7B669-0446-4E39-9848-6A591247F230}" type="parTrans" cxnId="{C639D029-8212-44B0-887C-E39A22F954C8}">
      <dgm:prSet/>
      <dgm:spPr/>
      <dgm:t>
        <a:bodyPr/>
        <a:lstStyle/>
        <a:p>
          <a:endParaRPr lang="en-US"/>
        </a:p>
      </dgm:t>
    </dgm:pt>
    <dgm:pt modelId="{6AA5FD97-311E-4195-9887-C45E4DCDE457}" type="sibTrans" cxnId="{C639D029-8212-44B0-887C-E39A22F954C8}">
      <dgm:prSet/>
      <dgm:spPr/>
      <dgm:t>
        <a:bodyPr/>
        <a:lstStyle/>
        <a:p>
          <a:endParaRPr lang="en-US"/>
        </a:p>
      </dgm:t>
    </dgm:pt>
    <dgm:pt modelId="{A30F25BC-61A9-418A-8629-414E4DE641CF}" type="asst">
      <dgm:prSet/>
      <dgm:spPr/>
      <dgm:t>
        <a:bodyPr/>
        <a:lstStyle/>
        <a:p>
          <a:r>
            <a:rPr lang="en-US"/>
            <a:t>Team Contract</a:t>
          </a:r>
        </a:p>
      </dgm:t>
    </dgm:pt>
    <dgm:pt modelId="{FD30AD44-AF85-4E0C-8A51-B0E2B6AF8068}" type="parTrans" cxnId="{DA7F2A04-8DD3-40EE-B4B8-E155F02A1594}">
      <dgm:prSet/>
      <dgm:spPr/>
      <dgm:t>
        <a:bodyPr/>
        <a:lstStyle/>
        <a:p>
          <a:endParaRPr lang="en-US"/>
        </a:p>
      </dgm:t>
    </dgm:pt>
    <dgm:pt modelId="{96CF9635-6191-4083-A451-25DFC1DB7153}" type="sibTrans" cxnId="{DA7F2A04-8DD3-40EE-B4B8-E155F02A1594}">
      <dgm:prSet/>
      <dgm:spPr/>
      <dgm:t>
        <a:bodyPr/>
        <a:lstStyle/>
        <a:p>
          <a:endParaRPr lang="en-US"/>
        </a:p>
      </dgm:t>
    </dgm:pt>
    <dgm:pt modelId="{35D7B6C3-BDCB-42D3-BDFC-C2FE303EC219}" type="asst">
      <dgm:prSet/>
      <dgm:spPr/>
      <dgm:t>
        <a:bodyPr/>
        <a:lstStyle/>
        <a:p>
          <a:r>
            <a:rPr lang="en-US"/>
            <a:t>Team Schedule for part 1</a:t>
          </a:r>
        </a:p>
      </dgm:t>
    </dgm:pt>
    <dgm:pt modelId="{1A51ED9A-5929-4D0F-AE7F-DC70DD12645D}" type="parTrans" cxnId="{D6C9075C-CE15-45DC-A532-86880F5E4C3C}">
      <dgm:prSet/>
      <dgm:spPr/>
      <dgm:t>
        <a:bodyPr/>
        <a:lstStyle/>
        <a:p>
          <a:endParaRPr lang="en-US"/>
        </a:p>
      </dgm:t>
    </dgm:pt>
    <dgm:pt modelId="{1ECBE694-C31F-4337-9BAC-902467B2FB68}" type="sibTrans" cxnId="{D6C9075C-CE15-45DC-A532-86880F5E4C3C}">
      <dgm:prSet/>
      <dgm:spPr/>
      <dgm:t>
        <a:bodyPr/>
        <a:lstStyle/>
        <a:p>
          <a:endParaRPr lang="en-US"/>
        </a:p>
      </dgm:t>
    </dgm:pt>
    <dgm:pt modelId="{BA9FEA92-A66B-4587-9E6F-AEAC3F8C8BF6}" type="asst">
      <dgm:prSet/>
      <dgm:spPr/>
      <dgm:t>
        <a:bodyPr/>
        <a:lstStyle/>
        <a:p>
          <a:r>
            <a:rPr lang="en-US"/>
            <a:t>Meeting minutes</a:t>
          </a:r>
        </a:p>
      </dgm:t>
    </dgm:pt>
    <dgm:pt modelId="{9112248A-3F84-4799-A30E-4BFEA6FC26A9}" type="parTrans" cxnId="{2F9D7D3F-CAB1-4C07-8577-0423E54316A3}">
      <dgm:prSet/>
      <dgm:spPr/>
      <dgm:t>
        <a:bodyPr/>
        <a:lstStyle/>
        <a:p>
          <a:endParaRPr lang="en-US"/>
        </a:p>
      </dgm:t>
    </dgm:pt>
    <dgm:pt modelId="{E88F8CD9-A198-4ABC-A2C4-4BD316E86E2B}" type="sibTrans" cxnId="{2F9D7D3F-CAB1-4C07-8577-0423E54316A3}">
      <dgm:prSet/>
      <dgm:spPr/>
      <dgm:t>
        <a:bodyPr/>
        <a:lstStyle/>
        <a:p>
          <a:endParaRPr lang="en-US"/>
        </a:p>
      </dgm:t>
    </dgm:pt>
    <dgm:pt modelId="{234D6AF7-AF3A-4CD4-9DAC-52F1F3692CAD}" type="asst">
      <dgm:prSet/>
      <dgm:spPr/>
      <dgm:t>
        <a:bodyPr/>
        <a:lstStyle/>
        <a:p>
          <a:r>
            <a:rPr lang="en-US"/>
            <a:t>Project Management Methodology</a:t>
          </a:r>
        </a:p>
      </dgm:t>
    </dgm:pt>
    <dgm:pt modelId="{0E275072-3B7B-44D9-A517-C6A4067AD06D}" type="parTrans" cxnId="{288A2E0B-3287-4254-8552-299BB03C3708}">
      <dgm:prSet/>
      <dgm:spPr/>
      <dgm:t>
        <a:bodyPr/>
        <a:lstStyle/>
        <a:p>
          <a:endParaRPr lang="en-US"/>
        </a:p>
      </dgm:t>
    </dgm:pt>
    <dgm:pt modelId="{9D4369E9-0169-4779-BB03-EB9DC1117BB7}" type="sibTrans" cxnId="{288A2E0B-3287-4254-8552-299BB03C3708}">
      <dgm:prSet/>
      <dgm:spPr/>
      <dgm:t>
        <a:bodyPr/>
        <a:lstStyle/>
        <a:p>
          <a:endParaRPr lang="en-US"/>
        </a:p>
      </dgm:t>
    </dgm:pt>
    <dgm:pt modelId="{D9CA920C-E927-4924-B1ED-C8E16020E04E}" type="asst">
      <dgm:prSet/>
      <dgm:spPr/>
      <dgm:t>
        <a:bodyPr/>
        <a:lstStyle/>
        <a:p>
          <a:r>
            <a:rPr lang="en-US"/>
            <a:t>WBS</a:t>
          </a:r>
        </a:p>
      </dgm:t>
    </dgm:pt>
    <dgm:pt modelId="{7C20BB9F-8F8B-456A-806D-54606249913F}" type="parTrans" cxnId="{219A5E7C-2726-4BDA-8223-C851435D2C93}">
      <dgm:prSet/>
      <dgm:spPr/>
      <dgm:t>
        <a:bodyPr/>
        <a:lstStyle/>
        <a:p>
          <a:endParaRPr lang="en-US"/>
        </a:p>
      </dgm:t>
    </dgm:pt>
    <dgm:pt modelId="{74E37DB3-67AE-4F45-BF90-FC49EF1DB9CE}" type="sibTrans" cxnId="{219A5E7C-2726-4BDA-8223-C851435D2C93}">
      <dgm:prSet/>
      <dgm:spPr/>
      <dgm:t>
        <a:bodyPr/>
        <a:lstStyle/>
        <a:p>
          <a:endParaRPr lang="en-US"/>
        </a:p>
      </dgm:t>
    </dgm:pt>
    <dgm:pt modelId="{A4C06A59-0AA7-4024-BAD9-92399F343F10}" type="asst">
      <dgm:prSet/>
      <dgm:spPr/>
      <dgm:t>
        <a:bodyPr/>
        <a:lstStyle/>
        <a:p>
          <a:r>
            <a:rPr lang="en-US"/>
            <a:t>Risk and Issues Management</a:t>
          </a:r>
        </a:p>
      </dgm:t>
    </dgm:pt>
    <dgm:pt modelId="{3B5FB44A-BACC-4376-B5A1-7737B8565031}" type="parTrans" cxnId="{B27A3A5A-62F9-459D-B771-DB106F1AA1B4}">
      <dgm:prSet/>
      <dgm:spPr/>
      <dgm:t>
        <a:bodyPr/>
        <a:lstStyle/>
        <a:p>
          <a:endParaRPr lang="en-US"/>
        </a:p>
      </dgm:t>
    </dgm:pt>
    <dgm:pt modelId="{CC4D9AA5-DA8E-49A4-93CE-8DC7FC7EB0DD}" type="sibTrans" cxnId="{B27A3A5A-62F9-459D-B771-DB106F1AA1B4}">
      <dgm:prSet/>
      <dgm:spPr/>
      <dgm:t>
        <a:bodyPr/>
        <a:lstStyle/>
        <a:p>
          <a:endParaRPr lang="en-US"/>
        </a:p>
      </dgm:t>
    </dgm:pt>
    <dgm:pt modelId="{4DD85D32-53AD-4B0E-AEF7-F04D91F0B9C7}" type="asst">
      <dgm:prSet/>
      <dgm:spPr/>
      <dgm:t>
        <a:bodyPr/>
        <a:lstStyle/>
        <a:p>
          <a:r>
            <a:rPr lang="en-US"/>
            <a:t>Risk Register</a:t>
          </a:r>
        </a:p>
      </dgm:t>
    </dgm:pt>
    <dgm:pt modelId="{FFCFBB50-C5E5-40A4-B7BC-6FE373390EF2}" type="parTrans" cxnId="{718E8D96-23B6-4C74-B218-6293A4BAE67B}">
      <dgm:prSet/>
      <dgm:spPr/>
      <dgm:t>
        <a:bodyPr/>
        <a:lstStyle/>
        <a:p>
          <a:endParaRPr lang="en-US"/>
        </a:p>
      </dgm:t>
    </dgm:pt>
    <dgm:pt modelId="{7AD5DE63-9FB2-424D-A9DC-91E83C723E7F}" type="sibTrans" cxnId="{718E8D96-23B6-4C74-B218-6293A4BAE67B}">
      <dgm:prSet/>
      <dgm:spPr/>
      <dgm:t>
        <a:bodyPr/>
        <a:lstStyle/>
        <a:p>
          <a:endParaRPr lang="en-US"/>
        </a:p>
      </dgm:t>
    </dgm:pt>
    <dgm:pt modelId="{C4F88A3E-E2D4-41B0-B026-A66A8D3C206D}" type="asst">
      <dgm:prSet/>
      <dgm:spPr/>
      <dgm:t>
        <a:bodyPr/>
        <a:lstStyle/>
        <a:p>
          <a:r>
            <a:rPr lang="en-US"/>
            <a:t>Issue Log</a:t>
          </a:r>
        </a:p>
      </dgm:t>
    </dgm:pt>
    <dgm:pt modelId="{F8A99996-CE2A-41E9-8EDD-E5E9AD54551E}" type="parTrans" cxnId="{B1D76CC8-033B-487B-B432-5008E74544DF}">
      <dgm:prSet/>
      <dgm:spPr/>
      <dgm:t>
        <a:bodyPr/>
        <a:lstStyle/>
        <a:p>
          <a:endParaRPr lang="en-US"/>
        </a:p>
      </dgm:t>
    </dgm:pt>
    <dgm:pt modelId="{FD5DAC9D-D11F-4BD0-95D3-40FA6E301035}" type="sibTrans" cxnId="{B1D76CC8-033B-487B-B432-5008E74544DF}">
      <dgm:prSet/>
      <dgm:spPr/>
      <dgm:t>
        <a:bodyPr/>
        <a:lstStyle/>
        <a:p>
          <a:endParaRPr lang="en-US"/>
        </a:p>
      </dgm:t>
    </dgm:pt>
    <dgm:pt modelId="{5E2EC72C-4F84-49CE-BBF3-7A8F927511E4}" type="asst">
      <dgm:prSet/>
      <dgm:spPr/>
      <dgm:t>
        <a:bodyPr/>
        <a:lstStyle/>
        <a:p>
          <a:r>
            <a:rPr lang="en-US"/>
            <a:t>Change Management plan</a:t>
          </a:r>
        </a:p>
      </dgm:t>
    </dgm:pt>
    <dgm:pt modelId="{1E1B476D-E491-44A3-87E1-BA3AB5C27F14}" type="parTrans" cxnId="{16D41FCF-F205-45F1-9978-3AF34F647937}">
      <dgm:prSet/>
      <dgm:spPr/>
      <dgm:t>
        <a:bodyPr/>
        <a:lstStyle/>
        <a:p>
          <a:endParaRPr lang="en-US"/>
        </a:p>
      </dgm:t>
    </dgm:pt>
    <dgm:pt modelId="{6E876C26-4DAA-46BC-A7D0-E51B932B514A}" type="sibTrans" cxnId="{16D41FCF-F205-45F1-9978-3AF34F647937}">
      <dgm:prSet/>
      <dgm:spPr/>
      <dgm:t>
        <a:bodyPr/>
        <a:lstStyle/>
        <a:p>
          <a:endParaRPr lang="en-US"/>
        </a:p>
      </dgm:t>
    </dgm:pt>
    <dgm:pt modelId="{21E31C94-0F3F-449E-AA65-E517AD64A9C8}" type="asst">
      <dgm:prSet/>
      <dgm:spPr/>
      <dgm:t>
        <a:bodyPr/>
        <a:lstStyle/>
        <a:p>
          <a:r>
            <a:rPr lang="en-US"/>
            <a:t>Quality Assurance form</a:t>
          </a:r>
        </a:p>
      </dgm:t>
    </dgm:pt>
    <dgm:pt modelId="{BCC4BC63-E801-429F-BD44-4E114ECEA0F4}" type="parTrans" cxnId="{AD49B979-A127-45A4-9B42-4DA9EB05B122}">
      <dgm:prSet/>
      <dgm:spPr/>
      <dgm:t>
        <a:bodyPr/>
        <a:lstStyle/>
        <a:p>
          <a:endParaRPr lang="en-US"/>
        </a:p>
      </dgm:t>
    </dgm:pt>
    <dgm:pt modelId="{5A0AEED7-FE62-45EA-B706-EF1E5C29BE6A}" type="sibTrans" cxnId="{AD49B979-A127-45A4-9B42-4DA9EB05B122}">
      <dgm:prSet/>
      <dgm:spPr/>
      <dgm:t>
        <a:bodyPr/>
        <a:lstStyle/>
        <a:p>
          <a:endParaRPr lang="en-US"/>
        </a:p>
      </dgm:t>
    </dgm:pt>
    <dgm:pt modelId="{E6CD7960-8A03-4351-8F27-5CF452B9760C}" type="asst">
      <dgm:prSet/>
      <dgm:spPr/>
      <dgm:t>
        <a:bodyPr/>
        <a:lstStyle/>
        <a:p>
          <a:r>
            <a:rPr lang="en-US"/>
            <a:t>Project Schedule</a:t>
          </a:r>
        </a:p>
      </dgm:t>
    </dgm:pt>
    <dgm:pt modelId="{173CB879-134E-4CCD-9BF7-A7D46A773362}" type="parTrans" cxnId="{5EE76850-C089-4B15-8F5C-9643719A25D2}">
      <dgm:prSet/>
      <dgm:spPr/>
      <dgm:t>
        <a:bodyPr/>
        <a:lstStyle/>
        <a:p>
          <a:endParaRPr lang="en-US"/>
        </a:p>
      </dgm:t>
    </dgm:pt>
    <dgm:pt modelId="{7C43B67B-6429-4674-8D5D-40FFCE108A8E}" type="sibTrans" cxnId="{5EE76850-C089-4B15-8F5C-9643719A25D2}">
      <dgm:prSet/>
      <dgm:spPr/>
      <dgm:t>
        <a:bodyPr/>
        <a:lstStyle/>
        <a:p>
          <a:endParaRPr lang="en-US"/>
        </a:p>
      </dgm:t>
    </dgm:pt>
    <dgm:pt modelId="{ADE5AF2D-65A8-49B8-90EB-95A27C7DA201}" type="asst">
      <dgm:prSet/>
      <dgm:spPr/>
      <dgm:t>
        <a:bodyPr/>
        <a:lstStyle/>
        <a:p>
          <a:r>
            <a:rPr lang="en-US"/>
            <a:t>Milestone Report</a:t>
          </a:r>
        </a:p>
      </dgm:t>
    </dgm:pt>
    <dgm:pt modelId="{F7CDC0A9-6D47-4A15-BE41-DEC22CC2C849}" type="parTrans" cxnId="{6D6E4CE4-71A6-4987-8CF1-ED95FDD352E9}">
      <dgm:prSet/>
      <dgm:spPr/>
      <dgm:t>
        <a:bodyPr/>
        <a:lstStyle/>
        <a:p>
          <a:endParaRPr lang="en-US"/>
        </a:p>
      </dgm:t>
    </dgm:pt>
    <dgm:pt modelId="{DDB81DDC-1DDF-4591-9189-41265B9F5673}" type="sibTrans" cxnId="{6D6E4CE4-71A6-4987-8CF1-ED95FDD352E9}">
      <dgm:prSet/>
      <dgm:spPr/>
      <dgm:t>
        <a:bodyPr/>
        <a:lstStyle/>
        <a:p>
          <a:endParaRPr lang="en-US"/>
        </a:p>
      </dgm:t>
    </dgm:pt>
    <dgm:pt modelId="{373FC377-F11A-44A4-92C1-555A9672143D}" type="asst">
      <dgm:prSet/>
      <dgm:spPr/>
      <dgm:t>
        <a:bodyPr/>
        <a:lstStyle/>
        <a:p>
          <a:r>
            <a:rPr lang="en-US"/>
            <a:t>Gantt Chart</a:t>
          </a:r>
        </a:p>
      </dgm:t>
    </dgm:pt>
    <dgm:pt modelId="{76F20430-CE1E-426E-BA17-9806090C592B}" type="parTrans" cxnId="{80FFC1D1-0A1A-4BEF-A486-15AB641AF1E9}">
      <dgm:prSet/>
      <dgm:spPr/>
      <dgm:t>
        <a:bodyPr/>
        <a:lstStyle/>
        <a:p>
          <a:endParaRPr lang="en-US"/>
        </a:p>
      </dgm:t>
    </dgm:pt>
    <dgm:pt modelId="{14F7C682-B089-4C53-93CC-8117097C91BC}" type="sibTrans" cxnId="{80FFC1D1-0A1A-4BEF-A486-15AB641AF1E9}">
      <dgm:prSet/>
      <dgm:spPr/>
      <dgm:t>
        <a:bodyPr/>
        <a:lstStyle/>
        <a:p>
          <a:endParaRPr lang="en-US"/>
        </a:p>
      </dgm:t>
    </dgm:pt>
    <dgm:pt modelId="{5488A770-1D99-403A-A1BD-2798817D1BE2}" type="asst">
      <dgm:prSet/>
      <dgm:spPr/>
      <dgm:t>
        <a:bodyPr/>
        <a:lstStyle/>
        <a:p>
          <a:r>
            <a:rPr lang="en-US"/>
            <a:t>Cost Estimate</a:t>
          </a:r>
        </a:p>
      </dgm:t>
    </dgm:pt>
    <dgm:pt modelId="{C0FDC2C8-CA0A-4301-B141-D13FFA5EB963}" type="parTrans" cxnId="{057A0BFF-63D4-4E70-864F-8798590F5E10}">
      <dgm:prSet/>
      <dgm:spPr/>
      <dgm:t>
        <a:bodyPr/>
        <a:lstStyle/>
        <a:p>
          <a:endParaRPr lang="en-US"/>
        </a:p>
      </dgm:t>
    </dgm:pt>
    <dgm:pt modelId="{669586DE-2A7C-4EA4-B386-376117794AA2}" type="sibTrans" cxnId="{057A0BFF-63D4-4E70-864F-8798590F5E10}">
      <dgm:prSet/>
      <dgm:spPr/>
      <dgm:t>
        <a:bodyPr/>
        <a:lstStyle/>
        <a:p>
          <a:endParaRPr lang="en-US"/>
        </a:p>
      </dgm:t>
    </dgm:pt>
    <dgm:pt modelId="{C98FC48E-3520-42AB-97CD-45F5D4C3FF5C}" type="asst">
      <dgm:prSet/>
      <dgm:spPr/>
      <dgm:t>
        <a:bodyPr/>
        <a:lstStyle/>
        <a:p>
          <a:r>
            <a:rPr lang="en-US"/>
            <a:t>Objective/Scope</a:t>
          </a:r>
        </a:p>
      </dgm:t>
    </dgm:pt>
    <dgm:pt modelId="{0573CE13-93B7-4EEB-9D89-6294DC96DDCA}" type="parTrans" cxnId="{B8B8C645-A7F0-4489-95E2-9F570D7CC39E}">
      <dgm:prSet/>
      <dgm:spPr/>
      <dgm:t>
        <a:bodyPr/>
        <a:lstStyle/>
        <a:p>
          <a:endParaRPr lang="en-US"/>
        </a:p>
      </dgm:t>
    </dgm:pt>
    <dgm:pt modelId="{C86EA1DD-2BF9-4193-ADF4-E81278C23E82}" type="sibTrans" cxnId="{B8B8C645-A7F0-4489-95E2-9F570D7CC39E}">
      <dgm:prSet/>
      <dgm:spPr/>
      <dgm:t>
        <a:bodyPr/>
        <a:lstStyle/>
        <a:p>
          <a:endParaRPr lang="en-US"/>
        </a:p>
      </dgm:t>
    </dgm:pt>
    <dgm:pt modelId="{27ABB5AD-BF54-478A-AC96-3CB8C7CC9AB3}">
      <dgm:prSet/>
      <dgm:spPr/>
      <dgm:t>
        <a:bodyPr/>
        <a:lstStyle/>
        <a:p>
          <a:r>
            <a:rPr lang="en-US"/>
            <a:t>Client Feedback</a:t>
          </a:r>
        </a:p>
      </dgm:t>
    </dgm:pt>
    <dgm:pt modelId="{4CB4A991-3001-4E69-BACC-7A77D38D661D}" type="sibTrans" cxnId="{99217886-1A0B-40F5-97DE-6757835D138B}">
      <dgm:prSet/>
      <dgm:spPr/>
      <dgm:t>
        <a:bodyPr/>
        <a:lstStyle/>
        <a:p>
          <a:endParaRPr lang="en-US"/>
        </a:p>
      </dgm:t>
    </dgm:pt>
    <dgm:pt modelId="{3D513F83-7E0C-4F0E-AF81-3B8842FBEED4}" type="parTrans" cxnId="{99217886-1A0B-40F5-97DE-6757835D138B}">
      <dgm:prSet/>
      <dgm:spPr/>
      <dgm:t>
        <a:bodyPr/>
        <a:lstStyle/>
        <a:p>
          <a:endParaRPr lang="en-US"/>
        </a:p>
      </dgm:t>
    </dgm:pt>
    <dgm:pt modelId="{762D52F3-88AA-4E81-97A4-31195B181D74}">
      <dgm:prSet/>
      <dgm:spPr/>
      <dgm:t>
        <a:bodyPr/>
        <a:lstStyle/>
        <a:p>
          <a:r>
            <a:rPr lang="en-US"/>
            <a:t>Mentor Feedback</a:t>
          </a:r>
        </a:p>
      </dgm:t>
    </dgm:pt>
    <dgm:pt modelId="{BDFDF6AB-27F3-4EBE-94F7-34B8E2079F14}" type="sibTrans" cxnId="{113207B8-45BE-438E-BE09-1335EEACBFEF}">
      <dgm:prSet/>
      <dgm:spPr/>
      <dgm:t>
        <a:bodyPr/>
        <a:lstStyle/>
        <a:p>
          <a:endParaRPr lang="en-US"/>
        </a:p>
      </dgm:t>
    </dgm:pt>
    <dgm:pt modelId="{D7E0ECA0-4EBC-43F9-9795-8D5DD207AB53}" type="parTrans" cxnId="{113207B8-45BE-438E-BE09-1335EEACBFEF}">
      <dgm:prSet/>
      <dgm:spPr/>
      <dgm:t>
        <a:bodyPr/>
        <a:lstStyle/>
        <a:p>
          <a:endParaRPr lang="en-US"/>
        </a:p>
      </dgm:t>
    </dgm:pt>
    <dgm:pt modelId="{1CFA13E8-9DD2-4164-ADA5-EDCB9DAF6912}">
      <dgm:prSet/>
      <dgm:spPr/>
      <dgm:t>
        <a:bodyPr/>
        <a:lstStyle/>
        <a:p>
          <a:r>
            <a:rPr lang="en-US"/>
            <a:t>Team Poster</a:t>
          </a:r>
        </a:p>
      </dgm:t>
    </dgm:pt>
    <dgm:pt modelId="{0374A2F8-9E79-4187-8C7E-65B3B217DC56}" type="sibTrans" cxnId="{6CEFE39C-4CE4-4B56-9EC6-660971C08272}">
      <dgm:prSet/>
      <dgm:spPr/>
      <dgm:t>
        <a:bodyPr/>
        <a:lstStyle/>
        <a:p>
          <a:endParaRPr lang="en-US"/>
        </a:p>
      </dgm:t>
    </dgm:pt>
    <dgm:pt modelId="{5C0E4B73-4C9D-4D45-8DC5-B68BF3E28B2A}" type="parTrans" cxnId="{6CEFE39C-4CE4-4B56-9EC6-660971C08272}">
      <dgm:prSet/>
      <dgm:spPr/>
      <dgm:t>
        <a:bodyPr/>
        <a:lstStyle/>
        <a:p>
          <a:endParaRPr lang="en-US"/>
        </a:p>
      </dgm:t>
    </dgm:pt>
    <dgm:pt modelId="{9B3243B4-202A-48B0-9157-CC50475841D0}">
      <dgm:prSet/>
      <dgm:spPr/>
      <dgm:t>
        <a:bodyPr/>
        <a:lstStyle/>
        <a:p>
          <a:r>
            <a:rPr lang="en-US"/>
            <a:t>Final Project Presentation</a:t>
          </a:r>
        </a:p>
      </dgm:t>
    </dgm:pt>
    <dgm:pt modelId="{72843486-052A-4965-A708-EB91DCDA80D2}" type="sibTrans" cxnId="{3552A6C1-F405-4B57-8F4C-5CFE54AB8EE0}">
      <dgm:prSet/>
      <dgm:spPr/>
      <dgm:t>
        <a:bodyPr/>
        <a:lstStyle/>
        <a:p>
          <a:endParaRPr lang="en-US"/>
        </a:p>
      </dgm:t>
    </dgm:pt>
    <dgm:pt modelId="{796A1A27-6686-4087-A42E-FAB61B030E18}" type="parTrans" cxnId="{3552A6C1-F405-4B57-8F4C-5CFE54AB8EE0}">
      <dgm:prSet/>
      <dgm:spPr/>
      <dgm:t>
        <a:bodyPr/>
        <a:lstStyle/>
        <a:p>
          <a:endParaRPr lang="en-US"/>
        </a:p>
      </dgm:t>
    </dgm:pt>
    <dgm:pt modelId="{3CF08603-1FB6-44F3-9848-A4942D9EDFC0}">
      <dgm:prSet/>
      <dgm:spPr/>
      <dgm:t>
        <a:bodyPr/>
        <a:lstStyle/>
        <a:p>
          <a:r>
            <a:rPr lang="en-US"/>
            <a:t>Team Portfolio</a:t>
          </a:r>
        </a:p>
      </dgm:t>
    </dgm:pt>
    <dgm:pt modelId="{4D9CE105-4C03-4153-99B1-2C17EE5143FC}" type="sibTrans" cxnId="{F12D7D60-F50B-4597-865A-12F87806B4D5}">
      <dgm:prSet/>
      <dgm:spPr/>
      <dgm:t>
        <a:bodyPr/>
        <a:lstStyle/>
        <a:p>
          <a:endParaRPr lang="en-US"/>
        </a:p>
      </dgm:t>
    </dgm:pt>
    <dgm:pt modelId="{DFF03497-5E65-4720-9088-2A5D4488C77E}" type="parTrans" cxnId="{F12D7D60-F50B-4597-865A-12F87806B4D5}">
      <dgm:prSet/>
      <dgm:spPr/>
      <dgm:t>
        <a:bodyPr/>
        <a:lstStyle/>
        <a:p>
          <a:endParaRPr lang="en-US"/>
        </a:p>
      </dgm:t>
    </dgm:pt>
    <dgm:pt modelId="{AD57113E-B062-4F3E-B022-58ACA08A1F84}">
      <dgm:prSet/>
      <dgm:spPr/>
      <dgm:t>
        <a:bodyPr/>
        <a:lstStyle/>
        <a:p>
          <a:r>
            <a:rPr lang="en-US"/>
            <a:t>Reflective Report</a:t>
          </a:r>
        </a:p>
      </dgm:t>
    </dgm:pt>
    <dgm:pt modelId="{F644EA0A-6ADC-44C5-ABD7-83D9CB2BFFF7}" type="sibTrans" cxnId="{37D85A11-EC87-4F93-92F0-C7FD70949E5D}">
      <dgm:prSet/>
      <dgm:spPr/>
      <dgm:t>
        <a:bodyPr/>
        <a:lstStyle/>
        <a:p>
          <a:endParaRPr lang="en-US"/>
        </a:p>
      </dgm:t>
    </dgm:pt>
    <dgm:pt modelId="{3A9A5997-F0DF-4A15-BA0E-8BCD2CA31061}" type="parTrans" cxnId="{37D85A11-EC87-4F93-92F0-C7FD70949E5D}">
      <dgm:prSet/>
      <dgm:spPr/>
      <dgm:t>
        <a:bodyPr/>
        <a:lstStyle/>
        <a:p>
          <a:endParaRPr lang="en-US"/>
        </a:p>
      </dgm:t>
    </dgm:pt>
    <dgm:pt modelId="{ACC84C57-0E8A-41D3-9045-4F2CEC59043C}" type="pres">
      <dgm:prSet presAssocID="{0398E927-A0E5-4D6D-928E-90EF85242942}" presName="Name0" presStyleCnt="0">
        <dgm:presLayoutVars>
          <dgm:chPref val="1"/>
          <dgm:dir/>
          <dgm:animOne val="branch"/>
          <dgm:animLvl val="lvl"/>
          <dgm:resizeHandles val="exact"/>
        </dgm:presLayoutVars>
      </dgm:prSet>
      <dgm:spPr/>
    </dgm:pt>
    <dgm:pt modelId="{BC05935C-8464-47A4-9836-7A737726C3DE}" type="pres">
      <dgm:prSet presAssocID="{9B0647EA-238C-4B79-ABEB-A283543081D2}" presName="root1" presStyleCnt="0"/>
      <dgm:spPr/>
    </dgm:pt>
    <dgm:pt modelId="{DA5EFC13-46C9-4DDE-84F5-0E146743EFA8}" type="pres">
      <dgm:prSet presAssocID="{9B0647EA-238C-4B79-ABEB-A283543081D2}" presName="LevelOneTextNode" presStyleLbl="node0" presStyleIdx="0" presStyleCnt="5">
        <dgm:presLayoutVars>
          <dgm:chPref val="3"/>
        </dgm:presLayoutVars>
      </dgm:prSet>
      <dgm:spPr/>
    </dgm:pt>
    <dgm:pt modelId="{0573465A-0752-4404-BE8D-5A7ADE7C78F4}" type="pres">
      <dgm:prSet presAssocID="{9B0647EA-238C-4B79-ABEB-A283543081D2}" presName="level2hierChild" presStyleCnt="0"/>
      <dgm:spPr/>
    </dgm:pt>
    <dgm:pt modelId="{84F249CF-C690-4FF6-9168-73F95C1D65CF}" type="pres">
      <dgm:prSet presAssocID="{E28C91D7-B029-4020-8B28-3F9626B9CC41}" presName="conn2-1" presStyleLbl="parChTrans1D2" presStyleIdx="0" presStyleCnt="15"/>
      <dgm:spPr/>
    </dgm:pt>
    <dgm:pt modelId="{4E5ED82C-7FF8-4CA7-9D6C-F125660286D1}" type="pres">
      <dgm:prSet presAssocID="{E28C91D7-B029-4020-8B28-3F9626B9CC41}" presName="connTx" presStyleLbl="parChTrans1D2" presStyleIdx="0" presStyleCnt="15"/>
      <dgm:spPr/>
    </dgm:pt>
    <dgm:pt modelId="{286755FF-4DC3-49BD-990C-214E3297D2EB}" type="pres">
      <dgm:prSet presAssocID="{C8CFEBA4-ED4D-475A-83C0-409847FBC45A}" presName="root2" presStyleCnt="0"/>
      <dgm:spPr/>
    </dgm:pt>
    <dgm:pt modelId="{01E99D6C-97F9-432C-B839-0E3CE09D6361}" type="pres">
      <dgm:prSet presAssocID="{C8CFEBA4-ED4D-475A-83C0-409847FBC45A}" presName="LevelTwoTextNode" presStyleLbl="node2" presStyleIdx="0" presStyleCnt="15">
        <dgm:presLayoutVars>
          <dgm:chPref val="3"/>
        </dgm:presLayoutVars>
      </dgm:prSet>
      <dgm:spPr/>
    </dgm:pt>
    <dgm:pt modelId="{63ACCB40-5DB5-45CB-AF68-C7AF1762FAA7}" type="pres">
      <dgm:prSet presAssocID="{C8CFEBA4-ED4D-475A-83C0-409847FBC45A}" presName="level3hierChild" presStyleCnt="0"/>
      <dgm:spPr/>
    </dgm:pt>
    <dgm:pt modelId="{193238E6-A81C-4A94-820B-CA684DF0352F}" type="pres">
      <dgm:prSet presAssocID="{A6F81B65-3B94-4195-910B-677E57DE7C66}" presName="conn2-1" presStyleLbl="parChTrans1D3" presStyleIdx="0" presStyleCnt="13"/>
      <dgm:spPr/>
    </dgm:pt>
    <dgm:pt modelId="{55C646F7-0EB6-41D4-ADF8-F221E0BDC2BF}" type="pres">
      <dgm:prSet presAssocID="{A6F81B65-3B94-4195-910B-677E57DE7C66}" presName="connTx" presStyleLbl="parChTrans1D3" presStyleIdx="0" presStyleCnt="13"/>
      <dgm:spPr/>
    </dgm:pt>
    <dgm:pt modelId="{50058638-765F-45B1-B369-A13204C097A8}" type="pres">
      <dgm:prSet presAssocID="{B44B631C-1CA3-4AE9-922B-EF83329BB951}" presName="root2" presStyleCnt="0"/>
      <dgm:spPr/>
    </dgm:pt>
    <dgm:pt modelId="{AAFCCD2B-2FD1-4858-9E3D-2E8FD1FBDC78}" type="pres">
      <dgm:prSet presAssocID="{B44B631C-1CA3-4AE9-922B-EF83329BB951}" presName="LevelTwoTextNode" presStyleLbl="node3" presStyleIdx="0" presStyleCnt="13">
        <dgm:presLayoutVars>
          <dgm:chPref val="3"/>
        </dgm:presLayoutVars>
      </dgm:prSet>
      <dgm:spPr/>
    </dgm:pt>
    <dgm:pt modelId="{D2E07D64-D43A-4456-91ED-1280259FB5FF}" type="pres">
      <dgm:prSet presAssocID="{B44B631C-1CA3-4AE9-922B-EF83329BB951}" presName="level3hierChild" presStyleCnt="0"/>
      <dgm:spPr/>
    </dgm:pt>
    <dgm:pt modelId="{B4D67A73-7D27-4D01-9F4D-79D693124F1C}" type="pres">
      <dgm:prSet presAssocID="{DB8A1361-6757-4B9A-882A-682B1BDE432D}" presName="conn2-1" presStyleLbl="parChTrans1D4" presStyleIdx="0" presStyleCnt="28"/>
      <dgm:spPr/>
    </dgm:pt>
    <dgm:pt modelId="{FA5B0836-DDB3-401A-BA3F-8DF2D21B9A61}" type="pres">
      <dgm:prSet presAssocID="{DB8A1361-6757-4B9A-882A-682B1BDE432D}" presName="connTx" presStyleLbl="parChTrans1D4" presStyleIdx="0" presStyleCnt="28"/>
      <dgm:spPr/>
    </dgm:pt>
    <dgm:pt modelId="{7C586962-5D87-4657-9F27-5EE53AE8F658}" type="pres">
      <dgm:prSet presAssocID="{62CB0233-AC94-4253-83DB-3BA8AC8FFB16}" presName="root2" presStyleCnt="0"/>
      <dgm:spPr/>
    </dgm:pt>
    <dgm:pt modelId="{697B8FF7-F075-4AC0-BA80-70198261056B}" type="pres">
      <dgm:prSet presAssocID="{62CB0233-AC94-4253-83DB-3BA8AC8FFB16}" presName="LevelTwoTextNode" presStyleLbl="node4" presStyleIdx="0" presStyleCnt="2">
        <dgm:presLayoutVars>
          <dgm:chPref val="3"/>
        </dgm:presLayoutVars>
      </dgm:prSet>
      <dgm:spPr/>
    </dgm:pt>
    <dgm:pt modelId="{BA844E8D-3145-4DC9-9DC8-7526C76279F9}" type="pres">
      <dgm:prSet presAssocID="{62CB0233-AC94-4253-83DB-3BA8AC8FFB16}" presName="level3hierChild" presStyleCnt="0"/>
      <dgm:spPr/>
    </dgm:pt>
    <dgm:pt modelId="{060AACF6-6195-46D4-8987-C15352877B05}" type="pres">
      <dgm:prSet presAssocID="{E679E1E3-C4D7-42D8-8311-8860A33D6B3F}" presName="conn2-1" presStyleLbl="parChTrans1D4" presStyleIdx="1" presStyleCnt="28"/>
      <dgm:spPr/>
    </dgm:pt>
    <dgm:pt modelId="{86F6A5A7-45CF-4B82-8B48-D4DE31D3FBA0}" type="pres">
      <dgm:prSet presAssocID="{E679E1E3-C4D7-42D8-8311-8860A33D6B3F}" presName="connTx" presStyleLbl="parChTrans1D4" presStyleIdx="1" presStyleCnt="28"/>
      <dgm:spPr/>
    </dgm:pt>
    <dgm:pt modelId="{027FF024-2478-40D5-AA1A-8001E6D4D58A}" type="pres">
      <dgm:prSet presAssocID="{CE965997-DE77-4B74-AAC5-777987F7B2E8}" presName="root2" presStyleCnt="0"/>
      <dgm:spPr/>
    </dgm:pt>
    <dgm:pt modelId="{818245F3-AAF8-4135-936C-E2F6F871B77F}" type="pres">
      <dgm:prSet presAssocID="{CE965997-DE77-4B74-AAC5-777987F7B2E8}" presName="LevelTwoTextNode" presStyleLbl="node4" presStyleIdx="1" presStyleCnt="2">
        <dgm:presLayoutVars>
          <dgm:chPref val="3"/>
        </dgm:presLayoutVars>
      </dgm:prSet>
      <dgm:spPr/>
    </dgm:pt>
    <dgm:pt modelId="{7F190840-66B8-4DD2-BA2D-D9C705FAAB33}" type="pres">
      <dgm:prSet presAssocID="{CE965997-DE77-4B74-AAC5-777987F7B2E8}" presName="level3hierChild" presStyleCnt="0"/>
      <dgm:spPr/>
    </dgm:pt>
    <dgm:pt modelId="{C11E1031-E5CC-4D9B-A748-8F8DE7371D2D}" type="pres">
      <dgm:prSet presAssocID="{533562C2-6EE7-4802-920B-FB35946D1DCA}" presName="conn2-1" presStyleLbl="parChTrans1D3" presStyleIdx="1" presStyleCnt="13"/>
      <dgm:spPr/>
    </dgm:pt>
    <dgm:pt modelId="{21C50E41-42B1-4852-808F-3063E50E8FEF}" type="pres">
      <dgm:prSet presAssocID="{533562C2-6EE7-4802-920B-FB35946D1DCA}" presName="connTx" presStyleLbl="parChTrans1D3" presStyleIdx="1" presStyleCnt="13"/>
      <dgm:spPr/>
    </dgm:pt>
    <dgm:pt modelId="{7909282B-8F4E-4D9D-BEE7-AD87ECBD7FA9}" type="pres">
      <dgm:prSet presAssocID="{2438C74A-830B-46EA-89D7-DF7A63EF8337}" presName="root2" presStyleCnt="0"/>
      <dgm:spPr/>
    </dgm:pt>
    <dgm:pt modelId="{276B95EB-A6CF-421B-B9F5-B3250753B550}" type="pres">
      <dgm:prSet presAssocID="{2438C74A-830B-46EA-89D7-DF7A63EF8337}" presName="LevelTwoTextNode" presStyleLbl="node3" presStyleIdx="1" presStyleCnt="13">
        <dgm:presLayoutVars>
          <dgm:chPref val="3"/>
        </dgm:presLayoutVars>
      </dgm:prSet>
      <dgm:spPr/>
    </dgm:pt>
    <dgm:pt modelId="{BC8C771C-6742-4DBC-81D5-2BAA81E6AB37}" type="pres">
      <dgm:prSet presAssocID="{2438C74A-830B-46EA-89D7-DF7A63EF8337}" presName="level3hierChild" presStyleCnt="0"/>
      <dgm:spPr/>
    </dgm:pt>
    <dgm:pt modelId="{3B606665-9F0F-4188-82B5-9297D33A33CB}" type="pres">
      <dgm:prSet presAssocID="{3850D840-9F01-43D6-A4BA-0F9A4D584433}" presName="conn2-1" presStyleLbl="parChTrans1D3" presStyleIdx="2" presStyleCnt="13"/>
      <dgm:spPr/>
    </dgm:pt>
    <dgm:pt modelId="{BF12B5FB-1F9F-49C9-8AD5-0065DE5A2E37}" type="pres">
      <dgm:prSet presAssocID="{3850D840-9F01-43D6-A4BA-0F9A4D584433}" presName="connTx" presStyleLbl="parChTrans1D3" presStyleIdx="2" presStyleCnt="13"/>
      <dgm:spPr/>
    </dgm:pt>
    <dgm:pt modelId="{05D19EC4-E009-4AF9-953D-4F822255C785}" type="pres">
      <dgm:prSet presAssocID="{AE5C5BBD-09BC-453F-BC9A-3CD604587ABA}" presName="root2" presStyleCnt="0"/>
      <dgm:spPr/>
    </dgm:pt>
    <dgm:pt modelId="{67971632-8454-4853-802F-0C498A5974DD}" type="pres">
      <dgm:prSet presAssocID="{AE5C5BBD-09BC-453F-BC9A-3CD604587ABA}" presName="LevelTwoTextNode" presStyleLbl="node3" presStyleIdx="2" presStyleCnt="13">
        <dgm:presLayoutVars>
          <dgm:chPref val="3"/>
        </dgm:presLayoutVars>
      </dgm:prSet>
      <dgm:spPr/>
    </dgm:pt>
    <dgm:pt modelId="{D4B3E210-45E5-4BFA-AA14-1F3E0DAACAA7}" type="pres">
      <dgm:prSet presAssocID="{AE5C5BBD-09BC-453F-BC9A-3CD604587ABA}" presName="level3hierChild" presStyleCnt="0"/>
      <dgm:spPr/>
    </dgm:pt>
    <dgm:pt modelId="{5C841B07-0B0D-4377-B63F-E9F916F5DACD}" type="pres">
      <dgm:prSet presAssocID="{0488DF54-F3F9-45C1-8C69-A07293C77A41}" presName="conn2-1" presStyleLbl="parChTrans1D4" presStyleIdx="2" presStyleCnt="28"/>
      <dgm:spPr/>
    </dgm:pt>
    <dgm:pt modelId="{FFE04AB6-1985-428A-8754-BBED5443E1AD}" type="pres">
      <dgm:prSet presAssocID="{0488DF54-F3F9-45C1-8C69-A07293C77A41}" presName="connTx" presStyleLbl="parChTrans1D4" presStyleIdx="2" presStyleCnt="28"/>
      <dgm:spPr/>
    </dgm:pt>
    <dgm:pt modelId="{99E63B76-3062-4315-9192-426ED1291418}" type="pres">
      <dgm:prSet presAssocID="{70E2886E-54C9-4834-9B77-31F4860CCF9B}" presName="root2" presStyleCnt="0"/>
      <dgm:spPr/>
    </dgm:pt>
    <dgm:pt modelId="{B7540253-1A50-4DDA-9286-BA14B762613E}" type="pres">
      <dgm:prSet presAssocID="{70E2886E-54C9-4834-9B77-31F4860CCF9B}" presName="LevelTwoTextNode" presStyleLbl="asst3" presStyleIdx="0" presStyleCnt="26">
        <dgm:presLayoutVars>
          <dgm:chPref val="3"/>
        </dgm:presLayoutVars>
      </dgm:prSet>
      <dgm:spPr/>
    </dgm:pt>
    <dgm:pt modelId="{C5C02441-D34D-42E6-9D36-A93E4495BBB8}" type="pres">
      <dgm:prSet presAssocID="{70E2886E-54C9-4834-9B77-31F4860CCF9B}" presName="level3hierChild" presStyleCnt="0"/>
      <dgm:spPr/>
    </dgm:pt>
    <dgm:pt modelId="{DCDF81D9-B377-4DC2-8C0B-C6CBC16A8155}" type="pres">
      <dgm:prSet presAssocID="{B4501F2F-0A32-4803-B977-E0DB9029D288}" presName="conn2-1" presStyleLbl="parChTrans1D4" presStyleIdx="3" presStyleCnt="28"/>
      <dgm:spPr/>
    </dgm:pt>
    <dgm:pt modelId="{F5656976-FC4B-426A-AC5C-31F919E62F40}" type="pres">
      <dgm:prSet presAssocID="{B4501F2F-0A32-4803-B977-E0DB9029D288}" presName="connTx" presStyleLbl="parChTrans1D4" presStyleIdx="3" presStyleCnt="28"/>
      <dgm:spPr/>
    </dgm:pt>
    <dgm:pt modelId="{98C73627-F143-406C-8A57-080DC498FFC6}" type="pres">
      <dgm:prSet presAssocID="{BBF656EA-1559-4230-B244-A2D83BA24A93}" presName="root2" presStyleCnt="0"/>
      <dgm:spPr/>
    </dgm:pt>
    <dgm:pt modelId="{1206BE9C-C183-4B70-B93F-A2AFB5CFC894}" type="pres">
      <dgm:prSet presAssocID="{BBF656EA-1559-4230-B244-A2D83BA24A93}" presName="LevelTwoTextNode" presStyleLbl="asst3" presStyleIdx="1" presStyleCnt="26">
        <dgm:presLayoutVars>
          <dgm:chPref val="3"/>
        </dgm:presLayoutVars>
      </dgm:prSet>
      <dgm:spPr/>
    </dgm:pt>
    <dgm:pt modelId="{5913F99F-36AD-4C8E-84F9-702B24551E04}" type="pres">
      <dgm:prSet presAssocID="{BBF656EA-1559-4230-B244-A2D83BA24A93}" presName="level3hierChild" presStyleCnt="0"/>
      <dgm:spPr/>
    </dgm:pt>
    <dgm:pt modelId="{F644C92C-1C28-48F8-B6B7-84F947DFC9AA}" type="pres">
      <dgm:prSet presAssocID="{64842821-3DB2-401D-95AB-C9926ACFA939}" presName="conn2-1" presStyleLbl="parChTrans1D4" presStyleIdx="4" presStyleCnt="28"/>
      <dgm:spPr/>
    </dgm:pt>
    <dgm:pt modelId="{5CE6CF97-988A-467E-977B-876E86A05238}" type="pres">
      <dgm:prSet presAssocID="{64842821-3DB2-401D-95AB-C9926ACFA939}" presName="connTx" presStyleLbl="parChTrans1D4" presStyleIdx="4" presStyleCnt="28"/>
      <dgm:spPr/>
    </dgm:pt>
    <dgm:pt modelId="{AE122240-939C-4B1D-850C-FE07C8BFD722}" type="pres">
      <dgm:prSet presAssocID="{74EC04CA-078B-4B61-AB64-4D92124C985B}" presName="root2" presStyleCnt="0"/>
      <dgm:spPr/>
    </dgm:pt>
    <dgm:pt modelId="{8D2434A7-61B7-4F26-A7DD-1D2687137C54}" type="pres">
      <dgm:prSet presAssocID="{74EC04CA-078B-4B61-AB64-4D92124C985B}" presName="LevelTwoTextNode" presStyleLbl="asst3" presStyleIdx="2" presStyleCnt="26">
        <dgm:presLayoutVars>
          <dgm:chPref val="3"/>
        </dgm:presLayoutVars>
      </dgm:prSet>
      <dgm:spPr/>
    </dgm:pt>
    <dgm:pt modelId="{56C2F453-53FA-43FF-BEE1-98352EC7E4AA}" type="pres">
      <dgm:prSet presAssocID="{74EC04CA-078B-4B61-AB64-4D92124C985B}" presName="level3hierChild" presStyleCnt="0"/>
      <dgm:spPr/>
    </dgm:pt>
    <dgm:pt modelId="{332C6C88-8194-4950-8703-621A1B82E259}" type="pres">
      <dgm:prSet presAssocID="{D4751306-2F85-4C21-B35D-397293E55229}" presName="conn2-1" presStyleLbl="parChTrans1D4" presStyleIdx="5" presStyleCnt="28"/>
      <dgm:spPr/>
    </dgm:pt>
    <dgm:pt modelId="{CB5A6FB3-37DE-4802-A40E-8D321BF75F5D}" type="pres">
      <dgm:prSet presAssocID="{D4751306-2F85-4C21-B35D-397293E55229}" presName="connTx" presStyleLbl="parChTrans1D4" presStyleIdx="5" presStyleCnt="28"/>
      <dgm:spPr/>
    </dgm:pt>
    <dgm:pt modelId="{7CCD3113-5605-43AA-8BEA-72EE4000B017}" type="pres">
      <dgm:prSet presAssocID="{63F443BC-3F90-4191-B690-1904167BE4CF}" presName="root2" presStyleCnt="0"/>
      <dgm:spPr/>
    </dgm:pt>
    <dgm:pt modelId="{2414C3D6-EB20-4E64-9645-07A5890FEE4E}" type="pres">
      <dgm:prSet presAssocID="{63F443BC-3F90-4191-B690-1904167BE4CF}" presName="LevelTwoTextNode" presStyleLbl="asst3" presStyleIdx="3" presStyleCnt="26">
        <dgm:presLayoutVars>
          <dgm:chPref val="3"/>
        </dgm:presLayoutVars>
      </dgm:prSet>
      <dgm:spPr/>
    </dgm:pt>
    <dgm:pt modelId="{7EEC3B1A-F91F-436D-9315-9C7D250AEC4B}" type="pres">
      <dgm:prSet presAssocID="{63F443BC-3F90-4191-B690-1904167BE4CF}" presName="level3hierChild" presStyleCnt="0"/>
      <dgm:spPr/>
    </dgm:pt>
    <dgm:pt modelId="{C9B5CF3C-797A-4C42-AD72-880799EEC2A1}" type="pres">
      <dgm:prSet presAssocID="{0573CE13-93B7-4EEB-9D89-6294DC96DDCA}" presName="conn2-1" presStyleLbl="parChTrans1D4" presStyleIdx="6" presStyleCnt="28"/>
      <dgm:spPr/>
    </dgm:pt>
    <dgm:pt modelId="{A5A40945-F859-4138-AC59-B2DB48C1F6C2}" type="pres">
      <dgm:prSet presAssocID="{0573CE13-93B7-4EEB-9D89-6294DC96DDCA}" presName="connTx" presStyleLbl="parChTrans1D4" presStyleIdx="6" presStyleCnt="28"/>
      <dgm:spPr/>
    </dgm:pt>
    <dgm:pt modelId="{C4306DC0-150C-4682-98D3-4023BFEE0218}" type="pres">
      <dgm:prSet presAssocID="{C98FC48E-3520-42AB-97CD-45F5D4C3FF5C}" presName="root2" presStyleCnt="0"/>
      <dgm:spPr/>
    </dgm:pt>
    <dgm:pt modelId="{B7E4D0A9-497C-4752-8CE7-20C822B1B5F1}" type="pres">
      <dgm:prSet presAssocID="{C98FC48E-3520-42AB-97CD-45F5D4C3FF5C}" presName="LevelTwoTextNode" presStyleLbl="asst3" presStyleIdx="4" presStyleCnt="26">
        <dgm:presLayoutVars>
          <dgm:chPref val="3"/>
        </dgm:presLayoutVars>
      </dgm:prSet>
      <dgm:spPr/>
    </dgm:pt>
    <dgm:pt modelId="{0219B3F5-93D3-4296-B7CE-80E99516F15E}" type="pres">
      <dgm:prSet presAssocID="{C98FC48E-3520-42AB-97CD-45F5D4C3FF5C}" presName="level3hierChild" presStyleCnt="0"/>
      <dgm:spPr/>
    </dgm:pt>
    <dgm:pt modelId="{12127878-8316-4AB4-927F-1DA1B9A37261}" type="pres">
      <dgm:prSet presAssocID="{4FE93480-BE2C-4644-9DB0-CC9A052DD641}" presName="conn2-1" presStyleLbl="parChTrans1D4" presStyleIdx="7" presStyleCnt="28"/>
      <dgm:spPr/>
    </dgm:pt>
    <dgm:pt modelId="{6ED8322E-CD07-40E8-84C3-17CA5B570D89}" type="pres">
      <dgm:prSet presAssocID="{4FE93480-BE2C-4644-9DB0-CC9A052DD641}" presName="connTx" presStyleLbl="parChTrans1D4" presStyleIdx="7" presStyleCnt="28"/>
      <dgm:spPr/>
    </dgm:pt>
    <dgm:pt modelId="{8A58DA74-2AAF-4D61-94F6-DFD5D542249C}" type="pres">
      <dgm:prSet presAssocID="{CBD5A35D-625E-4C51-99F0-34241F411D0A}" presName="root2" presStyleCnt="0"/>
      <dgm:spPr/>
    </dgm:pt>
    <dgm:pt modelId="{1526ADE5-123A-4D99-B539-F69BE45FFE5F}" type="pres">
      <dgm:prSet presAssocID="{CBD5A35D-625E-4C51-99F0-34241F411D0A}" presName="LevelTwoTextNode" presStyleLbl="asst3" presStyleIdx="5" presStyleCnt="26">
        <dgm:presLayoutVars>
          <dgm:chPref val="3"/>
        </dgm:presLayoutVars>
      </dgm:prSet>
      <dgm:spPr/>
    </dgm:pt>
    <dgm:pt modelId="{9A197952-8DA6-4603-B736-5162F58C51E9}" type="pres">
      <dgm:prSet presAssocID="{CBD5A35D-625E-4C51-99F0-34241F411D0A}" presName="level3hierChild" presStyleCnt="0"/>
      <dgm:spPr/>
    </dgm:pt>
    <dgm:pt modelId="{73D793B7-876B-4D45-9893-B1BBD502EECB}" type="pres">
      <dgm:prSet presAssocID="{CA6BF114-F242-4957-B84C-97B2AE440DE4}" presName="conn2-1" presStyleLbl="parChTrans1D4" presStyleIdx="8" presStyleCnt="28"/>
      <dgm:spPr/>
    </dgm:pt>
    <dgm:pt modelId="{E3259B0F-95A8-4B35-A403-CF0A5D188422}" type="pres">
      <dgm:prSet presAssocID="{CA6BF114-F242-4957-B84C-97B2AE440DE4}" presName="connTx" presStyleLbl="parChTrans1D4" presStyleIdx="8" presStyleCnt="28"/>
      <dgm:spPr/>
    </dgm:pt>
    <dgm:pt modelId="{CDA76DAD-797F-407F-ADD7-D14958477E24}" type="pres">
      <dgm:prSet presAssocID="{13BE5F8A-94A6-4571-9B21-6C5D3AB282AD}" presName="root2" presStyleCnt="0"/>
      <dgm:spPr/>
    </dgm:pt>
    <dgm:pt modelId="{667D1908-EB6F-48D3-863F-5A01564ECE86}" type="pres">
      <dgm:prSet presAssocID="{13BE5F8A-94A6-4571-9B21-6C5D3AB282AD}" presName="LevelTwoTextNode" presStyleLbl="asst3" presStyleIdx="6" presStyleCnt="26">
        <dgm:presLayoutVars>
          <dgm:chPref val="3"/>
        </dgm:presLayoutVars>
      </dgm:prSet>
      <dgm:spPr/>
    </dgm:pt>
    <dgm:pt modelId="{DA5616D8-9F47-4F64-A114-6B41E454071F}" type="pres">
      <dgm:prSet presAssocID="{13BE5F8A-94A6-4571-9B21-6C5D3AB282AD}" presName="level3hierChild" presStyleCnt="0"/>
      <dgm:spPr/>
    </dgm:pt>
    <dgm:pt modelId="{D3DE0D31-5AC0-4166-8F0A-1B73E0116941}" type="pres">
      <dgm:prSet presAssocID="{213A213A-2AD2-4844-B91D-AAD74D8360C3}" presName="conn2-1" presStyleLbl="parChTrans1D4" presStyleIdx="9" presStyleCnt="28"/>
      <dgm:spPr/>
    </dgm:pt>
    <dgm:pt modelId="{594AB3E9-28F5-44DF-912F-9C7CEB3DD036}" type="pres">
      <dgm:prSet presAssocID="{213A213A-2AD2-4844-B91D-AAD74D8360C3}" presName="connTx" presStyleLbl="parChTrans1D4" presStyleIdx="9" presStyleCnt="28"/>
      <dgm:spPr/>
    </dgm:pt>
    <dgm:pt modelId="{270D1F13-4C20-4CAB-AF3E-763161B1D710}" type="pres">
      <dgm:prSet presAssocID="{BDC722B6-9730-4237-8DB7-C7568B5F240A}" presName="root2" presStyleCnt="0"/>
      <dgm:spPr/>
    </dgm:pt>
    <dgm:pt modelId="{89B47D0E-0F0F-4AED-86F3-966962D0FDC3}" type="pres">
      <dgm:prSet presAssocID="{BDC722B6-9730-4237-8DB7-C7568B5F240A}" presName="LevelTwoTextNode" presStyleLbl="asst3" presStyleIdx="7" presStyleCnt="26">
        <dgm:presLayoutVars>
          <dgm:chPref val="3"/>
        </dgm:presLayoutVars>
      </dgm:prSet>
      <dgm:spPr/>
    </dgm:pt>
    <dgm:pt modelId="{C8B31928-3BE3-4653-812E-CA9F721A1903}" type="pres">
      <dgm:prSet presAssocID="{BDC722B6-9730-4237-8DB7-C7568B5F240A}" presName="level3hierChild" presStyleCnt="0"/>
      <dgm:spPr/>
    </dgm:pt>
    <dgm:pt modelId="{A9A159BA-E5DD-422A-B801-A42677DBFE07}" type="pres">
      <dgm:prSet presAssocID="{A1CF8CD0-6F96-450B-BBEF-CB7803F4FCF1}" presName="conn2-1" presStyleLbl="parChTrans1D4" presStyleIdx="10" presStyleCnt="28"/>
      <dgm:spPr/>
    </dgm:pt>
    <dgm:pt modelId="{AFF9ED8C-9C0E-422D-BA63-09F02775A233}" type="pres">
      <dgm:prSet presAssocID="{A1CF8CD0-6F96-450B-BBEF-CB7803F4FCF1}" presName="connTx" presStyleLbl="parChTrans1D4" presStyleIdx="10" presStyleCnt="28"/>
      <dgm:spPr/>
    </dgm:pt>
    <dgm:pt modelId="{7AEC4207-A4DC-4044-B2EB-98851B00AB7E}" type="pres">
      <dgm:prSet presAssocID="{CBA997BD-91A5-4D90-BA4D-FBE564AAAAC6}" presName="root2" presStyleCnt="0"/>
      <dgm:spPr/>
    </dgm:pt>
    <dgm:pt modelId="{EF04DD90-90B8-435A-8C44-A38BD796BFDC}" type="pres">
      <dgm:prSet presAssocID="{CBA997BD-91A5-4D90-BA4D-FBE564AAAAC6}" presName="LevelTwoTextNode" presStyleLbl="asst3" presStyleIdx="8" presStyleCnt="26">
        <dgm:presLayoutVars>
          <dgm:chPref val="3"/>
        </dgm:presLayoutVars>
      </dgm:prSet>
      <dgm:spPr/>
    </dgm:pt>
    <dgm:pt modelId="{72253670-E0EB-4F1B-802F-E0AC4BB93C05}" type="pres">
      <dgm:prSet presAssocID="{CBA997BD-91A5-4D90-BA4D-FBE564AAAAC6}" presName="level3hierChild" presStyleCnt="0"/>
      <dgm:spPr/>
    </dgm:pt>
    <dgm:pt modelId="{DCA38BF3-53B8-4218-B679-AA637E908E82}" type="pres">
      <dgm:prSet presAssocID="{5A300734-A193-4045-A1A2-E6967CC6825E}" presName="conn2-1" presStyleLbl="parChTrans1D4" presStyleIdx="11" presStyleCnt="28"/>
      <dgm:spPr/>
    </dgm:pt>
    <dgm:pt modelId="{DC199912-19D8-4C11-B010-2036C705193C}" type="pres">
      <dgm:prSet presAssocID="{5A300734-A193-4045-A1A2-E6967CC6825E}" presName="connTx" presStyleLbl="parChTrans1D4" presStyleIdx="11" presStyleCnt="28"/>
      <dgm:spPr/>
    </dgm:pt>
    <dgm:pt modelId="{68DBC0B4-4F29-4D4F-AED8-D94DD7404BD7}" type="pres">
      <dgm:prSet presAssocID="{9143913E-4EC2-461E-B85D-39946AC79D34}" presName="root2" presStyleCnt="0"/>
      <dgm:spPr/>
    </dgm:pt>
    <dgm:pt modelId="{848E4E7B-A58B-41CF-A7E9-732772E37C59}" type="pres">
      <dgm:prSet presAssocID="{9143913E-4EC2-461E-B85D-39946AC79D34}" presName="LevelTwoTextNode" presStyleLbl="asst3" presStyleIdx="9" presStyleCnt="26">
        <dgm:presLayoutVars>
          <dgm:chPref val="3"/>
        </dgm:presLayoutVars>
      </dgm:prSet>
      <dgm:spPr/>
    </dgm:pt>
    <dgm:pt modelId="{91B50C3F-5EAA-4F4B-8A60-FA1E1BC3EF57}" type="pres">
      <dgm:prSet presAssocID="{9143913E-4EC2-461E-B85D-39946AC79D34}" presName="level3hierChild" presStyleCnt="0"/>
      <dgm:spPr/>
    </dgm:pt>
    <dgm:pt modelId="{12FB82A4-7518-4042-ADED-A23374FD912E}" type="pres">
      <dgm:prSet presAssocID="{353F903D-93E2-47D0-860B-FEF17AA5BF37}" presName="conn2-1" presStyleLbl="parChTrans1D4" presStyleIdx="12" presStyleCnt="28"/>
      <dgm:spPr/>
    </dgm:pt>
    <dgm:pt modelId="{5D697B6B-82E1-4070-8B88-9630C0BE889B}" type="pres">
      <dgm:prSet presAssocID="{353F903D-93E2-47D0-860B-FEF17AA5BF37}" presName="connTx" presStyleLbl="parChTrans1D4" presStyleIdx="12" presStyleCnt="28"/>
      <dgm:spPr/>
    </dgm:pt>
    <dgm:pt modelId="{7FD0EDF1-61BD-4ED7-AC2E-19A18AED1F31}" type="pres">
      <dgm:prSet presAssocID="{5FE66D7A-8446-493D-9F3C-14C699EFC446}" presName="root2" presStyleCnt="0"/>
      <dgm:spPr/>
    </dgm:pt>
    <dgm:pt modelId="{D4FDB4BC-22EA-41E6-8FCA-34A6D45344E5}" type="pres">
      <dgm:prSet presAssocID="{5FE66D7A-8446-493D-9F3C-14C699EFC446}" presName="LevelTwoTextNode" presStyleLbl="asst3" presStyleIdx="10" presStyleCnt="26">
        <dgm:presLayoutVars>
          <dgm:chPref val="3"/>
        </dgm:presLayoutVars>
      </dgm:prSet>
      <dgm:spPr/>
    </dgm:pt>
    <dgm:pt modelId="{69FAB979-16A8-4A34-AD11-E3EF76AAD51F}" type="pres">
      <dgm:prSet presAssocID="{5FE66D7A-8446-493D-9F3C-14C699EFC446}" presName="level3hierChild" presStyleCnt="0"/>
      <dgm:spPr/>
    </dgm:pt>
    <dgm:pt modelId="{C498E3D5-08CA-4453-98A0-96AB0D72C15A}" type="pres">
      <dgm:prSet presAssocID="{40B7B669-0446-4E39-9848-6A591247F230}" presName="conn2-1" presStyleLbl="parChTrans1D4" presStyleIdx="13" presStyleCnt="28"/>
      <dgm:spPr/>
    </dgm:pt>
    <dgm:pt modelId="{E07854CD-4243-4CEE-8671-B5F9CC48961E}" type="pres">
      <dgm:prSet presAssocID="{40B7B669-0446-4E39-9848-6A591247F230}" presName="connTx" presStyleLbl="parChTrans1D4" presStyleIdx="13" presStyleCnt="28"/>
      <dgm:spPr/>
    </dgm:pt>
    <dgm:pt modelId="{6108ACC4-30FE-458F-B701-86C08A8C2380}" type="pres">
      <dgm:prSet presAssocID="{4B77B5F2-6627-4215-B75E-4E6CDB08D763}" presName="root2" presStyleCnt="0"/>
      <dgm:spPr/>
    </dgm:pt>
    <dgm:pt modelId="{51E55747-6ED4-465B-8DE6-FE82B8E4EFA0}" type="pres">
      <dgm:prSet presAssocID="{4B77B5F2-6627-4215-B75E-4E6CDB08D763}" presName="LevelTwoTextNode" presStyleLbl="asst3" presStyleIdx="11" presStyleCnt="26">
        <dgm:presLayoutVars>
          <dgm:chPref val="3"/>
        </dgm:presLayoutVars>
      </dgm:prSet>
      <dgm:spPr/>
    </dgm:pt>
    <dgm:pt modelId="{870CFA02-FB91-4AC3-AEBD-C4829AB2B894}" type="pres">
      <dgm:prSet presAssocID="{4B77B5F2-6627-4215-B75E-4E6CDB08D763}" presName="level3hierChild" presStyleCnt="0"/>
      <dgm:spPr/>
    </dgm:pt>
    <dgm:pt modelId="{58968043-7A35-4B64-9F5A-162067A60965}" type="pres">
      <dgm:prSet presAssocID="{FD30AD44-AF85-4E0C-8A51-B0E2B6AF8068}" presName="conn2-1" presStyleLbl="parChTrans1D4" presStyleIdx="14" presStyleCnt="28"/>
      <dgm:spPr/>
    </dgm:pt>
    <dgm:pt modelId="{2E16484E-2B4F-40FE-90E8-B7D50B8AEC62}" type="pres">
      <dgm:prSet presAssocID="{FD30AD44-AF85-4E0C-8A51-B0E2B6AF8068}" presName="connTx" presStyleLbl="parChTrans1D4" presStyleIdx="14" presStyleCnt="28"/>
      <dgm:spPr/>
    </dgm:pt>
    <dgm:pt modelId="{CA0D2C1A-CB80-4B97-8082-62C10F65C96C}" type="pres">
      <dgm:prSet presAssocID="{A30F25BC-61A9-418A-8629-414E4DE641CF}" presName="root2" presStyleCnt="0"/>
      <dgm:spPr/>
    </dgm:pt>
    <dgm:pt modelId="{EB09903F-CF30-4572-B185-65B0D11ED102}" type="pres">
      <dgm:prSet presAssocID="{A30F25BC-61A9-418A-8629-414E4DE641CF}" presName="LevelTwoTextNode" presStyleLbl="asst3" presStyleIdx="12" presStyleCnt="26">
        <dgm:presLayoutVars>
          <dgm:chPref val="3"/>
        </dgm:presLayoutVars>
      </dgm:prSet>
      <dgm:spPr/>
    </dgm:pt>
    <dgm:pt modelId="{9B94FE4E-A046-4A10-9258-FACB80FD3D1D}" type="pres">
      <dgm:prSet presAssocID="{A30F25BC-61A9-418A-8629-414E4DE641CF}" presName="level3hierChild" presStyleCnt="0"/>
      <dgm:spPr/>
    </dgm:pt>
    <dgm:pt modelId="{18F3F606-2FD3-4ED2-9604-1EED6F1CCA4C}" type="pres">
      <dgm:prSet presAssocID="{1A51ED9A-5929-4D0F-AE7F-DC70DD12645D}" presName="conn2-1" presStyleLbl="parChTrans1D4" presStyleIdx="15" presStyleCnt="28"/>
      <dgm:spPr/>
    </dgm:pt>
    <dgm:pt modelId="{B6A3430C-3223-4844-B8F6-3B92EE724853}" type="pres">
      <dgm:prSet presAssocID="{1A51ED9A-5929-4D0F-AE7F-DC70DD12645D}" presName="connTx" presStyleLbl="parChTrans1D4" presStyleIdx="15" presStyleCnt="28"/>
      <dgm:spPr/>
    </dgm:pt>
    <dgm:pt modelId="{41FF2C34-4F20-459E-BFC4-8A2C113E3F64}" type="pres">
      <dgm:prSet presAssocID="{35D7B6C3-BDCB-42D3-BDFC-C2FE303EC219}" presName="root2" presStyleCnt="0"/>
      <dgm:spPr/>
    </dgm:pt>
    <dgm:pt modelId="{E62FF2BC-2173-4252-B20B-D5AD108BFFEE}" type="pres">
      <dgm:prSet presAssocID="{35D7B6C3-BDCB-42D3-BDFC-C2FE303EC219}" presName="LevelTwoTextNode" presStyleLbl="asst3" presStyleIdx="13" presStyleCnt="26">
        <dgm:presLayoutVars>
          <dgm:chPref val="3"/>
        </dgm:presLayoutVars>
      </dgm:prSet>
      <dgm:spPr/>
    </dgm:pt>
    <dgm:pt modelId="{92B23DFA-0537-41C8-BC29-7999699227E5}" type="pres">
      <dgm:prSet presAssocID="{35D7B6C3-BDCB-42D3-BDFC-C2FE303EC219}" presName="level3hierChild" presStyleCnt="0"/>
      <dgm:spPr/>
    </dgm:pt>
    <dgm:pt modelId="{B7D135A4-60D2-4A01-9478-617558A31820}" type="pres">
      <dgm:prSet presAssocID="{9112248A-3F84-4799-A30E-4BFEA6FC26A9}" presName="conn2-1" presStyleLbl="parChTrans1D4" presStyleIdx="16" presStyleCnt="28"/>
      <dgm:spPr/>
    </dgm:pt>
    <dgm:pt modelId="{500FC7AD-0E83-4638-B4C7-B3D1125D967C}" type="pres">
      <dgm:prSet presAssocID="{9112248A-3F84-4799-A30E-4BFEA6FC26A9}" presName="connTx" presStyleLbl="parChTrans1D4" presStyleIdx="16" presStyleCnt="28"/>
      <dgm:spPr/>
    </dgm:pt>
    <dgm:pt modelId="{384CCEB7-D9E2-4F42-84B6-4C63BE43F70C}" type="pres">
      <dgm:prSet presAssocID="{BA9FEA92-A66B-4587-9E6F-AEAC3F8C8BF6}" presName="root2" presStyleCnt="0"/>
      <dgm:spPr/>
    </dgm:pt>
    <dgm:pt modelId="{3796F159-51C0-436F-BFBF-D396E4FD4B89}" type="pres">
      <dgm:prSet presAssocID="{BA9FEA92-A66B-4587-9E6F-AEAC3F8C8BF6}" presName="LevelTwoTextNode" presStyleLbl="asst3" presStyleIdx="14" presStyleCnt="26">
        <dgm:presLayoutVars>
          <dgm:chPref val="3"/>
        </dgm:presLayoutVars>
      </dgm:prSet>
      <dgm:spPr/>
    </dgm:pt>
    <dgm:pt modelId="{91FE594B-B371-486A-88F2-2BFF1021D56A}" type="pres">
      <dgm:prSet presAssocID="{BA9FEA92-A66B-4587-9E6F-AEAC3F8C8BF6}" presName="level3hierChild" presStyleCnt="0"/>
      <dgm:spPr/>
    </dgm:pt>
    <dgm:pt modelId="{014E7C24-00CC-4773-97E2-E10446855B30}" type="pres">
      <dgm:prSet presAssocID="{0E275072-3B7B-44D9-A517-C6A4067AD06D}" presName="conn2-1" presStyleLbl="parChTrans1D4" presStyleIdx="17" presStyleCnt="28"/>
      <dgm:spPr/>
    </dgm:pt>
    <dgm:pt modelId="{C6DD1267-30A2-4ACE-AF88-7BAF3F67A9E6}" type="pres">
      <dgm:prSet presAssocID="{0E275072-3B7B-44D9-A517-C6A4067AD06D}" presName="connTx" presStyleLbl="parChTrans1D4" presStyleIdx="17" presStyleCnt="28"/>
      <dgm:spPr/>
    </dgm:pt>
    <dgm:pt modelId="{BF01EEBD-B77E-40ED-AF0B-8734283C3709}" type="pres">
      <dgm:prSet presAssocID="{234D6AF7-AF3A-4CD4-9DAC-52F1F3692CAD}" presName="root2" presStyleCnt="0"/>
      <dgm:spPr/>
    </dgm:pt>
    <dgm:pt modelId="{D92F7957-F7E1-43E8-88AB-D68553E19707}" type="pres">
      <dgm:prSet presAssocID="{234D6AF7-AF3A-4CD4-9DAC-52F1F3692CAD}" presName="LevelTwoTextNode" presStyleLbl="asst3" presStyleIdx="15" presStyleCnt="26">
        <dgm:presLayoutVars>
          <dgm:chPref val="3"/>
        </dgm:presLayoutVars>
      </dgm:prSet>
      <dgm:spPr/>
    </dgm:pt>
    <dgm:pt modelId="{261F2D8B-7F0A-48CB-9608-AC8BB1DDB550}" type="pres">
      <dgm:prSet presAssocID="{234D6AF7-AF3A-4CD4-9DAC-52F1F3692CAD}" presName="level3hierChild" presStyleCnt="0"/>
      <dgm:spPr/>
    </dgm:pt>
    <dgm:pt modelId="{E77D365B-274A-4683-9C36-E2F93F9E9EAD}" type="pres">
      <dgm:prSet presAssocID="{7C20BB9F-8F8B-456A-806D-54606249913F}" presName="conn2-1" presStyleLbl="parChTrans1D4" presStyleIdx="18" presStyleCnt="28"/>
      <dgm:spPr/>
    </dgm:pt>
    <dgm:pt modelId="{82990A36-35D2-4418-B7DC-0CD8E4825D88}" type="pres">
      <dgm:prSet presAssocID="{7C20BB9F-8F8B-456A-806D-54606249913F}" presName="connTx" presStyleLbl="parChTrans1D4" presStyleIdx="18" presStyleCnt="28"/>
      <dgm:spPr/>
    </dgm:pt>
    <dgm:pt modelId="{29A92AC8-1801-4539-9E9F-36F933E20AEC}" type="pres">
      <dgm:prSet presAssocID="{D9CA920C-E927-4924-B1ED-C8E16020E04E}" presName="root2" presStyleCnt="0"/>
      <dgm:spPr/>
    </dgm:pt>
    <dgm:pt modelId="{C282D493-D482-42A3-BCC4-C4B932E1FBCB}" type="pres">
      <dgm:prSet presAssocID="{D9CA920C-E927-4924-B1ED-C8E16020E04E}" presName="LevelTwoTextNode" presStyleLbl="asst3" presStyleIdx="16" presStyleCnt="26">
        <dgm:presLayoutVars>
          <dgm:chPref val="3"/>
        </dgm:presLayoutVars>
      </dgm:prSet>
      <dgm:spPr/>
    </dgm:pt>
    <dgm:pt modelId="{1477E1B4-BFC7-49AE-BEA1-D7EF2C2B690B}" type="pres">
      <dgm:prSet presAssocID="{D9CA920C-E927-4924-B1ED-C8E16020E04E}" presName="level3hierChild" presStyleCnt="0"/>
      <dgm:spPr/>
    </dgm:pt>
    <dgm:pt modelId="{C82AB015-B107-4215-9B2C-372CDEFA4683}" type="pres">
      <dgm:prSet presAssocID="{3B5FB44A-BACC-4376-B5A1-7737B8565031}" presName="conn2-1" presStyleLbl="parChTrans1D4" presStyleIdx="19" presStyleCnt="28"/>
      <dgm:spPr/>
    </dgm:pt>
    <dgm:pt modelId="{0B8CA969-5C2A-4F8F-A590-812754813324}" type="pres">
      <dgm:prSet presAssocID="{3B5FB44A-BACC-4376-B5A1-7737B8565031}" presName="connTx" presStyleLbl="parChTrans1D4" presStyleIdx="19" presStyleCnt="28"/>
      <dgm:spPr/>
    </dgm:pt>
    <dgm:pt modelId="{96A221A0-19EC-42A0-878F-058320F7232F}" type="pres">
      <dgm:prSet presAssocID="{A4C06A59-0AA7-4024-BAD9-92399F343F10}" presName="root2" presStyleCnt="0"/>
      <dgm:spPr/>
    </dgm:pt>
    <dgm:pt modelId="{66BF08BE-EEC4-4D89-ACA9-F66FC710C6BF}" type="pres">
      <dgm:prSet presAssocID="{A4C06A59-0AA7-4024-BAD9-92399F343F10}" presName="LevelTwoTextNode" presStyleLbl="asst3" presStyleIdx="17" presStyleCnt="26">
        <dgm:presLayoutVars>
          <dgm:chPref val="3"/>
        </dgm:presLayoutVars>
      </dgm:prSet>
      <dgm:spPr/>
    </dgm:pt>
    <dgm:pt modelId="{A6659A49-B30C-4713-83FA-9987027426A3}" type="pres">
      <dgm:prSet presAssocID="{A4C06A59-0AA7-4024-BAD9-92399F343F10}" presName="level3hierChild" presStyleCnt="0"/>
      <dgm:spPr/>
    </dgm:pt>
    <dgm:pt modelId="{EBD50AFF-CF10-4B21-B8FE-3BA2E1D050EC}" type="pres">
      <dgm:prSet presAssocID="{FFCFBB50-C5E5-40A4-B7BC-6FE373390EF2}" presName="conn2-1" presStyleLbl="parChTrans1D4" presStyleIdx="20" presStyleCnt="28"/>
      <dgm:spPr/>
    </dgm:pt>
    <dgm:pt modelId="{3B4F5584-DB73-45CD-BF57-89A78F70B90F}" type="pres">
      <dgm:prSet presAssocID="{FFCFBB50-C5E5-40A4-B7BC-6FE373390EF2}" presName="connTx" presStyleLbl="parChTrans1D4" presStyleIdx="20" presStyleCnt="28"/>
      <dgm:spPr/>
    </dgm:pt>
    <dgm:pt modelId="{76F118BE-0518-44A7-9EBD-55EBED62AF89}" type="pres">
      <dgm:prSet presAssocID="{4DD85D32-53AD-4B0E-AEF7-F04D91F0B9C7}" presName="root2" presStyleCnt="0"/>
      <dgm:spPr/>
    </dgm:pt>
    <dgm:pt modelId="{AF5E230B-7F78-48BE-8F7E-3EF0AF35C331}" type="pres">
      <dgm:prSet presAssocID="{4DD85D32-53AD-4B0E-AEF7-F04D91F0B9C7}" presName="LevelTwoTextNode" presStyleLbl="asst3" presStyleIdx="18" presStyleCnt="26">
        <dgm:presLayoutVars>
          <dgm:chPref val="3"/>
        </dgm:presLayoutVars>
      </dgm:prSet>
      <dgm:spPr/>
    </dgm:pt>
    <dgm:pt modelId="{25C7F639-B098-4D70-ABE6-B066A111A0A1}" type="pres">
      <dgm:prSet presAssocID="{4DD85D32-53AD-4B0E-AEF7-F04D91F0B9C7}" presName="level3hierChild" presStyleCnt="0"/>
      <dgm:spPr/>
    </dgm:pt>
    <dgm:pt modelId="{58FE02BB-8435-4038-8670-2DEC069F01C5}" type="pres">
      <dgm:prSet presAssocID="{F8A99996-CE2A-41E9-8EDD-E5E9AD54551E}" presName="conn2-1" presStyleLbl="parChTrans1D4" presStyleIdx="21" presStyleCnt="28"/>
      <dgm:spPr/>
    </dgm:pt>
    <dgm:pt modelId="{18462401-1265-4CA5-8748-CBF597B77795}" type="pres">
      <dgm:prSet presAssocID="{F8A99996-CE2A-41E9-8EDD-E5E9AD54551E}" presName="connTx" presStyleLbl="parChTrans1D4" presStyleIdx="21" presStyleCnt="28"/>
      <dgm:spPr/>
    </dgm:pt>
    <dgm:pt modelId="{CFC501CB-43F8-4A12-B914-E2C3AE5E1633}" type="pres">
      <dgm:prSet presAssocID="{C4F88A3E-E2D4-41B0-B026-A66A8D3C206D}" presName="root2" presStyleCnt="0"/>
      <dgm:spPr/>
    </dgm:pt>
    <dgm:pt modelId="{7212DFE0-C1EC-4342-84BE-AC3EA1FCFBBE}" type="pres">
      <dgm:prSet presAssocID="{C4F88A3E-E2D4-41B0-B026-A66A8D3C206D}" presName="LevelTwoTextNode" presStyleLbl="asst3" presStyleIdx="19" presStyleCnt="26">
        <dgm:presLayoutVars>
          <dgm:chPref val="3"/>
        </dgm:presLayoutVars>
      </dgm:prSet>
      <dgm:spPr/>
    </dgm:pt>
    <dgm:pt modelId="{5D1F3006-11CF-45CB-A4D4-17DB8CEE56F5}" type="pres">
      <dgm:prSet presAssocID="{C4F88A3E-E2D4-41B0-B026-A66A8D3C206D}" presName="level3hierChild" presStyleCnt="0"/>
      <dgm:spPr/>
    </dgm:pt>
    <dgm:pt modelId="{DEBFF63D-5EF1-430D-A379-40A142E02CA1}" type="pres">
      <dgm:prSet presAssocID="{1E1B476D-E491-44A3-87E1-BA3AB5C27F14}" presName="conn2-1" presStyleLbl="parChTrans1D4" presStyleIdx="22" presStyleCnt="28"/>
      <dgm:spPr/>
    </dgm:pt>
    <dgm:pt modelId="{A34BBCBD-9965-4FCF-A50D-B260C29955BE}" type="pres">
      <dgm:prSet presAssocID="{1E1B476D-E491-44A3-87E1-BA3AB5C27F14}" presName="connTx" presStyleLbl="parChTrans1D4" presStyleIdx="22" presStyleCnt="28"/>
      <dgm:spPr/>
    </dgm:pt>
    <dgm:pt modelId="{0C4390CB-C3E6-4916-87A6-9A5C59C55C11}" type="pres">
      <dgm:prSet presAssocID="{5E2EC72C-4F84-49CE-BBF3-7A8F927511E4}" presName="root2" presStyleCnt="0"/>
      <dgm:spPr/>
    </dgm:pt>
    <dgm:pt modelId="{86BBDB16-6F44-477F-B641-C55D0A2E3D61}" type="pres">
      <dgm:prSet presAssocID="{5E2EC72C-4F84-49CE-BBF3-7A8F927511E4}" presName="LevelTwoTextNode" presStyleLbl="asst3" presStyleIdx="20" presStyleCnt="26">
        <dgm:presLayoutVars>
          <dgm:chPref val="3"/>
        </dgm:presLayoutVars>
      </dgm:prSet>
      <dgm:spPr/>
    </dgm:pt>
    <dgm:pt modelId="{27301428-6ED3-40F9-87AF-93F35AA319A8}" type="pres">
      <dgm:prSet presAssocID="{5E2EC72C-4F84-49CE-BBF3-7A8F927511E4}" presName="level3hierChild" presStyleCnt="0"/>
      <dgm:spPr/>
    </dgm:pt>
    <dgm:pt modelId="{00AE26AE-3711-454F-A9EA-FF4BD0AA5CE5}" type="pres">
      <dgm:prSet presAssocID="{BCC4BC63-E801-429F-BD44-4E114ECEA0F4}" presName="conn2-1" presStyleLbl="parChTrans1D4" presStyleIdx="23" presStyleCnt="28"/>
      <dgm:spPr/>
    </dgm:pt>
    <dgm:pt modelId="{32D25F02-B5D7-4C49-A6EA-34DAE9350B15}" type="pres">
      <dgm:prSet presAssocID="{BCC4BC63-E801-429F-BD44-4E114ECEA0F4}" presName="connTx" presStyleLbl="parChTrans1D4" presStyleIdx="23" presStyleCnt="28"/>
      <dgm:spPr/>
    </dgm:pt>
    <dgm:pt modelId="{2144BEBD-BBB1-49FE-97C6-A9143416119A}" type="pres">
      <dgm:prSet presAssocID="{21E31C94-0F3F-449E-AA65-E517AD64A9C8}" presName="root2" presStyleCnt="0"/>
      <dgm:spPr/>
    </dgm:pt>
    <dgm:pt modelId="{379B253B-34DF-4D77-A8E1-D18A26614CF8}" type="pres">
      <dgm:prSet presAssocID="{21E31C94-0F3F-449E-AA65-E517AD64A9C8}" presName="LevelTwoTextNode" presStyleLbl="asst3" presStyleIdx="21" presStyleCnt="26">
        <dgm:presLayoutVars>
          <dgm:chPref val="3"/>
        </dgm:presLayoutVars>
      </dgm:prSet>
      <dgm:spPr/>
    </dgm:pt>
    <dgm:pt modelId="{D4113329-B794-470E-95CD-28A3BCC767F7}" type="pres">
      <dgm:prSet presAssocID="{21E31C94-0F3F-449E-AA65-E517AD64A9C8}" presName="level3hierChild" presStyleCnt="0"/>
      <dgm:spPr/>
    </dgm:pt>
    <dgm:pt modelId="{687B0DAF-78A4-4798-9708-64E9DC39A44F}" type="pres">
      <dgm:prSet presAssocID="{173CB879-134E-4CCD-9BF7-A7D46A773362}" presName="conn2-1" presStyleLbl="parChTrans1D4" presStyleIdx="24" presStyleCnt="28"/>
      <dgm:spPr/>
    </dgm:pt>
    <dgm:pt modelId="{27074CC8-F6F0-411F-B7A1-8F4854A314D5}" type="pres">
      <dgm:prSet presAssocID="{173CB879-134E-4CCD-9BF7-A7D46A773362}" presName="connTx" presStyleLbl="parChTrans1D4" presStyleIdx="24" presStyleCnt="28"/>
      <dgm:spPr/>
    </dgm:pt>
    <dgm:pt modelId="{0C80467B-C8B7-4DF4-BBD4-0736C2D1440B}" type="pres">
      <dgm:prSet presAssocID="{E6CD7960-8A03-4351-8F27-5CF452B9760C}" presName="root2" presStyleCnt="0"/>
      <dgm:spPr/>
    </dgm:pt>
    <dgm:pt modelId="{21305207-237F-4197-8315-1BD73B863078}" type="pres">
      <dgm:prSet presAssocID="{E6CD7960-8A03-4351-8F27-5CF452B9760C}" presName="LevelTwoTextNode" presStyleLbl="asst3" presStyleIdx="22" presStyleCnt="26">
        <dgm:presLayoutVars>
          <dgm:chPref val="3"/>
        </dgm:presLayoutVars>
      </dgm:prSet>
      <dgm:spPr/>
    </dgm:pt>
    <dgm:pt modelId="{3A84D1D5-2E91-4953-BBF9-012214F841CC}" type="pres">
      <dgm:prSet presAssocID="{E6CD7960-8A03-4351-8F27-5CF452B9760C}" presName="level3hierChild" presStyleCnt="0"/>
      <dgm:spPr/>
    </dgm:pt>
    <dgm:pt modelId="{D7E0346C-949D-4C43-B30D-0B70AD51CDF2}" type="pres">
      <dgm:prSet presAssocID="{F7CDC0A9-6D47-4A15-BE41-DEC22CC2C849}" presName="conn2-1" presStyleLbl="parChTrans1D4" presStyleIdx="25" presStyleCnt="28"/>
      <dgm:spPr/>
    </dgm:pt>
    <dgm:pt modelId="{5CDAA118-9980-450B-A9E4-CC06597B0113}" type="pres">
      <dgm:prSet presAssocID="{F7CDC0A9-6D47-4A15-BE41-DEC22CC2C849}" presName="connTx" presStyleLbl="parChTrans1D4" presStyleIdx="25" presStyleCnt="28"/>
      <dgm:spPr/>
    </dgm:pt>
    <dgm:pt modelId="{2DB36433-14D9-40E0-AF38-66C9473D74F4}" type="pres">
      <dgm:prSet presAssocID="{ADE5AF2D-65A8-49B8-90EB-95A27C7DA201}" presName="root2" presStyleCnt="0"/>
      <dgm:spPr/>
    </dgm:pt>
    <dgm:pt modelId="{C8947191-D175-47FF-B162-6F2B2A99A96F}" type="pres">
      <dgm:prSet presAssocID="{ADE5AF2D-65A8-49B8-90EB-95A27C7DA201}" presName="LevelTwoTextNode" presStyleLbl="asst3" presStyleIdx="23" presStyleCnt="26">
        <dgm:presLayoutVars>
          <dgm:chPref val="3"/>
        </dgm:presLayoutVars>
      </dgm:prSet>
      <dgm:spPr/>
    </dgm:pt>
    <dgm:pt modelId="{F76204E3-DF43-4226-B3AC-F90124098E46}" type="pres">
      <dgm:prSet presAssocID="{ADE5AF2D-65A8-49B8-90EB-95A27C7DA201}" presName="level3hierChild" presStyleCnt="0"/>
      <dgm:spPr/>
    </dgm:pt>
    <dgm:pt modelId="{63DACDCD-54F6-475F-9844-E35EBA3A4D0C}" type="pres">
      <dgm:prSet presAssocID="{76F20430-CE1E-426E-BA17-9806090C592B}" presName="conn2-1" presStyleLbl="parChTrans1D4" presStyleIdx="26" presStyleCnt="28"/>
      <dgm:spPr/>
    </dgm:pt>
    <dgm:pt modelId="{EE325756-2F4F-47B9-96D2-38F60096305B}" type="pres">
      <dgm:prSet presAssocID="{76F20430-CE1E-426E-BA17-9806090C592B}" presName="connTx" presStyleLbl="parChTrans1D4" presStyleIdx="26" presStyleCnt="28"/>
      <dgm:spPr/>
    </dgm:pt>
    <dgm:pt modelId="{723A6CCD-158F-4CC7-A134-F15E1714372B}" type="pres">
      <dgm:prSet presAssocID="{373FC377-F11A-44A4-92C1-555A9672143D}" presName="root2" presStyleCnt="0"/>
      <dgm:spPr/>
    </dgm:pt>
    <dgm:pt modelId="{70783127-6FF6-4A5A-A70A-D6F275F99E55}" type="pres">
      <dgm:prSet presAssocID="{373FC377-F11A-44A4-92C1-555A9672143D}" presName="LevelTwoTextNode" presStyleLbl="asst3" presStyleIdx="24" presStyleCnt="26">
        <dgm:presLayoutVars>
          <dgm:chPref val="3"/>
        </dgm:presLayoutVars>
      </dgm:prSet>
      <dgm:spPr/>
    </dgm:pt>
    <dgm:pt modelId="{2E4BB13D-8BB2-4E3B-B24E-6A51FD6D24A0}" type="pres">
      <dgm:prSet presAssocID="{373FC377-F11A-44A4-92C1-555A9672143D}" presName="level3hierChild" presStyleCnt="0"/>
      <dgm:spPr/>
    </dgm:pt>
    <dgm:pt modelId="{0BDC72BC-5038-4C3D-8AEE-AEF3D20A9552}" type="pres">
      <dgm:prSet presAssocID="{C0FDC2C8-CA0A-4301-B141-D13FFA5EB963}" presName="conn2-1" presStyleLbl="parChTrans1D4" presStyleIdx="27" presStyleCnt="28"/>
      <dgm:spPr/>
    </dgm:pt>
    <dgm:pt modelId="{18F4CA99-2F1B-4784-BCF7-1085A8B3A893}" type="pres">
      <dgm:prSet presAssocID="{C0FDC2C8-CA0A-4301-B141-D13FFA5EB963}" presName="connTx" presStyleLbl="parChTrans1D4" presStyleIdx="27" presStyleCnt="28"/>
      <dgm:spPr/>
    </dgm:pt>
    <dgm:pt modelId="{B47D9926-7DFF-495C-9A0E-0336FD75F376}" type="pres">
      <dgm:prSet presAssocID="{5488A770-1D99-403A-A1BD-2798817D1BE2}" presName="root2" presStyleCnt="0"/>
      <dgm:spPr/>
    </dgm:pt>
    <dgm:pt modelId="{9EC421D7-B51D-49C1-8BEC-4D6FAD1AADE1}" type="pres">
      <dgm:prSet presAssocID="{5488A770-1D99-403A-A1BD-2798817D1BE2}" presName="LevelTwoTextNode" presStyleLbl="asst3" presStyleIdx="25" presStyleCnt="26">
        <dgm:presLayoutVars>
          <dgm:chPref val="3"/>
        </dgm:presLayoutVars>
      </dgm:prSet>
      <dgm:spPr/>
    </dgm:pt>
    <dgm:pt modelId="{7087266E-6E02-40D4-A5A0-9D3203FF3E84}" type="pres">
      <dgm:prSet presAssocID="{5488A770-1D99-403A-A1BD-2798817D1BE2}" presName="level3hierChild" presStyleCnt="0"/>
      <dgm:spPr/>
    </dgm:pt>
    <dgm:pt modelId="{60B7F147-E8DD-47BD-B124-CD4913B7C321}" type="pres">
      <dgm:prSet presAssocID="{969E70CF-7935-40F4-B9FF-C411A96A0C28}" presName="root1" presStyleCnt="0"/>
      <dgm:spPr/>
    </dgm:pt>
    <dgm:pt modelId="{A93B3D97-5613-4AC3-B983-27BE5BC5EFB1}" type="pres">
      <dgm:prSet presAssocID="{969E70CF-7935-40F4-B9FF-C411A96A0C28}" presName="LevelOneTextNode" presStyleLbl="node0" presStyleIdx="1" presStyleCnt="5">
        <dgm:presLayoutVars>
          <dgm:chPref val="3"/>
        </dgm:presLayoutVars>
      </dgm:prSet>
      <dgm:spPr/>
    </dgm:pt>
    <dgm:pt modelId="{6BA48883-7C16-4D14-98EF-9ABAC52BE7FE}" type="pres">
      <dgm:prSet presAssocID="{969E70CF-7935-40F4-B9FF-C411A96A0C28}" presName="level2hierChild" presStyleCnt="0"/>
      <dgm:spPr/>
    </dgm:pt>
    <dgm:pt modelId="{12536DD4-18EF-475B-B2B1-00DB5B2EEB7D}" type="pres">
      <dgm:prSet presAssocID="{05645490-9B98-4A30-BCFC-1A92531584D5}" presName="conn2-1" presStyleLbl="parChTrans1D2" presStyleIdx="1" presStyleCnt="15"/>
      <dgm:spPr/>
    </dgm:pt>
    <dgm:pt modelId="{4EB32F88-5319-4563-8708-558CB73FE0FA}" type="pres">
      <dgm:prSet presAssocID="{05645490-9B98-4A30-BCFC-1A92531584D5}" presName="connTx" presStyleLbl="parChTrans1D2" presStyleIdx="1" presStyleCnt="15"/>
      <dgm:spPr/>
    </dgm:pt>
    <dgm:pt modelId="{4299B58F-DB57-4312-B7B8-D291C105B223}" type="pres">
      <dgm:prSet presAssocID="{37034B8C-DFD6-4C1A-8F59-7119CF231483}" presName="root2" presStyleCnt="0"/>
      <dgm:spPr/>
    </dgm:pt>
    <dgm:pt modelId="{1F48BAF4-B977-45CD-9D77-96105EC7C6D2}" type="pres">
      <dgm:prSet presAssocID="{37034B8C-DFD6-4C1A-8F59-7119CF231483}" presName="LevelTwoTextNode" presStyleLbl="node2" presStyleIdx="1" presStyleCnt="15">
        <dgm:presLayoutVars>
          <dgm:chPref val="3"/>
        </dgm:presLayoutVars>
      </dgm:prSet>
      <dgm:spPr/>
    </dgm:pt>
    <dgm:pt modelId="{98F21051-C566-4113-B7F1-CC187B01CCA8}" type="pres">
      <dgm:prSet presAssocID="{37034B8C-DFD6-4C1A-8F59-7119CF231483}" presName="level3hierChild" presStyleCnt="0"/>
      <dgm:spPr/>
    </dgm:pt>
    <dgm:pt modelId="{D70E413E-4B4A-4CBD-A123-C07266CE409E}" type="pres">
      <dgm:prSet presAssocID="{8176ADEF-7397-4A8D-AF4D-779B35FA3495}" presName="conn2-1" presStyleLbl="parChTrans1D2" presStyleIdx="2" presStyleCnt="15"/>
      <dgm:spPr/>
    </dgm:pt>
    <dgm:pt modelId="{20B6FA8A-C5C2-4F8E-B673-1F7505E68BCA}" type="pres">
      <dgm:prSet presAssocID="{8176ADEF-7397-4A8D-AF4D-779B35FA3495}" presName="connTx" presStyleLbl="parChTrans1D2" presStyleIdx="2" presStyleCnt="15"/>
      <dgm:spPr/>
    </dgm:pt>
    <dgm:pt modelId="{B2CEFDD5-CFA6-475B-A0E7-4DF17ABA5C35}" type="pres">
      <dgm:prSet presAssocID="{615C9D85-EE63-43B1-A4CD-965DA01FD03C}" presName="root2" presStyleCnt="0"/>
      <dgm:spPr/>
    </dgm:pt>
    <dgm:pt modelId="{338FC8E9-CD4A-4E71-B2BE-06937D512445}" type="pres">
      <dgm:prSet presAssocID="{615C9D85-EE63-43B1-A4CD-965DA01FD03C}" presName="LevelTwoTextNode" presStyleLbl="node2" presStyleIdx="2" presStyleCnt="15">
        <dgm:presLayoutVars>
          <dgm:chPref val="3"/>
        </dgm:presLayoutVars>
      </dgm:prSet>
      <dgm:spPr/>
    </dgm:pt>
    <dgm:pt modelId="{1E815031-FA3A-40CD-B4B8-3872F75DC42E}" type="pres">
      <dgm:prSet presAssocID="{615C9D85-EE63-43B1-A4CD-965DA01FD03C}" presName="level3hierChild" presStyleCnt="0"/>
      <dgm:spPr/>
    </dgm:pt>
    <dgm:pt modelId="{5C1FB464-097E-4FE9-8E8D-FEE62135494F}" type="pres">
      <dgm:prSet presAssocID="{487E751B-C7DB-467E-BF6B-E2C6D4A45BE8}" presName="root1" presStyleCnt="0"/>
      <dgm:spPr/>
    </dgm:pt>
    <dgm:pt modelId="{5F3D647D-4396-401A-A04E-B6B2CB3E25BE}" type="pres">
      <dgm:prSet presAssocID="{487E751B-C7DB-467E-BF6B-E2C6D4A45BE8}" presName="LevelOneTextNode" presStyleLbl="node0" presStyleIdx="2" presStyleCnt="5">
        <dgm:presLayoutVars>
          <dgm:chPref val="3"/>
        </dgm:presLayoutVars>
      </dgm:prSet>
      <dgm:spPr/>
    </dgm:pt>
    <dgm:pt modelId="{A8CB6F0F-4D6A-4F2B-977D-D57AA96C8D53}" type="pres">
      <dgm:prSet presAssocID="{487E751B-C7DB-467E-BF6B-E2C6D4A45BE8}" presName="level2hierChild" presStyleCnt="0"/>
      <dgm:spPr/>
    </dgm:pt>
    <dgm:pt modelId="{F75420C8-DC1D-4F34-8A74-9E19D8D6A459}" type="pres">
      <dgm:prSet presAssocID="{EF74A0CB-8312-4C43-855F-DAF214BEFACE}" presName="conn2-1" presStyleLbl="parChTrans1D2" presStyleIdx="3" presStyleCnt="15"/>
      <dgm:spPr/>
    </dgm:pt>
    <dgm:pt modelId="{2604ED8C-F7C3-4185-B73C-B2DE9AD64730}" type="pres">
      <dgm:prSet presAssocID="{EF74A0CB-8312-4C43-855F-DAF214BEFACE}" presName="connTx" presStyleLbl="parChTrans1D2" presStyleIdx="3" presStyleCnt="15"/>
      <dgm:spPr/>
    </dgm:pt>
    <dgm:pt modelId="{0081FD9C-6037-4F22-B218-1773DEBABD80}" type="pres">
      <dgm:prSet presAssocID="{BA7771B3-7CC6-4031-A038-30D21AF34F76}" presName="root2" presStyleCnt="0"/>
      <dgm:spPr/>
    </dgm:pt>
    <dgm:pt modelId="{C5101B43-70F2-42FF-8BD8-20BB2A4A9515}" type="pres">
      <dgm:prSet presAssocID="{BA7771B3-7CC6-4031-A038-30D21AF34F76}" presName="LevelTwoTextNode" presStyleLbl="node2" presStyleIdx="3" presStyleCnt="15">
        <dgm:presLayoutVars>
          <dgm:chPref val="3"/>
        </dgm:presLayoutVars>
      </dgm:prSet>
      <dgm:spPr/>
    </dgm:pt>
    <dgm:pt modelId="{FF0029A8-8683-4C42-8F24-8864F07655A5}" type="pres">
      <dgm:prSet presAssocID="{BA7771B3-7CC6-4031-A038-30D21AF34F76}" presName="level3hierChild" presStyleCnt="0"/>
      <dgm:spPr/>
    </dgm:pt>
    <dgm:pt modelId="{95E9C137-2383-449B-B41D-E187DC3BAD21}" type="pres">
      <dgm:prSet presAssocID="{0B2478A3-2347-46DF-926F-C4D7E69F2ED5}" presName="conn2-1" presStyleLbl="parChTrans1D3" presStyleIdx="3" presStyleCnt="13"/>
      <dgm:spPr/>
    </dgm:pt>
    <dgm:pt modelId="{5BB95496-A1B3-4546-873A-4E4E059112D4}" type="pres">
      <dgm:prSet presAssocID="{0B2478A3-2347-46DF-926F-C4D7E69F2ED5}" presName="connTx" presStyleLbl="parChTrans1D3" presStyleIdx="3" presStyleCnt="13"/>
      <dgm:spPr/>
    </dgm:pt>
    <dgm:pt modelId="{4666F3DB-F10D-4140-9AF5-ED70E8112EB2}" type="pres">
      <dgm:prSet presAssocID="{0E7E7773-6404-4681-94EC-F81E73D41D4D}" presName="root2" presStyleCnt="0"/>
      <dgm:spPr/>
    </dgm:pt>
    <dgm:pt modelId="{54AED931-AE5C-4285-BE5E-D2D6920FD721}" type="pres">
      <dgm:prSet presAssocID="{0E7E7773-6404-4681-94EC-F81E73D41D4D}" presName="LevelTwoTextNode" presStyleLbl="node3" presStyleIdx="3" presStyleCnt="13">
        <dgm:presLayoutVars>
          <dgm:chPref val="3"/>
        </dgm:presLayoutVars>
      </dgm:prSet>
      <dgm:spPr/>
    </dgm:pt>
    <dgm:pt modelId="{DB42A85C-7A67-4861-9FEA-4F02B9D685FE}" type="pres">
      <dgm:prSet presAssocID="{0E7E7773-6404-4681-94EC-F81E73D41D4D}" presName="level3hierChild" presStyleCnt="0"/>
      <dgm:spPr/>
    </dgm:pt>
    <dgm:pt modelId="{607F74D9-E12F-4B49-9BF9-BB10289A6DB2}" type="pres">
      <dgm:prSet presAssocID="{51784D81-2E3B-4FF3-84B3-038B506C17EC}" presName="conn2-1" presStyleLbl="parChTrans1D3" presStyleIdx="4" presStyleCnt="13"/>
      <dgm:spPr/>
    </dgm:pt>
    <dgm:pt modelId="{1BAE49A3-933E-4EA9-9A8D-965EDB8582C4}" type="pres">
      <dgm:prSet presAssocID="{51784D81-2E3B-4FF3-84B3-038B506C17EC}" presName="connTx" presStyleLbl="parChTrans1D3" presStyleIdx="4" presStyleCnt="13"/>
      <dgm:spPr/>
    </dgm:pt>
    <dgm:pt modelId="{58436AAA-0CF9-4264-9438-7FF2093DB94F}" type="pres">
      <dgm:prSet presAssocID="{EDEEFD8B-B292-412C-96C8-8BC97E40AC43}" presName="root2" presStyleCnt="0"/>
      <dgm:spPr/>
    </dgm:pt>
    <dgm:pt modelId="{33441648-5C5D-4ADB-9A67-61B586E35D02}" type="pres">
      <dgm:prSet presAssocID="{EDEEFD8B-B292-412C-96C8-8BC97E40AC43}" presName="LevelTwoTextNode" presStyleLbl="node3" presStyleIdx="4" presStyleCnt="13">
        <dgm:presLayoutVars>
          <dgm:chPref val="3"/>
        </dgm:presLayoutVars>
      </dgm:prSet>
      <dgm:spPr/>
    </dgm:pt>
    <dgm:pt modelId="{A61DEE06-F187-4AF0-A711-773D81B1D062}" type="pres">
      <dgm:prSet presAssocID="{EDEEFD8B-B292-412C-96C8-8BC97E40AC43}" presName="level3hierChild" presStyleCnt="0"/>
      <dgm:spPr/>
    </dgm:pt>
    <dgm:pt modelId="{BDF54807-96BD-45DB-BA33-CAA3D2EF2AA4}" type="pres">
      <dgm:prSet presAssocID="{3F4DB322-F64A-473F-8BE4-954102E1BB33}" presName="conn2-1" presStyleLbl="parChTrans1D3" presStyleIdx="5" presStyleCnt="13"/>
      <dgm:spPr/>
    </dgm:pt>
    <dgm:pt modelId="{4D970A91-3005-44E0-9D6E-8EAE074355AA}" type="pres">
      <dgm:prSet presAssocID="{3F4DB322-F64A-473F-8BE4-954102E1BB33}" presName="connTx" presStyleLbl="parChTrans1D3" presStyleIdx="5" presStyleCnt="13"/>
      <dgm:spPr/>
    </dgm:pt>
    <dgm:pt modelId="{BC842558-F812-4500-AB41-100227B2C11E}" type="pres">
      <dgm:prSet presAssocID="{80D509B7-0400-4242-BDEE-7842927FCC7F}" presName="root2" presStyleCnt="0"/>
      <dgm:spPr/>
    </dgm:pt>
    <dgm:pt modelId="{CDA05D22-9090-42F5-B5FD-C1E917B3F7A7}" type="pres">
      <dgm:prSet presAssocID="{80D509B7-0400-4242-BDEE-7842927FCC7F}" presName="LevelTwoTextNode" presStyleLbl="node3" presStyleIdx="5" presStyleCnt="13">
        <dgm:presLayoutVars>
          <dgm:chPref val="3"/>
        </dgm:presLayoutVars>
      </dgm:prSet>
      <dgm:spPr/>
    </dgm:pt>
    <dgm:pt modelId="{F83AEBCD-78DA-4204-9D65-BF97C7F8DFC8}" type="pres">
      <dgm:prSet presAssocID="{80D509B7-0400-4242-BDEE-7842927FCC7F}" presName="level3hierChild" presStyleCnt="0"/>
      <dgm:spPr/>
    </dgm:pt>
    <dgm:pt modelId="{0FD3DC57-E597-4734-86D3-692148313AD2}" type="pres">
      <dgm:prSet presAssocID="{7AE102D1-02D7-41B0-8549-050954E6BDFE}" presName="conn2-1" presStyleLbl="parChTrans1D2" presStyleIdx="4" presStyleCnt="15"/>
      <dgm:spPr/>
    </dgm:pt>
    <dgm:pt modelId="{A7A40FE3-4D5C-4AA0-B300-0DFC88DA990E}" type="pres">
      <dgm:prSet presAssocID="{7AE102D1-02D7-41B0-8549-050954E6BDFE}" presName="connTx" presStyleLbl="parChTrans1D2" presStyleIdx="4" presStyleCnt="15"/>
      <dgm:spPr/>
    </dgm:pt>
    <dgm:pt modelId="{C319C325-F5FC-400C-859C-9AEEFCA146E2}" type="pres">
      <dgm:prSet presAssocID="{6AD40D44-5C5E-4FEF-ADD5-F5BBAEEBE802}" presName="root2" presStyleCnt="0"/>
      <dgm:spPr/>
    </dgm:pt>
    <dgm:pt modelId="{E9EA4BC4-7298-4922-ADCF-040F2E87CF39}" type="pres">
      <dgm:prSet presAssocID="{6AD40D44-5C5E-4FEF-ADD5-F5BBAEEBE802}" presName="LevelTwoTextNode" presStyleLbl="node2" presStyleIdx="4" presStyleCnt="15">
        <dgm:presLayoutVars>
          <dgm:chPref val="3"/>
        </dgm:presLayoutVars>
      </dgm:prSet>
      <dgm:spPr/>
    </dgm:pt>
    <dgm:pt modelId="{30CB69AC-88B0-4D26-8B23-6D97C0018C58}" type="pres">
      <dgm:prSet presAssocID="{6AD40D44-5C5E-4FEF-ADD5-F5BBAEEBE802}" presName="level3hierChild" presStyleCnt="0"/>
      <dgm:spPr/>
    </dgm:pt>
    <dgm:pt modelId="{4165231E-75E6-4C7A-B6F3-E3D845F1BE3E}" type="pres">
      <dgm:prSet presAssocID="{EB2A4557-CDA9-4681-8DED-76426556FDC1}" presName="conn2-1" presStyleLbl="parChTrans1D3" presStyleIdx="6" presStyleCnt="13"/>
      <dgm:spPr/>
    </dgm:pt>
    <dgm:pt modelId="{311BAEBC-C9CB-491F-834E-61C0BDC10D75}" type="pres">
      <dgm:prSet presAssocID="{EB2A4557-CDA9-4681-8DED-76426556FDC1}" presName="connTx" presStyleLbl="parChTrans1D3" presStyleIdx="6" presStyleCnt="13"/>
      <dgm:spPr/>
    </dgm:pt>
    <dgm:pt modelId="{5A3E21F5-7D53-4914-A403-A534E5F7F624}" type="pres">
      <dgm:prSet presAssocID="{002FE6BC-6FA4-42E2-81FD-AF66C203EDE0}" presName="root2" presStyleCnt="0"/>
      <dgm:spPr/>
    </dgm:pt>
    <dgm:pt modelId="{EAACFE23-6A45-46B9-AE1C-F4518E1EEF51}" type="pres">
      <dgm:prSet presAssocID="{002FE6BC-6FA4-42E2-81FD-AF66C203EDE0}" presName="LevelTwoTextNode" presStyleLbl="node3" presStyleIdx="6" presStyleCnt="13">
        <dgm:presLayoutVars>
          <dgm:chPref val="3"/>
        </dgm:presLayoutVars>
      </dgm:prSet>
      <dgm:spPr/>
    </dgm:pt>
    <dgm:pt modelId="{1506AFB6-7CC0-436F-8807-08E0BBEAB4D6}" type="pres">
      <dgm:prSet presAssocID="{002FE6BC-6FA4-42E2-81FD-AF66C203EDE0}" presName="level3hierChild" presStyleCnt="0"/>
      <dgm:spPr/>
    </dgm:pt>
    <dgm:pt modelId="{90C8052A-E658-40E0-9F01-DD3B7CBC3ECD}" type="pres">
      <dgm:prSet presAssocID="{C00AF347-2AA2-4D2B-BA82-BC258854B3F0}" presName="conn2-1" presStyleLbl="parChTrans1D3" presStyleIdx="7" presStyleCnt="13"/>
      <dgm:spPr/>
    </dgm:pt>
    <dgm:pt modelId="{E2C0B174-F7F6-4630-9961-0C589E22EC3C}" type="pres">
      <dgm:prSet presAssocID="{C00AF347-2AA2-4D2B-BA82-BC258854B3F0}" presName="connTx" presStyleLbl="parChTrans1D3" presStyleIdx="7" presStyleCnt="13"/>
      <dgm:spPr/>
    </dgm:pt>
    <dgm:pt modelId="{AC803A40-4673-478E-BC70-78BDE40B964D}" type="pres">
      <dgm:prSet presAssocID="{BF0F1CBE-875D-4DB7-8156-4066B3CB2207}" presName="root2" presStyleCnt="0"/>
      <dgm:spPr/>
    </dgm:pt>
    <dgm:pt modelId="{AB234772-A09E-44E2-B7D1-C7D2B1A0A389}" type="pres">
      <dgm:prSet presAssocID="{BF0F1CBE-875D-4DB7-8156-4066B3CB2207}" presName="LevelTwoTextNode" presStyleLbl="node3" presStyleIdx="7" presStyleCnt="13">
        <dgm:presLayoutVars>
          <dgm:chPref val="3"/>
        </dgm:presLayoutVars>
      </dgm:prSet>
      <dgm:spPr/>
    </dgm:pt>
    <dgm:pt modelId="{4544F17A-8E41-4282-99FA-E578834B1827}" type="pres">
      <dgm:prSet presAssocID="{BF0F1CBE-875D-4DB7-8156-4066B3CB2207}" presName="level3hierChild" presStyleCnt="0"/>
      <dgm:spPr/>
    </dgm:pt>
    <dgm:pt modelId="{B01B23EA-B95E-4DC8-9656-B7D07148D049}" type="pres">
      <dgm:prSet presAssocID="{98083CB0-CC18-4AEC-B330-732D1B1BAF2F}" presName="conn2-1" presStyleLbl="parChTrans1D2" presStyleIdx="5" presStyleCnt="15"/>
      <dgm:spPr/>
    </dgm:pt>
    <dgm:pt modelId="{A46038E3-AD5C-488F-BC7A-C0D54F33C5A5}" type="pres">
      <dgm:prSet presAssocID="{98083CB0-CC18-4AEC-B330-732D1B1BAF2F}" presName="connTx" presStyleLbl="parChTrans1D2" presStyleIdx="5" presStyleCnt="15"/>
      <dgm:spPr/>
    </dgm:pt>
    <dgm:pt modelId="{BB16A16F-9EFC-40C6-A33B-3ABA62B6C753}" type="pres">
      <dgm:prSet presAssocID="{45228ACC-4C28-47CE-86E4-2FEE08AD7CBE}" presName="root2" presStyleCnt="0"/>
      <dgm:spPr/>
    </dgm:pt>
    <dgm:pt modelId="{7E3ADC89-85A7-4599-BAEC-0AAF4CD5F7A8}" type="pres">
      <dgm:prSet presAssocID="{45228ACC-4C28-47CE-86E4-2FEE08AD7CBE}" presName="LevelTwoTextNode" presStyleLbl="node2" presStyleIdx="5" presStyleCnt="15">
        <dgm:presLayoutVars>
          <dgm:chPref val="3"/>
        </dgm:presLayoutVars>
      </dgm:prSet>
      <dgm:spPr/>
    </dgm:pt>
    <dgm:pt modelId="{58441732-B166-4DDA-997B-844D101B02DB}" type="pres">
      <dgm:prSet presAssocID="{45228ACC-4C28-47CE-86E4-2FEE08AD7CBE}" presName="level3hierChild" presStyleCnt="0"/>
      <dgm:spPr/>
    </dgm:pt>
    <dgm:pt modelId="{F7511B13-F74D-461F-B9F5-4365ADBE2CE6}" type="pres">
      <dgm:prSet presAssocID="{4039D37C-24F5-4A7E-9ED6-65B4B0B6D2E9}" presName="conn2-1" presStyleLbl="parChTrans1D3" presStyleIdx="8" presStyleCnt="13"/>
      <dgm:spPr/>
    </dgm:pt>
    <dgm:pt modelId="{BF2E4EC5-3F42-474E-8F57-9AD12752707F}" type="pres">
      <dgm:prSet presAssocID="{4039D37C-24F5-4A7E-9ED6-65B4B0B6D2E9}" presName="connTx" presStyleLbl="parChTrans1D3" presStyleIdx="8" presStyleCnt="13"/>
      <dgm:spPr/>
    </dgm:pt>
    <dgm:pt modelId="{B4A19631-2DD1-4D46-852B-7831E798AA7F}" type="pres">
      <dgm:prSet presAssocID="{B48020CA-ACEA-4686-870A-4000E353DD2B}" presName="root2" presStyleCnt="0"/>
      <dgm:spPr/>
    </dgm:pt>
    <dgm:pt modelId="{6B8636F4-4FCC-40DD-9960-68A9781AFD09}" type="pres">
      <dgm:prSet presAssocID="{B48020CA-ACEA-4686-870A-4000E353DD2B}" presName="LevelTwoTextNode" presStyleLbl="node3" presStyleIdx="8" presStyleCnt="13">
        <dgm:presLayoutVars>
          <dgm:chPref val="3"/>
        </dgm:presLayoutVars>
      </dgm:prSet>
      <dgm:spPr/>
    </dgm:pt>
    <dgm:pt modelId="{C71E651E-7BE3-4583-8B69-3F3AF75999DE}" type="pres">
      <dgm:prSet presAssocID="{B48020CA-ACEA-4686-870A-4000E353DD2B}" presName="level3hierChild" presStyleCnt="0"/>
      <dgm:spPr/>
    </dgm:pt>
    <dgm:pt modelId="{1D6F8913-AB0E-4093-8D19-D875127B8DDA}" type="pres">
      <dgm:prSet presAssocID="{388D219C-840F-4BF3-A921-8C414191C6A9}" presName="conn2-1" presStyleLbl="parChTrans1D3" presStyleIdx="9" presStyleCnt="13"/>
      <dgm:spPr/>
    </dgm:pt>
    <dgm:pt modelId="{4C9FD166-B16A-4B8A-922A-664FE51EB4D6}" type="pres">
      <dgm:prSet presAssocID="{388D219C-840F-4BF3-A921-8C414191C6A9}" presName="connTx" presStyleLbl="parChTrans1D3" presStyleIdx="9" presStyleCnt="13"/>
      <dgm:spPr/>
    </dgm:pt>
    <dgm:pt modelId="{7D2B9BD3-06F1-4155-8CB6-88CADD6F08A3}" type="pres">
      <dgm:prSet presAssocID="{0436BAD3-D09D-4673-8727-CC584AEB8381}" presName="root2" presStyleCnt="0"/>
      <dgm:spPr/>
    </dgm:pt>
    <dgm:pt modelId="{B4BB9D23-A572-4CDB-94B5-F928D0629BAB}" type="pres">
      <dgm:prSet presAssocID="{0436BAD3-D09D-4673-8727-CC584AEB8381}" presName="LevelTwoTextNode" presStyleLbl="node3" presStyleIdx="9" presStyleCnt="13">
        <dgm:presLayoutVars>
          <dgm:chPref val="3"/>
        </dgm:presLayoutVars>
      </dgm:prSet>
      <dgm:spPr/>
    </dgm:pt>
    <dgm:pt modelId="{0E661ED4-E3C5-4106-BD7F-3B521701F231}" type="pres">
      <dgm:prSet presAssocID="{0436BAD3-D09D-4673-8727-CC584AEB8381}" presName="level3hierChild" presStyleCnt="0"/>
      <dgm:spPr/>
    </dgm:pt>
    <dgm:pt modelId="{4E587475-B5BB-4456-B297-F3EE8C1CD048}" type="pres">
      <dgm:prSet presAssocID="{9BA79892-D08E-40A7-9637-EAEB0E28E254}" presName="conn2-1" presStyleLbl="parChTrans1D2" presStyleIdx="6" presStyleCnt="15"/>
      <dgm:spPr/>
    </dgm:pt>
    <dgm:pt modelId="{64A61FCC-0D0A-4D5B-8457-34036679581F}" type="pres">
      <dgm:prSet presAssocID="{9BA79892-D08E-40A7-9637-EAEB0E28E254}" presName="connTx" presStyleLbl="parChTrans1D2" presStyleIdx="6" presStyleCnt="15"/>
      <dgm:spPr/>
    </dgm:pt>
    <dgm:pt modelId="{516E5A17-A8B0-40AD-B8EB-CB12F0D6EC07}" type="pres">
      <dgm:prSet presAssocID="{DCDF3944-5ADE-4B25-8762-6ACB6ACDE254}" presName="root2" presStyleCnt="0"/>
      <dgm:spPr/>
    </dgm:pt>
    <dgm:pt modelId="{76CAA36C-E3DD-4607-882E-C6BBD4D8A379}" type="pres">
      <dgm:prSet presAssocID="{DCDF3944-5ADE-4B25-8762-6ACB6ACDE254}" presName="LevelTwoTextNode" presStyleLbl="node2" presStyleIdx="6" presStyleCnt="15">
        <dgm:presLayoutVars>
          <dgm:chPref val="3"/>
        </dgm:presLayoutVars>
      </dgm:prSet>
      <dgm:spPr/>
    </dgm:pt>
    <dgm:pt modelId="{879C2AFE-301F-4E03-B77E-1B6E4B8E0833}" type="pres">
      <dgm:prSet presAssocID="{DCDF3944-5ADE-4B25-8762-6ACB6ACDE254}" presName="level3hierChild" presStyleCnt="0"/>
      <dgm:spPr/>
    </dgm:pt>
    <dgm:pt modelId="{7A14DFC7-D6C9-402D-85B1-684082B7BB19}" type="pres">
      <dgm:prSet presAssocID="{228582E3-9390-4577-97AF-52AF91EA879A}" presName="conn2-1" presStyleLbl="parChTrans1D3" presStyleIdx="10" presStyleCnt="13"/>
      <dgm:spPr/>
    </dgm:pt>
    <dgm:pt modelId="{C81E37DB-1261-4223-9107-DAA3469BB829}" type="pres">
      <dgm:prSet presAssocID="{228582E3-9390-4577-97AF-52AF91EA879A}" presName="connTx" presStyleLbl="parChTrans1D3" presStyleIdx="10" presStyleCnt="13"/>
      <dgm:spPr/>
    </dgm:pt>
    <dgm:pt modelId="{B0BEDF89-BBAA-45EF-9B01-A0E0F35FB25C}" type="pres">
      <dgm:prSet presAssocID="{86F8BE37-CD7D-4ACA-A534-567BFA67907A}" presName="root2" presStyleCnt="0"/>
      <dgm:spPr/>
    </dgm:pt>
    <dgm:pt modelId="{F06F6772-FBB4-47CC-A910-9C362259B4BD}" type="pres">
      <dgm:prSet presAssocID="{86F8BE37-CD7D-4ACA-A534-567BFA67907A}" presName="LevelTwoTextNode" presStyleLbl="node3" presStyleIdx="10" presStyleCnt="13">
        <dgm:presLayoutVars>
          <dgm:chPref val="3"/>
        </dgm:presLayoutVars>
      </dgm:prSet>
      <dgm:spPr/>
    </dgm:pt>
    <dgm:pt modelId="{8C0ACEDA-739D-4325-ACF1-B8B10CF15EDC}" type="pres">
      <dgm:prSet presAssocID="{86F8BE37-CD7D-4ACA-A534-567BFA67907A}" presName="level3hierChild" presStyleCnt="0"/>
      <dgm:spPr/>
    </dgm:pt>
    <dgm:pt modelId="{5068E612-468D-4224-BC59-8A6C70AECAFB}" type="pres">
      <dgm:prSet presAssocID="{608D5E95-D3C4-42A0-8439-4D30B6940B74}" presName="conn2-1" presStyleLbl="parChTrans1D3" presStyleIdx="11" presStyleCnt="13"/>
      <dgm:spPr/>
    </dgm:pt>
    <dgm:pt modelId="{F5080F37-3E88-4861-9AEE-08C16C9895CB}" type="pres">
      <dgm:prSet presAssocID="{608D5E95-D3C4-42A0-8439-4D30B6940B74}" presName="connTx" presStyleLbl="parChTrans1D3" presStyleIdx="11" presStyleCnt="13"/>
      <dgm:spPr/>
    </dgm:pt>
    <dgm:pt modelId="{9FD6927B-4BF6-471A-9945-7EC07CB69EE3}" type="pres">
      <dgm:prSet presAssocID="{505B1185-F265-4678-A74C-663A60F6C3C3}" presName="root2" presStyleCnt="0"/>
      <dgm:spPr/>
    </dgm:pt>
    <dgm:pt modelId="{9872A633-89C7-4B1B-BE22-DCCA4568D9BA}" type="pres">
      <dgm:prSet presAssocID="{505B1185-F265-4678-A74C-663A60F6C3C3}" presName="LevelTwoTextNode" presStyleLbl="node3" presStyleIdx="11" presStyleCnt="13">
        <dgm:presLayoutVars>
          <dgm:chPref val="3"/>
        </dgm:presLayoutVars>
      </dgm:prSet>
      <dgm:spPr/>
    </dgm:pt>
    <dgm:pt modelId="{EBBC5AFC-2130-44ED-A792-ED4F90960199}" type="pres">
      <dgm:prSet presAssocID="{505B1185-F265-4678-A74C-663A60F6C3C3}" presName="level3hierChild" presStyleCnt="0"/>
      <dgm:spPr/>
    </dgm:pt>
    <dgm:pt modelId="{6D30317A-A660-4389-BF9D-55EF29ABA884}" type="pres">
      <dgm:prSet presAssocID="{2C61AFFD-05F5-4BCA-9AB9-24D3009C7DC6}" presName="conn2-1" presStyleLbl="parChTrans1D3" presStyleIdx="12" presStyleCnt="13"/>
      <dgm:spPr/>
    </dgm:pt>
    <dgm:pt modelId="{3E798054-3062-41A9-98AA-67825AB09447}" type="pres">
      <dgm:prSet presAssocID="{2C61AFFD-05F5-4BCA-9AB9-24D3009C7DC6}" presName="connTx" presStyleLbl="parChTrans1D3" presStyleIdx="12" presStyleCnt="13"/>
      <dgm:spPr/>
    </dgm:pt>
    <dgm:pt modelId="{A84D7261-B389-4816-A799-BBB4603B9EE6}" type="pres">
      <dgm:prSet presAssocID="{7826975B-F11C-4014-9A14-DEB7D25E9BF6}" presName="root2" presStyleCnt="0"/>
      <dgm:spPr/>
    </dgm:pt>
    <dgm:pt modelId="{F9D037AF-D88A-47EC-A143-DD3EEAF96B67}" type="pres">
      <dgm:prSet presAssocID="{7826975B-F11C-4014-9A14-DEB7D25E9BF6}" presName="LevelTwoTextNode" presStyleLbl="node3" presStyleIdx="12" presStyleCnt="13">
        <dgm:presLayoutVars>
          <dgm:chPref val="3"/>
        </dgm:presLayoutVars>
      </dgm:prSet>
      <dgm:spPr/>
    </dgm:pt>
    <dgm:pt modelId="{55EDB960-9C0E-441C-A527-FBDD822360F6}" type="pres">
      <dgm:prSet presAssocID="{7826975B-F11C-4014-9A14-DEB7D25E9BF6}" presName="level3hierChild" presStyleCnt="0"/>
      <dgm:spPr/>
    </dgm:pt>
    <dgm:pt modelId="{0D675A40-B762-43CB-84A1-90F0E9C75F0D}" type="pres">
      <dgm:prSet presAssocID="{D05C3925-7B79-4AD1-915F-9944DBEBD9FD}" presName="root1" presStyleCnt="0"/>
      <dgm:spPr/>
    </dgm:pt>
    <dgm:pt modelId="{44B79854-E370-4C20-8721-E421929AE89A}" type="pres">
      <dgm:prSet presAssocID="{D05C3925-7B79-4AD1-915F-9944DBEBD9FD}" presName="LevelOneTextNode" presStyleLbl="node0" presStyleIdx="3" presStyleCnt="5">
        <dgm:presLayoutVars>
          <dgm:chPref val="3"/>
        </dgm:presLayoutVars>
      </dgm:prSet>
      <dgm:spPr/>
    </dgm:pt>
    <dgm:pt modelId="{7B4E22DD-651F-4358-BE0C-2E239EFFC2BB}" type="pres">
      <dgm:prSet presAssocID="{D05C3925-7B79-4AD1-915F-9944DBEBD9FD}" presName="level2hierChild" presStyleCnt="0"/>
      <dgm:spPr/>
    </dgm:pt>
    <dgm:pt modelId="{411AA09C-7DC7-416C-85B0-A42338244F7C}" type="pres">
      <dgm:prSet presAssocID="{97EEC490-0E5D-467B-BD01-8687ADF7B3D5}" presName="conn2-1" presStyleLbl="parChTrans1D2" presStyleIdx="7" presStyleCnt="15"/>
      <dgm:spPr/>
    </dgm:pt>
    <dgm:pt modelId="{28A3FE26-FACD-4461-BAC0-BFFDDCCA3A42}" type="pres">
      <dgm:prSet presAssocID="{97EEC490-0E5D-467B-BD01-8687ADF7B3D5}" presName="connTx" presStyleLbl="parChTrans1D2" presStyleIdx="7" presStyleCnt="15"/>
      <dgm:spPr/>
    </dgm:pt>
    <dgm:pt modelId="{4D22D407-6262-4EE0-A4C2-AAA7981DF6E9}" type="pres">
      <dgm:prSet presAssocID="{9ADCD011-2CE5-4628-9D65-9CE4626DBBDA}" presName="root2" presStyleCnt="0"/>
      <dgm:spPr/>
    </dgm:pt>
    <dgm:pt modelId="{79230B57-7F3A-441E-A0BD-603FDE28E2BD}" type="pres">
      <dgm:prSet presAssocID="{9ADCD011-2CE5-4628-9D65-9CE4626DBBDA}" presName="LevelTwoTextNode" presStyleLbl="node2" presStyleIdx="7" presStyleCnt="15">
        <dgm:presLayoutVars>
          <dgm:chPref val="3"/>
        </dgm:presLayoutVars>
      </dgm:prSet>
      <dgm:spPr/>
    </dgm:pt>
    <dgm:pt modelId="{8C063C9F-4A0F-4F24-8535-956284AC8916}" type="pres">
      <dgm:prSet presAssocID="{9ADCD011-2CE5-4628-9D65-9CE4626DBBDA}" presName="level3hierChild" presStyleCnt="0"/>
      <dgm:spPr/>
    </dgm:pt>
    <dgm:pt modelId="{6AB651DF-9FAB-4919-9C15-C9494193F19A}" type="pres">
      <dgm:prSet presAssocID="{D545A10E-3609-4D05-84F8-CAE133C987BD}" presName="conn2-1" presStyleLbl="parChTrans1D2" presStyleIdx="8" presStyleCnt="15"/>
      <dgm:spPr/>
    </dgm:pt>
    <dgm:pt modelId="{ECBC4D48-230B-4EDF-A717-31D8F7B49F43}" type="pres">
      <dgm:prSet presAssocID="{D545A10E-3609-4D05-84F8-CAE133C987BD}" presName="connTx" presStyleLbl="parChTrans1D2" presStyleIdx="8" presStyleCnt="15"/>
      <dgm:spPr/>
    </dgm:pt>
    <dgm:pt modelId="{2D144AB4-E81F-445C-A43B-C0559EAB2386}" type="pres">
      <dgm:prSet presAssocID="{A9C247BC-5F94-4B3E-9769-1D8E0FF1531C}" presName="root2" presStyleCnt="0"/>
      <dgm:spPr/>
    </dgm:pt>
    <dgm:pt modelId="{63F42193-5BD8-4F06-B079-C775EB0296A1}" type="pres">
      <dgm:prSet presAssocID="{A9C247BC-5F94-4B3E-9769-1D8E0FF1531C}" presName="LevelTwoTextNode" presStyleLbl="node2" presStyleIdx="8" presStyleCnt="15">
        <dgm:presLayoutVars>
          <dgm:chPref val="3"/>
        </dgm:presLayoutVars>
      </dgm:prSet>
      <dgm:spPr/>
    </dgm:pt>
    <dgm:pt modelId="{22BC3DDF-D5CD-458A-8A94-D3FE57D764AE}" type="pres">
      <dgm:prSet presAssocID="{A9C247BC-5F94-4B3E-9769-1D8E0FF1531C}" presName="level3hierChild" presStyleCnt="0"/>
      <dgm:spPr/>
    </dgm:pt>
    <dgm:pt modelId="{D825F758-D3F4-43AE-9761-69C37180D218}" type="pres">
      <dgm:prSet presAssocID="{1366DD92-BA8D-4A18-A9F5-E752CC722E56}" presName="root1" presStyleCnt="0"/>
      <dgm:spPr/>
    </dgm:pt>
    <dgm:pt modelId="{28CF9243-5678-49E8-92F6-6390CDFB0B6E}" type="pres">
      <dgm:prSet presAssocID="{1366DD92-BA8D-4A18-A9F5-E752CC722E56}" presName="LevelOneTextNode" presStyleLbl="node0" presStyleIdx="4" presStyleCnt="5">
        <dgm:presLayoutVars>
          <dgm:chPref val="3"/>
        </dgm:presLayoutVars>
      </dgm:prSet>
      <dgm:spPr/>
    </dgm:pt>
    <dgm:pt modelId="{69450004-F6ED-439A-9E1E-72FE01F31D3E}" type="pres">
      <dgm:prSet presAssocID="{1366DD92-BA8D-4A18-A9F5-E752CC722E56}" presName="level2hierChild" presStyleCnt="0"/>
      <dgm:spPr/>
    </dgm:pt>
    <dgm:pt modelId="{76EF1914-C447-44C4-ADD3-4E21C39A78E8}" type="pres">
      <dgm:prSet presAssocID="{3D513F83-7E0C-4F0E-AF81-3B8842FBEED4}" presName="conn2-1" presStyleLbl="parChTrans1D2" presStyleIdx="9" presStyleCnt="15"/>
      <dgm:spPr/>
    </dgm:pt>
    <dgm:pt modelId="{DF416B0A-0FEC-4308-B416-9192E1FEEF77}" type="pres">
      <dgm:prSet presAssocID="{3D513F83-7E0C-4F0E-AF81-3B8842FBEED4}" presName="connTx" presStyleLbl="parChTrans1D2" presStyleIdx="9" presStyleCnt="15"/>
      <dgm:spPr/>
    </dgm:pt>
    <dgm:pt modelId="{15C6BB25-4573-435D-8AAD-573E9AAE9207}" type="pres">
      <dgm:prSet presAssocID="{27ABB5AD-BF54-478A-AC96-3CB8C7CC9AB3}" presName="root2" presStyleCnt="0"/>
      <dgm:spPr/>
    </dgm:pt>
    <dgm:pt modelId="{49836B7B-4179-45DE-871F-6B7A03B6056C}" type="pres">
      <dgm:prSet presAssocID="{27ABB5AD-BF54-478A-AC96-3CB8C7CC9AB3}" presName="LevelTwoTextNode" presStyleLbl="node2" presStyleIdx="9" presStyleCnt="15">
        <dgm:presLayoutVars>
          <dgm:chPref val="3"/>
        </dgm:presLayoutVars>
      </dgm:prSet>
      <dgm:spPr/>
    </dgm:pt>
    <dgm:pt modelId="{E0100FCB-D60F-408D-B99F-6CA853005768}" type="pres">
      <dgm:prSet presAssocID="{27ABB5AD-BF54-478A-AC96-3CB8C7CC9AB3}" presName="level3hierChild" presStyleCnt="0"/>
      <dgm:spPr/>
    </dgm:pt>
    <dgm:pt modelId="{2A261864-308D-44A8-AD67-636BB2934C90}" type="pres">
      <dgm:prSet presAssocID="{D7E0ECA0-4EBC-43F9-9795-8D5DD207AB53}" presName="conn2-1" presStyleLbl="parChTrans1D2" presStyleIdx="10" presStyleCnt="15"/>
      <dgm:spPr/>
    </dgm:pt>
    <dgm:pt modelId="{5204F370-2878-4A20-881E-596568656558}" type="pres">
      <dgm:prSet presAssocID="{D7E0ECA0-4EBC-43F9-9795-8D5DD207AB53}" presName="connTx" presStyleLbl="parChTrans1D2" presStyleIdx="10" presStyleCnt="15"/>
      <dgm:spPr/>
    </dgm:pt>
    <dgm:pt modelId="{3A78DCC0-CDF2-4936-87A5-5A94EF93DE94}" type="pres">
      <dgm:prSet presAssocID="{762D52F3-88AA-4E81-97A4-31195B181D74}" presName="root2" presStyleCnt="0"/>
      <dgm:spPr/>
    </dgm:pt>
    <dgm:pt modelId="{9B8A11F4-4B5F-4D44-99CD-3F83D0CBC52F}" type="pres">
      <dgm:prSet presAssocID="{762D52F3-88AA-4E81-97A4-31195B181D74}" presName="LevelTwoTextNode" presStyleLbl="node2" presStyleIdx="10" presStyleCnt="15">
        <dgm:presLayoutVars>
          <dgm:chPref val="3"/>
        </dgm:presLayoutVars>
      </dgm:prSet>
      <dgm:spPr/>
    </dgm:pt>
    <dgm:pt modelId="{344404A4-7E7D-4759-826E-34994A29237B}" type="pres">
      <dgm:prSet presAssocID="{762D52F3-88AA-4E81-97A4-31195B181D74}" presName="level3hierChild" presStyleCnt="0"/>
      <dgm:spPr/>
    </dgm:pt>
    <dgm:pt modelId="{FD32F69C-C953-4BB3-91E9-10D8CC34FFB5}" type="pres">
      <dgm:prSet presAssocID="{5C0E4B73-4C9D-4D45-8DC5-B68BF3E28B2A}" presName="conn2-1" presStyleLbl="parChTrans1D2" presStyleIdx="11" presStyleCnt="15"/>
      <dgm:spPr/>
    </dgm:pt>
    <dgm:pt modelId="{1CF82EB1-D9DF-4CFA-BC94-8A44535BD7DC}" type="pres">
      <dgm:prSet presAssocID="{5C0E4B73-4C9D-4D45-8DC5-B68BF3E28B2A}" presName="connTx" presStyleLbl="parChTrans1D2" presStyleIdx="11" presStyleCnt="15"/>
      <dgm:spPr/>
    </dgm:pt>
    <dgm:pt modelId="{DA65A85D-9D3D-41ED-8D42-163D476EEDEE}" type="pres">
      <dgm:prSet presAssocID="{1CFA13E8-9DD2-4164-ADA5-EDCB9DAF6912}" presName="root2" presStyleCnt="0"/>
      <dgm:spPr/>
    </dgm:pt>
    <dgm:pt modelId="{50484690-C09C-4458-9092-9C016AC3F72F}" type="pres">
      <dgm:prSet presAssocID="{1CFA13E8-9DD2-4164-ADA5-EDCB9DAF6912}" presName="LevelTwoTextNode" presStyleLbl="node2" presStyleIdx="11" presStyleCnt="15">
        <dgm:presLayoutVars>
          <dgm:chPref val="3"/>
        </dgm:presLayoutVars>
      </dgm:prSet>
      <dgm:spPr/>
    </dgm:pt>
    <dgm:pt modelId="{F478D5EF-7490-4283-9DD9-D8E4A7DBA650}" type="pres">
      <dgm:prSet presAssocID="{1CFA13E8-9DD2-4164-ADA5-EDCB9DAF6912}" presName="level3hierChild" presStyleCnt="0"/>
      <dgm:spPr/>
    </dgm:pt>
    <dgm:pt modelId="{F54F5E26-47E2-4501-A540-382BCED09565}" type="pres">
      <dgm:prSet presAssocID="{796A1A27-6686-4087-A42E-FAB61B030E18}" presName="conn2-1" presStyleLbl="parChTrans1D2" presStyleIdx="12" presStyleCnt="15"/>
      <dgm:spPr/>
    </dgm:pt>
    <dgm:pt modelId="{5DF9FAA3-2435-4A2D-AB30-1D8D4B3747AF}" type="pres">
      <dgm:prSet presAssocID="{796A1A27-6686-4087-A42E-FAB61B030E18}" presName="connTx" presStyleLbl="parChTrans1D2" presStyleIdx="12" presStyleCnt="15"/>
      <dgm:spPr/>
    </dgm:pt>
    <dgm:pt modelId="{BB5CAF95-02FA-46C1-8A13-9FA634AD6FDC}" type="pres">
      <dgm:prSet presAssocID="{9B3243B4-202A-48B0-9157-CC50475841D0}" presName="root2" presStyleCnt="0"/>
      <dgm:spPr/>
    </dgm:pt>
    <dgm:pt modelId="{40C3C249-7453-48EB-84E5-26CD2F9B2B7B}" type="pres">
      <dgm:prSet presAssocID="{9B3243B4-202A-48B0-9157-CC50475841D0}" presName="LevelTwoTextNode" presStyleLbl="node2" presStyleIdx="12" presStyleCnt="15">
        <dgm:presLayoutVars>
          <dgm:chPref val="3"/>
        </dgm:presLayoutVars>
      </dgm:prSet>
      <dgm:spPr/>
    </dgm:pt>
    <dgm:pt modelId="{8DA57A0C-33B1-4728-BD87-8B5868E76523}" type="pres">
      <dgm:prSet presAssocID="{9B3243B4-202A-48B0-9157-CC50475841D0}" presName="level3hierChild" presStyleCnt="0"/>
      <dgm:spPr/>
    </dgm:pt>
    <dgm:pt modelId="{BAC5F14F-096C-4A3E-B21B-EF0F50805D71}" type="pres">
      <dgm:prSet presAssocID="{DFF03497-5E65-4720-9088-2A5D4488C77E}" presName="conn2-1" presStyleLbl="parChTrans1D2" presStyleIdx="13" presStyleCnt="15"/>
      <dgm:spPr/>
    </dgm:pt>
    <dgm:pt modelId="{942E5EBA-4A2F-4C9F-8160-2950FD179EE7}" type="pres">
      <dgm:prSet presAssocID="{DFF03497-5E65-4720-9088-2A5D4488C77E}" presName="connTx" presStyleLbl="parChTrans1D2" presStyleIdx="13" presStyleCnt="15"/>
      <dgm:spPr/>
    </dgm:pt>
    <dgm:pt modelId="{09DF29FB-9665-4932-B799-A37B263F06AE}" type="pres">
      <dgm:prSet presAssocID="{3CF08603-1FB6-44F3-9848-A4942D9EDFC0}" presName="root2" presStyleCnt="0"/>
      <dgm:spPr/>
    </dgm:pt>
    <dgm:pt modelId="{DD1578E0-432E-4ED0-B341-F248F018D534}" type="pres">
      <dgm:prSet presAssocID="{3CF08603-1FB6-44F3-9848-A4942D9EDFC0}" presName="LevelTwoTextNode" presStyleLbl="node2" presStyleIdx="13" presStyleCnt="15">
        <dgm:presLayoutVars>
          <dgm:chPref val="3"/>
        </dgm:presLayoutVars>
      </dgm:prSet>
      <dgm:spPr/>
    </dgm:pt>
    <dgm:pt modelId="{3D0C4D23-8C4B-4FEB-9DA0-BACE106D4DE3}" type="pres">
      <dgm:prSet presAssocID="{3CF08603-1FB6-44F3-9848-A4942D9EDFC0}" presName="level3hierChild" presStyleCnt="0"/>
      <dgm:spPr/>
    </dgm:pt>
    <dgm:pt modelId="{307302F1-3568-44A4-8C2B-EBA0DA984FDF}" type="pres">
      <dgm:prSet presAssocID="{3A9A5997-F0DF-4A15-BA0E-8BCD2CA31061}" presName="conn2-1" presStyleLbl="parChTrans1D2" presStyleIdx="14" presStyleCnt="15"/>
      <dgm:spPr/>
    </dgm:pt>
    <dgm:pt modelId="{0CD77EBB-808E-43CE-BA78-648ABCCD09CC}" type="pres">
      <dgm:prSet presAssocID="{3A9A5997-F0DF-4A15-BA0E-8BCD2CA31061}" presName="connTx" presStyleLbl="parChTrans1D2" presStyleIdx="14" presStyleCnt="15"/>
      <dgm:spPr/>
    </dgm:pt>
    <dgm:pt modelId="{2448A4C7-659D-4F29-9075-1FA56038F3C1}" type="pres">
      <dgm:prSet presAssocID="{AD57113E-B062-4F3E-B022-58ACA08A1F84}" presName="root2" presStyleCnt="0"/>
      <dgm:spPr/>
    </dgm:pt>
    <dgm:pt modelId="{540BC2B1-65F1-41B7-8A24-4C40CB374CD0}" type="pres">
      <dgm:prSet presAssocID="{AD57113E-B062-4F3E-B022-58ACA08A1F84}" presName="LevelTwoTextNode" presStyleLbl="node2" presStyleIdx="14" presStyleCnt="15">
        <dgm:presLayoutVars>
          <dgm:chPref val="3"/>
        </dgm:presLayoutVars>
      </dgm:prSet>
      <dgm:spPr/>
    </dgm:pt>
    <dgm:pt modelId="{0C1B6E5B-15EE-4BAB-9ABB-11F2AB6BED02}" type="pres">
      <dgm:prSet presAssocID="{AD57113E-B062-4F3E-B022-58ACA08A1F84}" presName="level3hierChild" presStyleCnt="0"/>
      <dgm:spPr/>
    </dgm:pt>
  </dgm:ptLst>
  <dgm:cxnLst>
    <dgm:cxn modelId="{19EB0601-3A87-485F-9CA9-0B979B28CC7B}" type="presOf" srcId="{76F20430-CE1E-426E-BA17-9806090C592B}" destId="{EE325756-2F4F-47B9-96D2-38F60096305B}" srcOrd="1" destOrd="0" presId="urn:microsoft.com/office/officeart/2008/layout/HorizontalMultiLevelHierarchy"/>
    <dgm:cxn modelId="{4042FB02-6BFE-440D-9941-2FE32C5486E5}" type="presOf" srcId="{9112248A-3F84-4799-A30E-4BFEA6FC26A9}" destId="{B7D135A4-60D2-4A01-9478-617558A31820}" srcOrd="0" destOrd="0" presId="urn:microsoft.com/office/officeart/2008/layout/HorizontalMultiLevelHierarchy"/>
    <dgm:cxn modelId="{D51B4403-F6C5-49F3-9371-ED1378367F44}" type="presOf" srcId="{51784D81-2E3B-4FF3-84B3-038B506C17EC}" destId="{607F74D9-E12F-4B49-9BF9-BB10289A6DB2}" srcOrd="0" destOrd="0" presId="urn:microsoft.com/office/officeart/2008/layout/HorizontalMultiLevelHierarchy"/>
    <dgm:cxn modelId="{40868503-586E-46C6-A88E-C53B0E6D496C}" type="presOf" srcId="{9BA79892-D08E-40A7-9637-EAEB0E28E254}" destId="{64A61FCC-0D0A-4D5B-8457-34036679581F}" srcOrd="1" destOrd="0" presId="urn:microsoft.com/office/officeart/2008/layout/HorizontalMultiLevelHierarchy"/>
    <dgm:cxn modelId="{7FC19103-4985-495C-B6F6-FD4F83278550}" srcId="{0398E927-A0E5-4D6D-928E-90EF85242942}" destId="{9B0647EA-238C-4B79-ABEB-A283543081D2}" srcOrd="0" destOrd="0" parTransId="{9573168F-7C66-4741-B351-E04E3CE1747A}" sibTransId="{C70A3A5E-567B-4F9B-B4A6-C0D7F40031B8}"/>
    <dgm:cxn modelId="{DA7F2A04-8DD3-40EE-B4B8-E155F02A1594}" srcId="{4B77B5F2-6627-4215-B75E-4E6CDB08D763}" destId="{A30F25BC-61A9-418A-8629-414E4DE641CF}" srcOrd="0" destOrd="0" parTransId="{FD30AD44-AF85-4E0C-8A51-B0E2B6AF8068}" sibTransId="{96CF9635-6191-4083-A451-25DFC1DB7153}"/>
    <dgm:cxn modelId="{998B7404-B7A1-4455-B8A8-0B1254B33164}" type="presOf" srcId="{AD57113E-B062-4F3E-B022-58ACA08A1F84}" destId="{540BC2B1-65F1-41B7-8A24-4C40CB374CD0}" srcOrd="0" destOrd="0" presId="urn:microsoft.com/office/officeart/2008/layout/HorizontalMultiLevelHierarchy"/>
    <dgm:cxn modelId="{34ECCE06-A2CE-47E0-8BBF-06E11E70F47F}" type="presOf" srcId="{213A213A-2AD2-4844-B91D-AAD74D8360C3}" destId="{594AB3E9-28F5-44DF-912F-9C7CEB3DD036}" srcOrd="1" destOrd="0" presId="urn:microsoft.com/office/officeart/2008/layout/HorizontalMultiLevelHierarchy"/>
    <dgm:cxn modelId="{9834B208-FC1B-467E-A6A4-7229CC914552}" type="presOf" srcId="{27ABB5AD-BF54-478A-AC96-3CB8C7CC9AB3}" destId="{49836B7B-4179-45DE-871F-6B7A03B6056C}" srcOrd="0" destOrd="0" presId="urn:microsoft.com/office/officeart/2008/layout/HorizontalMultiLevelHierarchy"/>
    <dgm:cxn modelId="{4CF3B708-12BE-4591-BBF0-C79C5BBE7E1D}" type="presOf" srcId="{234D6AF7-AF3A-4CD4-9DAC-52F1F3692CAD}" destId="{D92F7957-F7E1-43E8-88AB-D68553E19707}" srcOrd="0" destOrd="0" presId="urn:microsoft.com/office/officeart/2008/layout/HorizontalMultiLevelHierarchy"/>
    <dgm:cxn modelId="{964A520A-26DB-42B9-AF5A-0DDA581CA27B}" srcId="{6AD40D44-5C5E-4FEF-ADD5-F5BBAEEBE802}" destId="{002FE6BC-6FA4-42E2-81FD-AF66C203EDE0}" srcOrd="0" destOrd="0" parTransId="{EB2A4557-CDA9-4681-8DED-76426556FDC1}" sibTransId="{A840DA2B-C293-4047-9C74-4E6F5057C7E6}"/>
    <dgm:cxn modelId="{923ADF0A-6874-487B-A23A-4A3BF25E5A5A}" type="presOf" srcId="{A1CF8CD0-6F96-450B-BBEF-CB7803F4FCF1}" destId="{A9A159BA-E5DD-422A-B801-A42677DBFE07}" srcOrd="0" destOrd="0" presId="urn:microsoft.com/office/officeart/2008/layout/HorizontalMultiLevelHierarchy"/>
    <dgm:cxn modelId="{3F9D280B-77B0-4DFA-966B-93CF4EADACA8}" type="presOf" srcId="{228582E3-9390-4577-97AF-52AF91EA879A}" destId="{C81E37DB-1261-4223-9107-DAA3469BB829}" srcOrd="1" destOrd="0" presId="urn:microsoft.com/office/officeart/2008/layout/HorizontalMultiLevelHierarchy"/>
    <dgm:cxn modelId="{288A2E0B-3287-4254-8552-299BB03C3708}" srcId="{AE5C5BBD-09BC-453F-BC9A-3CD604587ABA}" destId="{234D6AF7-AF3A-4CD4-9DAC-52F1F3692CAD}" srcOrd="6" destOrd="0" parTransId="{0E275072-3B7B-44D9-A517-C6A4067AD06D}" sibTransId="{9D4369E9-0169-4779-BB03-EB9DC1117BB7}"/>
    <dgm:cxn modelId="{C03F7F0B-C8AB-47AC-99C7-5C6E39A207E6}" type="presOf" srcId="{DB8A1361-6757-4B9A-882A-682B1BDE432D}" destId="{FA5B0836-DDB3-401A-BA3F-8DF2D21B9A61}" srcOrd="1" destOrd="0" presId="urn:microsoft.com/office/officeart/2008/layout/HorizontalMultiLevelHierarchy"/>
    <dgm:cxn modelId="{9E461A0C-2293-44A7-9AC0-96DD97DE3296}" srcId="{C98FC48E-3520-42AB-97CD-45F5D4C3FF5C}" destId="{CBD5A35D-625E-4C51-99F0-34241F411D0A}" srcOrd="0" destOrd="0" parTransId="{4FE93480-BE2C-4644-9DB0-CC9A052DD641}" sibTransId="{CA713023-C098-45CD-A546-7147850006B3}"/>
    <dgm:cxn modelId="{0A435D0C-901B-4E9A-83CD-ED9BC9866966}" srcId="{0398E927-A0E5-4D6D-928E-90EF85242942}" destId="{969E70CF-7935-40F4-B9FF-C411A96A0C28}" srcOrd="1" destOrd="0" parTransId="{C72DBC8E-CCBD-4B48-9FD9-28790C86BFFC}" sibTransId="{2744F653-7D4A-4D05-920C-03AA05AFCF23}"/>
    <dgm:cxn modelId="{84645E0C-B126-4147-AA06-DE1A5DCE995E}" type="presOf" srcId="{1E1B476D-E491-44A3-87E1-BA3AB5C27F14}" destId="{DEBFF63D-5EF1-430D-A379-40A142E02CA1}" srcOrd="0" destOrd="0" presId="urn:microsoft.com/office/officeart/2008/layout/HorizontalMultiLevelHierarchy"/>
    <dgm:cxn modelId="{6034BD0C-553F-40F5-BD5E-E84FA5D555D1}" type="presOf" srcId="{9112248A-3F84-4799-A30E-4BFEA6FC26A9}" destId="{500FC7AD-0E83-4638-B4C7-B3D1125D967C}" srcOrd="1" destOrd="0" presId="urn:microsoft.com/office/officeart/2008/layout/HorizontalMultiLevelHierarchy"/>
    <dgm:cxn modelId="{A26D460D-E67D-4440-9FB6-F1816AA09369}" srcId="{9B0647EA-238C-4B79-ABEB-A283543081D2}" destId="{C8CFEBA4-ED4D-475A-83C0-409847FBC45A}" srcOrd="0" destOrd="0" parTransId="{E28C91D7-B029-4020-8B28-3F9626B9CC41}" sibTransId="{9BE6FC29-0E34-4F84-BF1A-B997F7D03ABA}"/>
    <dgm:cxn modelId="{0B01460E-DCE5-4746-ADC0-6B3AE22FD855}" type="presOf" srcId="{0573CE13-93B7-4EEB-9D89-6294DC96DDCA}" destId="{A5A40945-F859-4138-AC59-B2DB48C1F6C2}" srcOrd="1" destOrd="0" presId="urn:microsoft.com/office/officeart/2008/layout/HorizontalMultiLevelHierarchy"/>
    <dgm:cxn modelId="{E16EDD10-EE5C-45E5-B7F7-937100FF91AB}" srcId="{C8CFEBA4-ED4D-475A-83C0-409847FBC45A}" destId="{AE5C5BBD-09BC-453F-BC9A-3CD604587ABA}" srcOrd="2" destOrd="0" parTransId="{3850D840-9F01-43D6-A4BA-0F9A4D584433}" sibTransId="{8AF79EAB-7C61-4530-8C2F-A0C54888E5F0}"/>
    <dgm:cxn modelId="{37D85A11-EC87-4F93-92F0-C7FD70949E5D}" srcId="{1366DD92-BA8D-4A18-A9F5-E752CC722E56}" destId="{AD57113E-B062-4F3E-B022-58ACA08A1F84}" srcOrd="5" destOrd="0" parTransId="{3A9A5997-F0DF-4A15-BA0E-8BCD2CA31061}" sibTransId="{F644EA0A-6ADC-44C5-ABD7-83D9CB2BFFF7}"/>
    <dgm:cxn modelId="{47590112-487D-4D06-9BE3-C360FB093199}" type="presOf" srcId="{4FE93480-BE2C-4644-9DB0-CC9A052DD641}" destId="{12127878-8316-4AB4-927F-1DA1B9A37261}" srcOrd="0" destOrd="0" presId="urn:microsoft.com/office/officeart/2008/layout/HorizontalMultiLevelHierarchy"/>
    <dgm:cxn modelId="{6BB32513-07C8-453E-96BB-5A3ADB0680F6}" srcId="{45228ACC-4C28-47CE-86E4-2FEE08AD7CBE}" destId="{B48020CA-ACEA-4686-870A-4000E353DD2B}" srcOrd="0" destOrd="0" parTransId="{4039D37C-24F5-4A7E-9ED6-65B4B0B6D2E9}" sibTransId="{B4DCFE41-C95A-47B5-B979-E4C7627F7C0C}"/>
    <dgm:cxn modelId="{D4FE2D14-E1DD-464A-AF55-98081ACE390B}" type="presOf" srcId="{BF0F1CBE-875D-4DB7-8156-4066B3CB2207}" destId="{AB234772-A09E-44E2-B7D1-C7D2B1A0A389}" srcOrd="0" destOrd="0" presId="urn:microsoft.com/office/officeart/2008/layout/HorizontalMultiLevelHierarchy"/>
    <dgm:cxn modelId="{7A69EA14-199C-490D-8096-5147FE53D497}" type="presOf" srcId="{0488DF54-F3F9-45C1-8C69-A07293C77A41}" destId="{5C841B07-0B0D-4377-B63F-E9F916F5DACD}" srcOrd="0" destOrd="0" presId="urn:microsoft.com/office/officeart/2008/layout/HorizontalMultiLevelHierarchy"/>
    <dgm:cxn modelId="{FFBA0F15-474D-4C8E-BCE9-C35479767D42}" type="presOf" srcId="{173CB879-134E-4CCD-9BF7-A7D46A773362}" destId="{27074CC8-F6F0-411F-B7A1-8F4854A314D5}" srcOrd="1" destOrd="0" presId="urn:microsoft.com/office/officeart/2008/layout/HorizontalMultiLevelHierarchy"/>
    <dgm:cxn modelId="{2BB4CC15-7315-462B-9943-22EC1BAC6DCD}" srcId="{74EC04CA-078B-4B61-AB64-4D92124C985B}" destId="{63F443BC-3F90-4191-B690-1904167BE4CF}" srcOrd="0" destOrd="0" parTransId="{D4751306-2F85-4C21-B35D-397293E55229}" sibTransId="{51B3D120-8126-415D-86E7-150E2C083223}"/>
    <dgm:cxn modelId="{A45AED15-39CC-4234-9995-F6F1CD4BB29A}" type="presOf" srcId="{373FC377-F11A-44A4-92C1-555A9672143D}" destId="{70783127-6FF6-4A5A-A70A-D6F275F99E55}" srcOrd="0" destOrd="0" presId="urn:microsoft.com/office/officeart/2008/layout/HorizontalMultiLevelHierarchy"/>
    <dgm:cxn modelId="{0FDE5516-A208-456E-B4BF-689619D9E538}" type="presOf" srcId="{B44B631C-1CA3-4AE9-922B-EF83329BB951}" destId="{AAFCCD2B-2FD1-4858-9E3D-2E8FD1FBDC78}" srcOrd="0" destOrd="0" presId="urn:microsoft.com/office/officeart/2008/layout/HorizontalMultiLevelHierarchy"/>
    <dgm:cxn modelId="{B0204117-6E25-4D95-8CBF-13344C731FC9}" type="presOf" srcId="{2438C74A-830B-46EA-89D7-DF7A63EF8337}" destId="{276B95EB-A6CF-421B-B9F5-B3250753B550}" srcOrd="0" destOrd="0" presId="urn:microsoft.com/office/officeart/2008/layout/HorizontalMultiLevelHierarchy"/>
    <dgm:cxn modelId="{5BC15017-3F9B-4D9D-AB6B-93E9EBA73FEC}" srcId="{CBA997BD-91A5-4D90-BA4D-FBE564AAAAC6}" destId="{9143913E-4EC2-461E-B85D-39946AC79D34}" srcOrd="0" destOrd="0" parTransId="{5A300734-A193-4045-A1A2-E6967CC6825E}" sibTransId="{5D9A0FB3-6415-4D33-8995-8E540183F9E7}"/>
    <dgm:cxn modelId="{F1065318-0345-4FA6-BDB0-21E0AB339A9D}" type="presOf" srcId="{CA6BF114-F242-4957-B84C-97B2AE440DE4}" destId="{E3259B0F-95A8-4B35-A403-CF0A5D188422}" srcOrd="1" destOrd="0" presId="urn:microsoft.com/office/officeart/2008/layout/HorizontalMultiLevelHierarchy"/>
    <dgm:cxn modelId="{D9F7271B-7196-4459-8183-BC4165497A72}" type="presOf" srcId="{C8CFEBA4-ED4D-475A-83C0-409847FBC45A}" destId="{01E99D6C-97F9-432C-B839-0E3CE09D6361}" srcOrd="0" destOrd="0" presId="urn:microsoft.com/office/officeart/2008/layout/HorizontalMultiLevelHierarchy"/>
    <dgm:cxn modelId="{47E8891C-383A-421E-ACC6-553169EEF405}" type="presOf" srcId="{9B0647EA-238C-4B79-ABEB-A283543081D2}" destId="{DA5EFC13-46C9-4DDE-84F5-0E146743EFA8}" srcOrd="0" destOrd="0" presId="urn:microsoft.com/office/officeart/2008/layout/HorizontalMultiLevelHierarchy"/>
    <dgm:cxn modelId="{1580A81E-5643-47E2-9E4C-316BF27A5590}" type="presOf" srcId="{B48020CA-ACEA-4686-870A-4000E353DD2B}" destId="{6B8636F4-4FCC-40DD-9960-68A9781AFD09}" srcOrd="0" destOrd="0" presId="urn:microsoft.com/office/officeart/2008/layout/HorizontalMultiLevelHierarchy"/>
    <dgm:cxn modelId="{4494781F-2F56-40D3-A24A-2633DEB67CE5}" type="presOf" srcId="{5C0E4B73-4C9D-4D45-8DC5-B68BF3E28B2A}" destId="{1CF82EB1-D9DF-4CFA-BC94-8A44535BD7DC}" srcOrd="1" destOrd="0" presId="urn:microsoft.com/office/officeart/2008/layout/HorizontalMultiLevelHierarchy"/>
    <dgm:cxn modelId="{25397E1F-EBC3-4A1B-9441-93D0859A03DC}" type="presOf" srcId="{0E7E7773-6404-4681-94EC-F81E73D41D4D}" destId="{54AED931-AE5C-4285-BE5E-D2D6920FD721}" srcOrd="0" destOrd="0" presId="urn:microsoft.com/office/officeart/2008/layout/HorizontalMultiLevelHierarchy"/>
    <dgm:cxn modelId="{5AA5FA26-E1F9-499D-8792-02047EC0B446}" srcId="{487E751B-C7DB-467E-BF6B-E2C6D4A45BE8}" destId="{45228ACC-4C28-47CE-86E4-2FEE08AD7CBE}" srcOrd="2" destOrd="0" parTransId="{98083CB0-CC18-4AEC-B330-732D1B1BAF2F}" sibTransId="{B3BD9C33-BDEE-4410-A2D7-C860242A84BD}"/>
    <dgm:cxn modelId="{2056FC27-6373-4F93-8336-55727D3CDAD5}" type="presOf" srcId="{37034B8C-DFD6-4C1A-8F59-7119CF231483}" destId="{1F48BAF4-B977-45CD-9D77-96105EC7C6D2}" srcOrd="0" destOrd="0" presId="urn:microsoft.com/office/officeart/2008/layout/HorizontalMultiLevelHierarchy"/>
    <dgm:cxn modelId="{D2851E28-1E3F-4774-B66C-634E0379CDBA}" type="presOf" srcId="{5FE66D7A-8446-493D-9F3C-14C699EFC446}" destId="{D4FDB4BC-22EA-41E6-8FCA-34A6D45344E5}" srcOrd="0" destOrd="0" presId="urn:microsoft.com/office/officeart/2008/layout/HorizontalMultiLevelHierarchy"/>
    <dgm:cxn modelId="{BD015C28-A6B8-45E1-8BBC-402940FB0AB6}" type="presOf" srcId="{E679E1E3-C4D7-42D8-8311-8860A33D6B3F}" destId="{86F6A5A7-45CF-4B82-8B48-D4DE31D3FBA0}" srcOrd="1" destOrd="0" presId="urn:microsoft.com/office/officeart/2008/layout/HorizontalMultiLevelHierarchy"/>
    <dgm:cxn modelId="{3C51D628-9805-4359-81FA-D528462DB54E}" type="presOf" srcId="{3A9A5997-F0DF-4A15-BA0E-8BCD2CA31061}" destId="{0CD77EBB-808E-43CE-BA78-648ABCCD09CC}" srcOrd="1" destOrd="0" presId="urn:microsoft.com/office/officeart/2008/layout/HorizontalMultiLevelHierarchy"/>
    <dgm:cxn modelId="{C639D029-8212-44B0-887C-E39A22F954C8}" srcId="{AE5C5BBD-09BC-453F-BC9A-3CD604587ABA}" destId="{4B77B5F2-6627-4215-B75E-4E6CDB08D763}" srcOrd="4" destOrd="0" parTransId="{40B7B669-0446-4E39-9848-6A591247F230}" sibTransId="{6AA5FD97-311E-4195-9887-C45E4DCDE457}"/>
    <dgm:cxn modelId="{9883892A-95A4-45A9-A26C-96B0988CE2C6}" srcId="{969E70CF-7935-40F4-B9FF-C411A96A0C28}" destId="{615C9D85-EE63-43B1-A4CD-965DA01FD03C}" srcOrd="1" destOrd="0" parTransId="{8176ADEF-7397-4A8D-AF4D-779B35FA3495}" sibTransId="{2B0D006A-C37D-4990-BB7D-CA8A6D82F923}"/>
    <dgm:cxn modelId="{0747572C-9FC6-4373-97C2-AF6B0BFA3173}" type="presOf" srcId="{1A51ED9A-5929-4D0F-AE7F-DC70DD12645D}" destId="{B6A3430C-3223-4844-B8F6-3B92EE724853}" srcOrd="1" destOrd="0" presId="urn:microsoft.com/office/officeart/2008/layout/HorizontalMultiLevelHierarchy"/>
    <dgm:cxn modelId="{DACC6F2D-C2C2-4B8E-A146-B0F8298729AE}" type="presOf" srcId="{DFF03497-5E65-4720-9088-2A5D4488C77E}" destId="{BAC5F14F-096C-4A3E-B21B-EF0F50805D71}" srcOrd="0" destOrd="0" presId="urn:microsoft.com/office/officeart/2008/layout/HorizontalMultiLevelHierarchy"/>
    <dgm:cxn modelId="{2A17842D-8CFE-4EE4-B056-499A8491F6E8}" type="presOf" srcId="{DB8A1361-6757-4B9A-882A-682B1BDE432D}" destId="{B4D67A73-7D27-4D01-9F4D-79D693124F1C}" srcOrd="0" destOrd="0" presId="urn:microsoft.com/office/officeart/2008/layout/HorizontalMultiLevelHierarchy"/>
    <dgm:cxn modelId="{B460882D-7CE8-47F9-A514-C04013B925A4}" type="presOf" srcId="{4039D37C-24F5-4A7E-9ED6-65B4B0B6D2E9}" destId="{F7511B13-F74D-461F-B9F5-4365ADBE2CE6}" srcOrd="0" destOrd="0" presId="urn:microsoft.com/office/officeart/2008/layout/HorizontalMultiLevelHierarchy"/>
    <dgm:cxn modelId="{5191A22D-34BE-4E10-8A11-84911DB33D32}" type="presOf" srcId="{FD30AD44-AF85-4E0C-8A51-B0E2B6AF8068}" destId="{58968043-7A35-4B64-9F5A-162067A60965}" srcOrd="0" destOrd="0" presId="urn:microsoft.com/office/officeart/2008/layout/HorizontalMultiLevelHierarchy"/>
    <dgm:cxn modelId="{34B5C32F-8E5F-49AE-84BD-45792B9D36AE}" type="presOf" srcId="{A9C247BC-5F94-4B3E-9769-1D8E0FF1531C}" destId="{63F42193-5BD8-4F06-B079-C775EB0296A1}" srcOrd="0" destOrd="0" presId="urn:microsoft.com/office/officeart/2008/layout/HorizontalMultiLevelHierarchy"/>
    <dgm:cxn modelId="{24855131-9A55-4E2A-A76B-9DF0EDD95A40}" type="presOf" srcId="{9B3243B4-202A-48B0-9157-CC50475841D0}" destId="{40C3C249-7453-48EB-84E5-26CD2F9B2B7B}" srcOrd="0" destOrd="0" presId="urn:microsoft.com/office/officeart/2008/layout/HorizontalMultiLevelHierarchy"/>
    <dgm:cxn modelId="{5A8D7C31-0EF2-4133-B223-DA1DD715ED14}" type="presOf" srcId="{45228ACC-4C28-47CE-86E4-2FEE08AD7CBE}" destId="{7E3ADC89-85A7-4599-BAEC-0AAF4CD5F7A8}" srcOrd="0" destOrd="0" presId="urn:microsoft.com/office/officeart/2008/layout/HorizontalMultiLevelHierarchy"/>
    <dgm:cxn modelId="{8F27AA33-789D-4039-A8A1-82CF5F06B6E9}" type="presOf" srcId="{0573CE13-93B7-4EEB-9D89-6294DC96DDCA}" destId="{C9B5CF3C-797A-4C42-AD72-880799EEC2A1}" srcOrd="0" destOrd="0" presId="urn:microsoft.com/office/officeart/2008/layout/HorizontalMultiLevelHierarchy"/>
    <dgm:cxn modelId="{AD097334-B7CA-4BF8-9664-2467F668DA82}" type="presOf" srcId="{05645490-9B98-4A30-BCFC-1A92531584D5}" destId="{12536DD4-18EF-475B-B2B1-00DB5B2EEB7D}" srcOrd="0" destOrd="0" presId="urn:microsoft.com/office/officeart/2008/layout/HorizontalMultiLevelHierarchy"/>
    <dgm:cxn modelId="{E1E9D835-900B-4606-8E10-CC8E2F5FC4A0}" type="presOf" srcId="{505B1185-F265-4678-A74C-663A60F6C3C3}" destId="{9872A633-89C7-4B1B-BE22-DCCA4568D9BA}" srcOrd="0" destOrd="0" presId="urn:microsoft.com/office/officeart/2008/layout/HorizontalMultiLevelHierarchy"/>
    <dgm:cxn modelId="{492D1436-5306-48BD-97C0-CAAF077E6BA5}" srcId="{CBA997BD-91A5-4D90-BA4D-FBE564AAAAC6}" destId="{5FE66D7A-8446-493D-9F3C-14C699EFC446}" srcOrd="1" destOrd="0" parTransId="{353F903D-93E2-47D0-860B-FEF17AA5BF37}" sibTransId="{661436CA-CF10-41E2-B537-5404073B523A}"/>
    <dgm:cxn modelId="{32BBA336-BA8A-416F-B9B2-B31B0A204A30}" type="presOf" srcId="{E28C91D7-B029-4020-8B28-3F9626B9CC41}" destId="{4E5ED82C-7FF8-4CA7-9D6C-F125660286D1}" srcOrd="1" destOrd="0" presId="urn:microsoft.com/office/officeart/2008/layout/HorizontalMultiLevelHierarchy"/>
    <dgm:cxn modelId="{623B3737-BD2A-49B6-ADDA-817FD6719790}" type="presOf" srcId="{3F4DB322-F64A-473F-8BE4-954102E1BB33}" destId="{4D970A91-3005-44E0-9D6E-8EAE074355AA}" srcOrd="1" destOrd="0" presId="urn:microsoft.com/office/officeart/2008/layout/HorizontalMultiLevelHierarchy"/>
    <dgm:cxn modelId="{FB655937-AAD7-4DDB-BF85-616B7685EB7D}" type="presOf" srcId="{C00AF347-2AA2-4D2B-BA82-BC258854B3F0}" destId="{E2C0B174-F7F6-4630-9961-0C589E22EC3C}" srcOrd="1" destOrd="0" presId="urn:microsoft.com/office/officeart/2008/layout/HorizontalMultiLevelHierarchy"/>
    <dgm:cxn modelId="{F564433A-282F-4928-B210-93FD5611960D}" type="presOf" srcId="{62CB0233-AC94-4253-83DB-3BA8AC8FFB16}" destId="{697B8FF7-F075-4AC0-BA80-70198261056B}" srcOrd="0" destOrd="0" presId="urn:microsoft.com/office/officeart/2008/layout/HorizontalMultiLevelHierarchy"/>
    <dgm:cxn modelId="{E573B93D-AB78-49BB-82A9-C4CBDC667CAA}" srcId="{70E2886E-54C9-4834-9B77-31F4860CCF9B}" destId="{BBF656EA-1559-4230-B244-A2D83BA24A93}" srcOrd="0" destOrd="0" parTransId="{B4501F2F-0A32-4803-B977-E0DB9029D288}" sibTransId="{262D475C-1DEB-4324-AC9E-964617241AC8}"/>
    <dgm:cxn modelId="{2F9D7D3F-CAB1-4C07-8577-0423E54316A3}" srcId="{35D7B6C3-BDCB-42D3-BDFC-C2FE303EC219}" destId="{BA9FEA92-A66B-4587-9E6F-AEAC3F8C8BF6}" srcOrd="0" destOrd="0" parTransId="{9112248A-3F84-4799-A30E-4BFEA6FC26A9}" sibTransId="{E88F8CD9-A198-4ABC-A2C4-4BD316E86E2B}"/>
    <dgm:cxn modelId="{3FDBFD5B-51AA-48A4-B230-8B7E24C23E42}" srcId="{C8CFEBA4-ED4D-475A-83C0-409847FBC45A}" destId="{2438C74A-830B-46EA-89D7-DF7A63EF8337}" srcOrd="1" destOrd="0" parTransId="{533562C2-6EE7-4802-920B-FB35946D1DCA}" sibTransId="{5ED54146-FB63-45C1-9E60-BCA024D2BBFB}"/>
    <dgm:cxn modelId="{D6C9075C-CE15-45DC-A532-86880F5E4C3C}" srcId="{AE5C5BBD-09BC-453F-BC9A-3CD604587ABA}" destId="{35D7B6C3-BDCB-42D3-BDFC-C2FE303EC219}" srcOrd="5" destOrd="0" parTransId="{1A51ED9A-5929-4D0F-AE7F-DC70DD12645D}" sibTransId="{1ECBE694-C31F-4337-9BAC-902467B2FB68}"/>
    <dgm:cxn modelId="{BDD04A5C-1AA8-4C8A-B99E-C480CEF5999B}" type="presOf" srcId="{796A1A27-6686-4087-A42E-FAB61B030E18}" destId="{F54F5E26-47E2-4501-A540-382BCED09565}" srcOrd="0" destOrd="0" presId="urn:microsoft.com/office/officeart/2008/layout/HorizontalMultiLevelHierarchy"/>
    <dgm:cxn modelId="{20AA535E-05A6-4798-A975-995647A8A2D4}" type="presOf" srcId="{615C9D85-EE63-43B1-A4CD-965DA01FD03C}" destId="{338FC8E9-CD4A-4E71-B2BE-06937D512445}" srcOrd="0" destOrd="0" presId="urn:microsoft.com/office/officeart/2008/layout/HorizontalMultiLevelHierarchy"/>
    <dgm:cxn modelId="{6775B65F-7048-4635-A95E-3482436B562C}" type="presOf" srcId="{969E70CF-7935-40F4-B9FF-C411A96A0C28}" destId="{A93B3D97-5613-4AC3-B983-27BE5BC5EFB1}" srcOrd="0" destOrd="0" presId="urn:microsoft.com/office/officeart/2008/layout/HorizontalMultiLevelHierarchy"/>
    <dgm:cxn modelId="{F12D7D60-F50B-4597-865A-12F87806B4D5}" srcId="{1366DD92-BA8D-4A18-A9F5-E752CC722E56}" destId="{3CF08603-1FB6-44F3-9848-A4942D9EDFC0}" srcOrd="4" destOrd="0" parTransId="{DFF03497-5E65-4720-9088-2A5D4488C77E}" sibTransId="{4D9CE105-4C03-4153-99B1-2C17EE5143FC}"/>
    <dgm:cxn modelId="{F1B0AB42-9456-4290-B224-927A094352BC}" type="presOf" srcId="{C0FDC2C8-CA0A-4301-B141-D13FFA5EB963}" destId="{0BDC72BC-5038-4C3D-8AEE-AEF3D20A9552}" srcOrd="0" destOrd="0" presId="urn:microsoft.com/office/officeart/2008/layout/HorizontalMultiLevelHierarchy"/>
    <dgm:cxn modelId="{A5A0E743-82F1-4715-8796-971106239A67}" type="presOf" srcId="{ADE5AF2D-65A8-49B8-90EB-95A27C7DA201}" destId="{C8947191-D175-47FF-B162-6F2B2A99A96F}" srcOrd="0" destOrd="0" presId="urn:microsoft.com/office/officeart/2008/layout/HorizontalMultiLevelHierarchy"/>
    <dgm:cxn modelId="{F41DEA63-242C-48B8-A618-9833C0F8C804}" type="presOf" srcId="{7AE102D1-02D7-41B0-8549-050954E6BDFE}" destId="{A7A40FE3-4D5C-4AA0-B300-0DFC88DA990E}" srcOrd="1" destOrd="0" presId="urn:microsoft.com/office/officeart/2008/layout/HorizontalMultiLevelHierarchy"/>
    <dgm:cxn modelId="{A17EEC43-3063-4839-913F-0D95AACAE2E5}" type="presOf" srcId="{98083CB0-CC18-4AEC-B330-732D1B1BAF2F}" destId="{B01B23EA-B95E-4DC8-9656-B7D07148D049}" srcOrd="0" destOrd="0" presId="urn:microsoft.com/office/officeart/2008/layout/HorizontalMultiLevelHierarchy"/>
    <dgm:cxn modelId="{5C9E6864-6B76-403F-8461-F90C41F01D8C}" type="presOf" srcId="{7C20BB9F-8F8B-456A-806D-54606249913F}" destId="{82990A36-35D2-4418-B7DC-0CD8E4825D88}" srcOrd="1" destOrd="0" presId="urn:microsoft.com/office/officeart/2008/layout/HorizontalMultiLevelHierarchy"/>
    <dgm:cxn modelId="{B8B8C645-A7F0-4489-95E2-9F570D7CC39E}" srcId="{AE5C5BBD-09BC-453F-BC9A-3CD604587ABA}" destId="{C98FC48E-3520-42AB-97CD-45F5D4C3FF5C}" srcOrd="2" destOrd="0" parTransId="{0573CE13-93B7-4EEB-9D89-6294DC96DDCA}" sibTransId="{C86EA1DD-2BF9-4193-ADF4-E81278C23E82}"/>
    <dgm:cxn modelId="{2CB2DF45-F949-4F61-8772-49BF1C55476D}" type="presOf" srcId="{0E275072-3B7B-44D9-A517-C6A4067AD06D}" destId="{C6DD1267-30A2-4ACE-AF88-7BAF3F67A9E6}" srcOrd="1" destOrd="0" presId="urn:microsoft.com/office/officeart/2008/layout/HorizontalMultiLevelHierarchy"/>
    <dgm:cxn modelId="{2E80EB65-D079-4111-AEE3-6B6681106396}" srcId="{487E751B-C7DB-467E-BF6B-E2C6D4A45BE8}" destId="{BA7771B3-7CC6-4031-A038-30D21AF34F76}" srcOrd="0" destOrd="0" parTransId="{EF74A0CB-8312-4C43-855F-DAF214BEFACE}" sibTransId="{95B3F30D-2636-4FE5-8C63-B4B04F47DC6D}"/>
    <dgm:cxn modelId="{B82A3048-DD56-46FE-A876-1459BA330D85}" srcId="{0398E927-A0E5-4D6D-928E-90EF85242942}" destId="{D05C3925-7B79-4AD1-915F-9944DBEBD9FD}" srcOrd="3" destOrd="0" parTransId="{D6EDCB64-FE71-4A4F-ADDA-A2376EDDA759}" sibTransId="{C1AE158A-1296-431A-822D-79BEFD03DD56}"/>
    <dgm:cxn modelId="{FBFE5E68-01B0-4389-BCB3-37706DAB9853}" srcId="{6AD40D44-5C5E-4FEF-ADD5-F5BBAEEBE802}" destId="{BF0F1CBE-875D-4DB7-8156-4066B3CB2207}" srcOrd="1" destOrd="0" parTransId="{C00AF347-2AA2-4D2B-BA82-BC258854B3F0}" sibTransId="{6792335A-7404-4D21-AD49-BF5FE4FC84DE}"/>
    <dgm:cxn modelId="{50049349-F735-49FE-8ED2-F73E64D48892}" srcId="{C8CFEBA4-ED4D-475A-83C0-409847FBC45A}" destId="{B44B631C-1CA3-4AE9-922B-EF83329BB951}" srcOrd="0" destOrd="0" parTransId="{A6F81B65-3B94-4195-910B-677E57DE7C66}" sibTransId="{DF741076-2CBF-456C-93C2-2B0FB167DE3E}"/>
    <dgm:cxn modelId="{A89E094A-DBDD-49E1-B2ED-C0295305ECC0}" type="presOf" srcId="{74EC04CA-078B-4B61-AB64-4D92124C985B}" destId="{8D2434A7-61B7-4F26-A7DD-1D2687137C54}" srcOrd="0" destOrd="0" presId="urn:microsoft.com/office/officeart/2008/layout/HorizontalMultiLevelHierarchy"/>
    <dgm:cxn modelId="{2AE82F4B-E1D8-4AE8-B2B1-F7D419B0F6FB}" type="presOf" srcId="{533562C2-6EE7-4802-920B-FB35946D1DCA}" destId="{C11E1031-E5CC-4D9B-A748-8F8DE7371D2D}" srcOrd="0" destOrd="0" presId="urn:microsoft.com/office/officeart/2008/layout/HorizontalMultiLevelHierarchy"/>
    <dgm:cxn modelId="{C42B4F4B-0E58-4B3C-8FFB-FC101AEAA2B3}" type="presOf" srcId="{5488A770-1D99-403A-A1BD-2798817D1BE2}" destId="{9EC421D7-B51D-49C1-8BEC-4D6FAD1AADE1}" srcOrd="0" destOrd="0" presId="urn:microsoft.com/office/officeart/2008/layout/HorizontalMultiLevelHierarchy"/>
    <dgm:cxn modelId="{8744546C-016D-455E-BE88-2E4A58F59D24}" type="presOf" srcId="{40B7B669-0446-4E39-9848-6A591247F230}" destId="{C498E3D5-08CA-4453-98A0-96AB0D72C15A}" srcOrd="0" destOrd="0" presId="urn:microsoft.com/office/officeart/2008/layout/HorizontalMultiLevelHierarchy"/>
    <dgm:cxn modelId="{4E10896E-45CC-4585-B8F4-6B7A0C8E9A8C}" srcId="{AE5C5BBD-09BC-453F-BC9A-3CD604587ABA}" destId="{CBA997BD-91A5-4D90-BA4D-FBE564AAAAC6}" srcOrd="3" destOrd="0" parTransId="{A1CF8CD0-6F96-450B-BBEF-CB7803F4FCF1}" sibTransId="{BAD342C6-DA46-4024-AF59-C12E54916FF5}"/>
    <dgm:cxn modelId="{5EA9B54E-EB4B-4CAD-A7D0-41A4975D4172}" type="presOf" srcId="{FFCFBB50-C5E5-40A4-B7BC-6FE373390EF2}" destId="{3B4F5584-DB73-45CD-BF57-89A78F70B90F}" srcOrd="1" destOrd="0" presId="urn:microsoft.com/office/officeart/2008/layout/HorizontalMultiLevelHierarchy"/>
    <dgm:cxn modelId="{F7DEC64E-BF72-4315-85F5-F807A1C463BC}" type="presOf" srcId="{213A213A-2AD2-4844-B91D-AAD74D8360C3}" destId="{D3DE0D31-5AC0-4166-8F0A-1B73E0116941}" srcOrd="0" destOrd="0" presId="urn:microsoft.com/office/officeart/2008/layout/HorizontalMultiLevelHierarchy"/>
    <dgm:cxn modelId="{F782446F-4322-400C-95B1-957485ABD66F}" type="presOf" srcId="{A6F81B65-3B94-4195-910B-677E57DE7C66}" destId="{55C646F7-0EB6-41D4-ADF8-F221E0BDC2BF}" srcOrd="1" destOrd="0" presId="urn:microsoft.com/office/officeart/2008/layout/HorizontalMultiLevelHierarchy"/>
    <dgm:cxn modelId="{8669496F-120A-4506-AB5D-1680AA61790D}" type="presOf" srcId="{FFCFBB50-C5E5-40A4-B7BC-6FE373390EF2}" destId="{EBD50AFF-CF10-4B21-B8FE-3BA2E1D050EC}" srcOrd="0" destOrd="0" presId="urn:microsoft.com/office/officeart/2008/layout/HorizontalMultiLevelHierarchy"/>
    <dgm:cxn modelId="{0BAD726F-3708-489A-9A54-E50B909AB377}" type="presOf" srcId="{4FE93480-BE2C-4644-9DB0-CC9A052DD641}" destId="{6ED8322E-CD07-40E8-84C3-17CA5B570D89}" srcOrd="1" destOrd="0" presId="urn:microsoft.com/office/officeart/2008/layout/HorizontalMultiLevelHierarchy"/>
    <dgm:cxn modelId="{A82AEE6F-8B2E-424A-B808-2F6D63AF88B8}" type="presOf" srcId="{CBA997BD-91A5-4D90-BA4D-FBE564AAAAC6}" destId="{EF04DD90-90B8-435A-8C44-A38BD796BFDC}" srcOrd="0" destOrd="0" presId="urn:microsoft.com/office/officeart/2008/layout/HorizontalMultiLevelHierarchy"/>
    <dgm:cxn modelId="{6C07FA6F-CB4C-42F0-A1E1-6C006B971BA5}" type="presOf" srcId="{388D219C-840F-4BF3-A921-8C414191C6A9}" destId="{4C9FD166-B16A-4B8A-922A-664FE51EB4D6}" srcOrd="1" destOrd="0" presId="urn:microsoft.com/office/officeart/2008/layout/HorizontalMultiLevelHierarchy"/>
    <dgm:cxn modelId="{DE341B50-BFB6-4ED8-B1F7-C8BF5F8C9A99}" type="presOf" srcId="{3850D840-9F01-43D6-A4BA-0F9A4D584433}" destId="{BF12B5FB-1F9F-49C9-8AD5-0065DE5A2E37}" srcOrd="1" destOrd="0" presId="urn:microsoft.com/office/officeart/2008/layout/HorizontalMultiLevelHierarchy"/>
    <dgm:cxn modelId="{5EE76850-C089-4B15-8F5C-9643719A25D2}" srcId="{AE5C5BBD-09BC-453F-BC9A-3CD604587ABA}" destId="{E6CD7960-8A03-4351-8F27-5CF452B9760C}" srcOrd="8" destOrd="0" parTransId="{173CB879-134E-4CCD-9BF7-A7D46A773362}" sibTransId="{7C43B67B-6429-4674-8D5D-40FFCE108A8E}"/>
    <dgm:cxn modelId="{6E14CC70-19F7-4BC6-A670-BE29320A2994}" srcId="{0398E927-A0E5-4D6D-928E-90EF85242942}" destId="{1366DD92-BA8D-4A18-A9F5-E752CC722E56}" srcOrd="4" destOrd="0" parTransId="{D8ADA454-61E9-4DBB-BE77-257247D5D003}" sibTransId="{868F8765-92C9-41D7-9485-ABF8A326BFE3}"/>
    <dgm:cxn modelId="{DF1CE570-F739-4DCB-8FF7-3963C2CDFDE1}" type="presOf" srcId="{0B2478A3-2347-46DF-926F-C4D7E69F2ED5}" destId="{5BB95496-A1B3-4546-873A-4E4E059112D4}" srcOrd="1" destOrd="0" presId="urn:microsoft.com/office/officeart/2008/layout/HorizontalMultiLevelHierarchy"/>
    <dgm:cxn modelId="{4B8BE751-4969-4563-9A78-55D4E4A5CF70}" type="presOf" srcId="{F7CDC0A9-6D47-4A15-BE41-DEC22CC2C849}" destId="{5CDAA118-9980-450B-A9E4-CC06597B0113}" srcOrd="1" destOrd="0" presId="urn:microsoft.com/office/officeart/2008/layout/HorizontalMultiLevelHierarchy"/>
    <dgm:cxn modelId="{B7281072-CC75-4F98-B6BC-24C5759D5D63}" type="presOf" srcId="{D7E0ECA0-4EBC-43F9-9795-8D5DD207AB53}" destId="{5204F370-2878-4A20-881E-596568656558}" srcOrd="1" destOrd="0" presId="urn:microsoft.com/office/officeart/2008/layout/HorizontalMultiLevelHierarchy"/>
    <dgm:cxn modelId="{A3041652-20E9-4732-B9EF-67541D823D95}" type="presOf" srcId="{64842821-3DB2-401D-95AB-C9926ACFA939}" destId="{5CE6CF97-988A-467E-977B-876E86A05238}" srcOrd="1" destOrd="0" presId="urn:microsoft.com/office/officeart/2008/layout/HorizontalMultiLevelHierarchy"/>
    <dgm:cxn modelId="{23432A72-9E8E-4F6E-AE29-2244847B7168}" srcId="{C98FC48E-3520-42AB-97CD-45F5D4C3FF5C}" destId="{13BE5F8A-94A6-4571-9B21-6C5D3AB282AD}" srcOrd="1" destOrd="0" parTransId="{CA6BF114-F242-4957-B84C-97B2AE440DE4}" sibTransId="{D8BAC75B-BE82-4F89-A885-D02A8073DA10}"/>
    <dgm:cxn modelId="{2B138652-BB6B-400B-80AF-7B8D794274DA}" type="presOf" srcId="{0E275072-3B7B-44D9-A517-C6A4067AD06D}" destId="{014E7C24-00CC-4773-97E2-E10446855B30}" srcOrd="0" destOrd="0" presId="urn:microsoft.com/office/officeart/2008/layout/HorizontalMultiLevelHierarchy"/>
    <dgm:cxn modelId="{AE076773-F50E-4BA2-8391-86565B95A79C}" type="presOf" srcId="{FD30AD44-AF85-4E0C-8A51-B0E2B6AF8068}" destId="{2E16484E-2B4F-40FE-90E8-B7D50B8AEC62}" srcOrd="1" destOrd="0" presId="urn:microsoft.com/office/officeart/2008/layout/HorizontalMultiLevelHierarchy"/>
    <dgm:cxn modelId="{35837973-FF82-418C-922F-2C9409BF28E2}" type="presOf" srcId="{C98FC48E-3520-42AB-97CD-45F5D4C3FF5C}" destId="{B7E4D0A9-497C-4752-8CE7-20C822B1B5F1}" srcOrd="0" destOrd="0" presId="urn:microsoft.com/office/officeart/2008/layout/HorizontalMultiLevelHierarchy"/>
    <dgm:cxn modelId="{2F678A74-F45F-4371-859A-114652CA894B}" type="presOf" srcId="{E28C91D7-B029-4020-8B28-3F9626B9CC41}" destId="{84F249CF-C690-4FF6-9168-73F95C1D65CF}" srcOrd="0" destOrd="0" presId="urn:microsoft.com/office/officeart/2008/layout/HorizontalMultiLevelHierarchy"/>
    <dgm:cxn modelId="{6CAB4755-D2C8-4343-AEC5-60CF8C5E9457}" type="presOf" srcId="{BA9FEA92-A66B-4587-9E6F-AEAC3F8C8BF6}" destId="{3796F159-51C0-436F-BFBF-D396E4FD4B89}" srcOrd="0" destOrd="0" presId="urn:microsoft.com/office/officeart/2008/layout/HorizontalMultiLevelHierarchy"/>
    <dgm:cxn modelId="{6E873076-BE56-4020-83CD-4F85C8973970}" type="presOf" srcId="{C0FDC2C8-CA0A-4301-B141-D13FFA5EB963}" destId="{18F4CA99-2F1B-4784-BCF7-1085A8B3A893}" srcOrd="1" destOrd="0" presId="urn:microsoft.com/office/officeart/2008/layout/HorizontalMultiLevelHierarchy"/>
    <dgm:cxn modelId="{CB923B76-4E33-41FB-9040-D215AB5B234D}" srcId="{DCDF3944-5ADE-4B25-8762-6ACB6ACDE254}" destId="{7826975B-F11C-4014-9A14-DEB7D25E9BF6}" srcOrd="2" destOrd="0" parTransId="{2C61AFFD-05F5-4BCA-9AB9-24D3009C7DC6}" sibTransId="{63C356BA-3D29-4231-B886-87BE527F5F14}"/>
    <dgm:cxn modelId="{2AEA4557-29E5-443A-9F49-81CD1A3B6343}" type="presOf" srcId="{3CF08603-1FB6-44F3-9848-A4942D9EDFC0}" destId="{DD1578E0-432E-4ED0-B341-F248F018D534}" srcOrd="0" destOrd="0" presId="urn:microsoft.com/office/officeart/2008/layout/HorizontalMultiLevelHierarchy"/>
    <dgm:cxn modelId="{9762E157-412E-42D4-9612-78953F490433}" type="presOf" srcId="{533562C2-6EE7-4802-920B-FB35946D1DCA}" destId="{21C50E41-42B1-4852-808F-3063E50E8FEF}" srcOrd="1" destOrd="0" presId="urn:microsoft.com/office/officeart/2008/layout/HorizontalMultiLevelHierarchy"/>
    <dgm:cxn modelId="{3B9FE477-FAA5-4423-84C8-72ED47103A3B}" type="presOf" srcId="{BBF656EA-1559-4230-B244-A2D83BA24A93}" destId="{1206BE9C-C183-4B70-B93F-A2AFB5CFC894}" srcOrd="0" destOrd="0" presId="urn:microsoft.com/office/officeart/2008/layout/HorizontalMultiLevelHierarchy"/>
    <dgm:cxn modelId="{15DF3178-DD62-4AC1-8081-2E262111E6CA}" type="presOf" srcId="{487E751B-C7DB-467E-BF6B-E2C6D4A45BE8}" destId="{5F3D647D-4396-401A-A04E-B6B2CB3E25BE}" srcOrd="0" destOrd="0" presId="urn:microsoft.com/office/officeart/2008/layout/HorizontalMultiLevelHierarchy"/>
    <dgm:cxn modelId="{69F4E958-357E-44F6-BFB9-FF3650CF12E7}" type="presOf" srcId="{3F4DB322-F64A-473F-8BE4-954102E1BB33}" destId="{BDF54807-96BD-45DB-BA33-CAA3D2EF2AA4}" srcOrd="0" destOrd="0" presId="urn:microsoft.com/office/officeart/2008/layout/HorizontalMultiLevelHierarchy"/>
    <dgm:cxn modelId="{38E41159-CF81-44B9-9BA0-36EE057E13A5}" type="presOf" srcId="{BCC4BC63-E801-429F-BD44-4E114ECEA0F4}" destId="{00AE26AE-3711-454F-A9EA-FF4BD0AA5CE5}" srcOrd="0" destOrd="0" presId="urn:microsoft.com/office/officeart/2008/layout/HorizontalMultiLevelHierarchy"/>
    <dgm:cxn modelId="{42FE7159-88BD-4138-A060-D2077848027F}" type="presOf" srcId="{0436BAD3-D09D-4673-8727-CC584AEB8381}" destId="{B4BB9D23-A572-4CDB-94B5-F928D0629BAB}" srcOrd="0" destOrd="0" presId="urn:microsoft.com/office/officeart/2008/layout/HorizontalMultiLevelHierarchy"/>
    <dgm:cxn modelId="{AD49B979-A127-45A4-9B42-4DA9EB05B122}" srcId="{A4C06A59-0AA7-4024-BAD9-92399F343F10}" destId="{21E31C94-0F3F-449E-AA65-E517AD64A9C8}" srcOrd="3" destOrd="0" parTransId="{BCC4BC63-E801-429F-BD44-4E114ECEA0F4}" sibTransId="{5A0AEED7-FE62-45EA-B706-EF1E5C29BE6A}"/>
    <dgm:cxn modelId="{ED0FF779-655A-44B0-BAEA-9AEC837AF2A1}" type="presOf" srcId="{BDC722B6-9730-4237-8DB7-C7568B5F240A}" destId="{89B47D0E-0F0F-4AED-86F3-966962D0FDC3}" srcOrd="0" destOrd="0" presId="urn:microsoft.com/office/officeart/2008/layout/HorizontalMultiLevelHierarchy"/>
    <dgm:cxn modelId="{B27A3A5A-62F9-459D-B771-DB106F1AA1B4}" srcId="{AE5C5BBD-09BC-453F-BC9A-3CD604587ABA}" destId="{A4C06A59-0AA7-4024-BAD9-92399F343F10}" srcOrd="7" destOrd="0" parTransId="{3B5FB44A-BACC-4376-B5A1-7737B8565031}" sibTransId="{CC4D9AA5-DA8E-49A4-93CE-8DC7FC7EB0DD}"/>
    <dgm:cxn modelId="{4E06CA5A-5A88-4351-BA60-ECD6894AB8E7}" type="presOf" srcId="{B4501F2F-0A32-4803-B977-E0DB9029D288}" destId="{F5656976-FC4B-426A-AC5C-31F919E62F40}" srcOrd="1" destOrd="0" presId="urn:microsoft.com/office/officeart/2008/layout/HorizontalMultiLevelHierarchy"/>
    <dgm:cxn modelId="{70591B7B-9246-46EC-814B-280FA4D7A9FE}" type="presOf" srcId="{3A9A5997-F0DF-4A15-BA0E-8BCD2CA31061}" destId="{307302F1-3568-44A4-8C2B-EBA0DA984FDF}" srcOrd="0" destOrd="0" presId="urn:microsoft.com/office/officeart/2008/layout/HorizontalMultiLevelHierarchy"/>
    <dgm:cxn modelId="{55D1CA7B-6F94-4A68-8262-507490AC7C0B}" srcId="{487E751B-C7DB-467E-BF6B-E2C6D4A45BE8}" destId="{6AD40D44-5C5E-4FEF-ADD5-F5BBAEEBE802}" srcOrd="1" destOrd="0" parTransId="{7AE102D1-02D7-41B0-8549-050954E6BDFE}" sibTransId="{7A984FFE-8C1C-43D5-A646-43DC221C721E}"/>
    <dgm:cxn modelId="{219A5E7C-2726-4BDA-8223-C851435D2C93}" srcId="{234D6AF7-AF3A-4CD4-9DAC-52F1F3692CAD}" destId="{D9CA920C-E927-4924-B1ED-C8E16020E04E}" srcOrd="0" destOrd="0" parTransId="{7C20BB9F-8F8B-456A-806D-54606249913F}" sibTransId="{74E37DB3-67AE-4F45-BF90-FC49EF1DB9CE}"/>
    <dgm:cxn modelId="{0858B583-C698-4B75-933A-C792A4442EC1}" srcId="{BA7771B3-7CC6-4031-A038-30D21AF34F76}" destId="{0E7E7773-6404-4681-94EC-F81E73D41D4D}" srcOrd="0" destOrd="0" parTransId="{0B2478A3-2347-46DF-926F-C4D7E69F2ED5}" sibTransId="{A4057EFF-589E-4978-BE4D-D2703777F994}"/>
    <dgm:cxn modelId="{1E5A4C84-D71E-4F6A-BD1E-7AEDD7614A71}" type="presOf" srcId="{353F903D-93E2-47D0-860B-FEF17AA5BF37}" destId="{5D697B6B-82E1-4070-8B88-9630C0BE889B}" srcOrd="1" destOrd="0" presId="urn:microsoft.com/office/officeart/2008/layout/HorizontalMultiLevelHierarchy"/>
    <dgm:cxn modelId="{61A98884-F04E-4593-B38B-4B8E70ED17C5}" type="presOf" srcId="{173CB879-134E-4CCD-9BF7-A7D46A773362}" destId="{687B0DAF-78A4-4798-9708-64E9DC39A44F}" srcOrd="0" destOrd="0" presId="urn:microsoft.com/office/officeart/2008/layout/HorizontalMultiLevelHierarchy"/>
    <dgm:cxn modelId="{5D54E185-4F99-4C92-90BE-727F79604A52}" type="presOf" srcId="{EF74A0CB-8312-4C43-855F-DAF214BEFACE}" destId="{2604ED8C-F7C3-4185-B73C-B2DE9AD64730}" srcOrd="1" destOrd="0" presId="urn:microsoft.com/office/officeart/2008/layout/HorizontalMultiLevelHierarchy"/>
    <dgm:cxn modelId="{99217886-1A0B-40F5-97DE-6757835D138B}" srcId="{1366DD92-BA8D-4A18-A9F5-E752CC722E56}" destId="{27ABB5AD-BF54-478A-AC96-3CB8C7CC9AB3}" srcOrd="0" destOrd="0" parTransId="{3D513F83-7E0C-4F0E-AF81-3B8842FBEED4}" sibTransId="{4CB4A991-3001-4E69-BACC-7A77D38D661D}"/>
    <dgm:cxn modelId="{BABF1287-82AC-49C9-938C-CC94E3EAC7F8}" type="presOf" srcId="{D05C3925-7B79-4AD1-915F-9944DBEBD9FD}" destId="{44B79854-E370-4C20-8721-E421929AE89A}" srcOrd="0" destOrd="0" presId="urn:microsoft.com/office/officeart/2008/layout/HorizontalMultiLevelHierarchy"/>
    <dgm:cxn modelId="{C8ACC88A-9C55-41C7-8DD5-2D43EDDFB98F}" type="presOf" srcId="{2C61AFFD-05F5-4BCA-9AB9-24D3009C7DC6}" destId="{3E798054-3062-41A9-98AA-67825AB09447}" srcOrd="1" destOrd="0" presId="urn:microsoft.com/office/officeart/2008/layout/HorizontalMultiLevelHierarchy"/>
    <dgm:cxn modelId="{F107168B-60BD-430D-ACFD-D606A8EF3B4F}" type="presOf" srcId="{D545A10E-3609-4D05-84F8-CAE133C987BD}" destId="{6AB651DF-9FAB-4919-9C15-C9494193F19A}" srcOrd="0" destOrd="0" presId="urn:microsoft.com/office/officeart/2008/layout/HorizontalMultiLevelHierarchy"/>
    <dgm:cxn modelId="{7A70208C-F870-49DD-97BB-FEC3B63360FB}" type="presOf" srcId="{3D513F83-7E0C-4F0E-AF81-3B8842FBEED4}" destId="{76EF1914-C447-44C4-ADD3-4E21C39A78E8}" srcOrd="0" destOrd="0" presId="urn:microsoft.com/office/officeart/2008/layout/HorizontalMultiLevelHierarchy"/>
    <dgm:cxn modelId="{9EBD268D-830C-4101-ADA8-749BA63D822E}" type="presOf" srcId="{608D5E95-D3C4-42A0-8439-4D30B6940B74}" destId="{5068E612-468D-4224-BC59-8A6C70AECAFB}" srcOrd="0" destOrd="0" presId="urn:microsoft.com/office/officeart/2008/layout/HorizontalMultiLevelHierarchy"/>
    <dgm:cxn modelId="{E838428D-E6D5-4E90-A814-CB717F96A7ED}" srcId="{DCDF3944-5ADE-4B25-8762-6ACB6ACDE254}" destId="{505B1185-F265-4678-A74C-663A60F6C3C3}" srcOrd="1" destOrd="0" parTransId="{608D5E95-D3C4-42A0-8439-4D30B6940B74}" sibTransId="{FFA098DF-7DEB-419E-A6EE-EB704CE97830}"/>
    <dgm:cxn modelId="{15D33C8E-77BB-467C-BC89-58C75084749E}" type="presOf" srcId="{F8A99996-CE2A-41E9-8EDD-E5E9AD54551E}" destId="{58FE02BB-8435-4038-8670-2DEC069F01C5}" srcOrd="0" destOrd="0" presId="urn:microsoft.com/office/officeart/2008/layout/HorizontalMultiLevelHierarchy"/>
    <dgm:cxn modelId="{818E608F-D14A-4FF6-B8A3-6685E2005433}" type="presOf" srcId="{9ADCD011-2CE5-4628-9D65-9CE4626DBBDA}" destId="{79230B57-7F3A-441E-A0BD-603FDE28E2BD}" srcOrd="0" destOrd="0" presId="urn:microsoft.com/office/officeart/2008/layout/HorizontalMultiLevelHierarchy"/>
    <dgm:cxn modelId="{242DA78F-FDAD-48CB-949E-9FEB74A3F3FF}" type="presOf" srcId="{63F443BC-3F90-4191-B690-1904167BE4CF}" destId="{2414C3D6-EB20-4E64-9645-07A5890FEE4E}" srcOrd="0" destOrd="0" presId="urn:microsoft.com/office/officeart/2008/layout/HorizontalMultiLevelHierarchy"/>
    <dgm:cxn modelId="{A7D14692-A00D-4638-960E-49A9B3344829}" type="presOf" srcId="{5A300734-A193-4045-A1A2-E6967CC6825E}" destId="{DC199912-19D8-4C11-B010-2036C705193C}" srcOrd="1" destOrd="0" presId="urn:microsoft.com/office/officeart/2008/layout/HorizontalMultiLevelHierarchy"/>
    <dgm:cxn modelId="{C7A06F94-3931-4768-BF3B-26D0FF4EFE82}" type="presOf" srcId="{4DD85D32-53AD-4B0E-AEF7-F04D91F0B9C7}" destId="{AF5E230B-7F78-48BE-8F7E-3EF0AF35C331}" srcOrd="0" destOrd="0" presId="urn:microsoft.com/office/officeart/2008/layout/HorizontalMultiLevelHierarchy"/>
    <dgm:cxn modelId="{1B2F7895-8A22-4792-8A58-BDA03E91D0B9}" type="presOf" srcId="{5A300734-A193-4045-A1A2-E6967CC6825E}" destId="{DCA38BF3-53B8-4218-B679-AA637E908E82}" srcOrd="0" destOrd="0" presId="urn:microsoft.com/office/officeart/2008/layout/HorizontalMultiLevelHierarchy"/>
    <dgm:cxn modelId="{718E8D96-23B6-4C74-B218-6293A4BAE67B}" srcId="{A4C06A59-0AA7-4024-BAD9-92399F343F10}" destId="{4DD85D32-53AD-4B0E-AEF7-F04D91F0B9C7}" srcOrd="0" destOrd="0" parTransId="{FFCFBB50-C5E5-40A4-B7BC-6FE373390EF2}" sibTransId="{7AD5DE63-9FB2-424D-A9DC-91E83C723E7F}"/>
    <dgm:cxn modelId="{72CED196-9B48-4990-8E29-5FBBE1148DD2}" srcId="{BA7771B3-7CC6-4031-A038-30D21AF34F76}" destId="{80D509B7-0400-4242-BDEE-7842927FCC7F}" srcOrd="2" destOrd="0" parTransId="{3F4DB322-F64A-473F-8BE4-954102E1BB33}" sibTransId="{E252B87B-F0FD-4573-8561-DB50FFA0F1C4}"/>
    <dgm:cxn modelId="{FA0A3098-3B80-4645-963E-A29DAB6F90A8}" srcId="{487E751B-C7DB-467E-BF6B-E2C6D4A45BE8}" destId="{DCDF3944-5ADE-4B25-8762-6ACB6ACDE254}" srcOrd="3" destOrd="0" parTransId="{9BA79892-D08E-40A7-9637-EAEB0E28E254}" sibTransId="{1BD7FC3A-48E6-409F-BE41-047EB3A5886A}"/>
    <dgm:cxn modelId="{E669E998-2A08-43B9-84D6-F33829212D88}" type="presOf" srcId="{70E2886E-54C9-4834-9B77-31F4860CCF9B}" destId="{B7540253-1A50-4DDA-9286-BA14B762613E}" srcOrd="0" destOrd="0" presId="urn:microsoft.com/office/officeart/2008/layout/HorizontalMultiLevelHierarchy"/>
    <dgm:cxn modelId="{E4A40699-06EB-4A61-86DF-94B16614FABB}" type="presOf" srcId="{05645490-9B98-4A30-BCFC-1A92531584D5}" destId="{4EB32F88-5319-4563-8708-558CB73FE0FA}" srcOrd="1" destOrd="0" presId="urn:microsoft.com/office/officeart/2008/layout/HorizontalMultiLevelHierarchy"/>
    <dgm:cxn modelId="{BD2E4399-10B0-46CB-B32E-2D940347F315}" srcId="{D05C3925-7B79-4AD1-915F-9944DBEBD9FD}" destId="{9ADCD011-2CE5-4628-9D65-9CE4626DBBDA}" srcOrd="0" destOrd="0" parTransId="{97EEC490-0E5D-467B-BD01-8687ADF7B3D5}" sibTransId="{D9B2876E-58A1-4440-BBBF-5908EF2DA4F4}"/>
    <dgm:cxn modelId="{D3150D9B-7C56-446F-AAEC-C2AA56951FEB}" srcId="{969E70CF-7935-40F4-B9FF-C411A96A0C28}" destId="{37034B8C-DFD6-4C1A-8F59-7119CF231483}" srcOrd="0" destOrd="0" parTransId="{05645490-9B98-4A30-BCFC-1A92531584D5}" sibTransId="{8FC4EBEB-3755-44D5-9F8B-BBE7EFC7C553}"/>
    <dgm:cxn modelId="{A2B3D99C-1584-4F07-B660-15D73A791173}" srcId="{B44B631C-1CA3-4AE9-922B-EF83329BB951}" destId="{62CB0233-AC94-4253-83DB-3BA8AC8FFB16}" srcOrd="0" destOrd="0" parTransId="{DB8A1361-6757-4B9A-882A-682B1BDE432D}" sibTransId="{42394B07-A6B9-4F9D-97B4-61856B042FAE}"/>
    <dgm:cxn modelId="{6CEFE39C-4CE4-4B56-9EC6-660971C08272}" srcId="{1366DD92-BA8D-4A18-A9F5-E752CC722E56}" destId="{1CFA13E8-9DD2-4164-ADA5-EDCB9DAF6912}" srcOrd="2" destOrd="0" parTransId="{5C0E4B73-4C9D-4D45-8DC5-B68BF3E28B2A}" sibTransId="{0374A2F8-9E79-4187-8C7E-65B3B217DC56}"/>
    <dgm:cxn modelId="{CE2FA49D-0847-4F71-8BBE-0E604125338D}" type="presOf" srcId="{DCDF3944-5ADE-4B25-8762-6ACB6ACDE254}" destId="{76CAA36C-E3DD-4607-882E-C6BBD4D8A379}" srcOrd="0" destOrd="0" presId="urn:microsoft.com/office/officeart/2008/layout/HorizontalMultiLevelHierarchy"/>
    <dgm:cxn modelId="{1EBDB49F-E508-4D05-A284-AC09F84CEE9F}" type="presOf" srcId="{608D5E95-D3C4-42A0-8439-4D30B6940B74}" destId="{F5080F37-3E88-4861-9AEE-08C16C9895CB}" srcOrd="1" destOrd="0" presId="urn:microsoft.com/office/officeart/2008/layout/HorizontalMultiLevelHierarchy"/>
    <dgm:cxn modelId="{99FDBF9F-8287-44B9-9997-0E5784A00604}" srcId="{D05C3925-7B79-4AD1-915F-9944DBEBD9FD}" destId="{A9C247BC-5F94-4B3E-9769-1D8E0FF1531C}" srcOrd="1" destOrd="0" parTransId="{D545A10E-3609-4D05-84F8-CAE133C987BD}" sibTransId="{824EF882-CBE9-4439-9D99-5FA5D6353F1E}"/>
    <dgm:cxn modelId="{49F136A0-E4A3-449A-B3BA-B738C1367EA7}" type="presOf" srcId="{64842821-3DB2-401D-95AB-C9926ACFA939}" destId="{F644C92C-1C28-48F8-B6B7-84F947DFC9AA}" srcOrd="0" destOrd="0" presId="urn:microsoft.com/office/officeart/2008/layout/HorizontalMultiLevelHierarchy"/>
    <dgm:cxn modelId="{DB6B15A1-59AA-4FBB-B5A9-56B97F14AF42}" type="presOf" srcId="{EB2A4557-CDA9-4681-8DED-76426556FDC1}" destId="{4165231E-75E6-4C7A-B6F3-E3D845F1BE3E}" srcOrd="0" destOrd="0" presId="urn:microsoft.com/office/officeart/2008/layout/HorizontalMultiLevelHierarchy"/>
    <dgm:cxn modelId="{B04C77A1-4833-4B95-9467-3E8FC7DA9654}" type="presOf" srcId="{EDEEFD8B-B292-412C-96C8-8BC97E40AC43}" destId="{33441648-5C5D-4ADB-9A67-61B586E35D02}" srcOrd="0" destOrd="0" presId="urn:microsoft.com/office/officeart/2008/layout/HorizontalMultiLevelHierarchy"/>
    <dgm:cxn modelId="{EAA568A2-BEAE-49CF-AAFB-887B8CE531B6}" type="presOf" srcId="{762D52F3-88AA-4E81-97A4-31195B181D74}" destId="{9B8A11F4-4B5F-4D44-99CD-3F83D0CBC52F}" srcOrd="0" destOrd="0" presId="urn:microsoft.com/office/officeart/2008/layout/HorizontalMultiLevelHierarchy"/>
    <dgm:cxn modelId="{0AFE00A3-5054-495A-AC47-2069F9975A60}" type="presOf" srcId="{F7CDC0A9-6D47-4A15-BE41-DEC22CC2C849}" destId="{D7E0346C-949D-4C43-B30D-0B70AD51CDF2}" srcOrd="0" destOrd="0" presId="urn:microsoft.com/office/officeart/2008/layout/HorizontalMultiLevelHierarchy"/>
    <dgm:cxn modelId="{11C4BCA4-86C3-4E72-BA49-C881658197C3}" type="presOf" srcId="{5E2EC72C-4F84-49CE-BBF3-7A8F927511E4}" destId="{86BBDB16-6F44-477F-B641-C55D0A2E3D61}" srcOrd="0" destOrd="0" presId="urn:microsoft.com/office/officeart/2008/layout/HorizontalMultiLevelHierarchy"/>
    <dgm:cxn modelId="{CDADFFAA-82D3-4E60-A41E-B29C51E72CDA}" type="presOf" srcId="{86F8BE37-CD7D-4ACA-A534-567BFA67907A}" destId="{F06F6772-FBB4-47CC-A910-9C362259B4BD}" srcOrd="0" destOrd="0" presId="urn:microsoft.com/office/officeart/2008/layout/HorizontalMultiLevelHierarchy"/>
    <dgm:cxn modelId="{6528CAAD-25F6-4E30-8AC8-AB20137B8C42}" type="presOf" srcId="{B4501F2F-0A32-4803-B977-E0DB9029D288}" destId="{DCDF81D9-B377-4DC2-8C0B-C6CBC16A8155}" srcOrd="0" destOrd="0" presId="urn:microsoft.com/office/officeart/2008/layout/HorizontalMultiLevelHierarchy"/>
    <dgm:cxn modelId="{6E2BD3AD-79A9-4464-BC80-CB1E8D2ED7DF}" type="presOf" srcId="{1E1B476D-E491-44A3-87E1-BA3AB5C27F14}" destId="{A34BBCBD-9965-4FCF-A50D-B260C29955BE}" srcOrd="1" destOrd="0" presId="urn:microsoft.com/office/officeart/2008/layout/HorizontalMultiLevelHierarchy"/>
    <dgm:cxn modelId="{90D35AB1-B1A6-4A75-897D-6D065CB6E939}" type="presOf" srcId="{C00AF347-2AA2-4D2B-BA82-BC258854B3F0}" destId="{90C8052A-E658-40E0-9F01-DD3B7CBC3ECD}" srcOrd="0" destOrd="0" presId="urn:microsoft.com/office/officeart/2008/layout/HorizontalMultiLevelHierarchy"/>
    <dgm:cxn modelId="{8F16BCB1-63E4-4273-9DC1-12A73A588EF9}" type="presOf" srcId="{13BE5F8A-94A6-4571-9B21-6C5D3AB282AD}" destId="{667D1908-EB6F-48D3-863F-5A01564ECE86}" srcOrd="0" destOrd="0" presId="urn:microsoft.com/office/officeart/2008/layout/HorizontalMultiLevelHierarchy"/>
    <dgm:cxn modelId="{EBACFEB1-90E0-459D-B1FB-92FA2898783F}" type="presOf" srcId="{796A1A27-6686-4087-A42E-FAB61B030E18}" destId="{5DF9FAA3-2435-4A2D-AB30-1D8D4B3747AF}" srcOrd="1" destOrd="0" presId="urn:microsoft.com/office/officeart/2008/layout/HorizontalMultiLevelHierarchy"/>
    <dgm:cxn modelId="{B3BDDAB4-9571-47B7-B458-BE06440D200A}" type="presOf" srcId="{8176ADEF-7397-4A8D-AF4D-779B35FA3495}" destId="{20B6FA8A-C5C2-4F8E-B673-1F7505E68BCA}" srcOrd="1" destOrd="0" presId="urn:microsoft.com/office/officeart/2008/layout/HorizontalMultiLevelHierarchy"/>
    <dgm:cxn modelId="{4330C2B6-323F-4712-9CAC-F0214BB39FDE}" type="presOf" srcId="{A30F25BC-61A9-418A-8629-414E4DE641CF}" destId="{EB09903F-CF30-4572-B185-65B0D11ED102}" srcOrd="0" destOrd="0" presId="urn:microsoft.com/office/officeart/2008/layout/HorizontalMultiLevelHierarchy"/>
    <dgm:cxn modelId="{B2F25CB7-BE39-4B04-BE21-634BEDBD29F9}" type="presOf" srcId="{7AE102D1-02D7-41B0-8549-050954E6BDFE}" destId="{0FD3DC57-E597-4734-86D3-692148313AD2}" srcOrd="0" destOrd="0" presId="urn:microsoft.com/office/officeart/2008/layout/HorizontalMultiLevelHierarchy"/>
    <dgm:cxn modelId="{3DD967B7-937D-419B-890A-355A4A27467B}" type="presOf" srcId="{CBD5A35D-625E-4C51-99F0-34241F411D0A}" destId="{1526ADE5-123A-4D99-B539-F69BE45FFE5F}" srcOrd="0" destOrd="0" presId="urn:microsoft.com/office/officeart/2008/layout/HorizontalMultiLevelHierarchy"/>
    <dgm:cxn modelId="{89387FB7-6A17-4BA4-93A0-D9F58FF29A75}" type="presOf" srcId="{0488DF54-F3F9-45C1-8C69-A07293C77A41}" destId="{FFE04AB6-1985-428A-8754-BBED5443E1AD}" srcOrd="1" destOrd="0" presId="urn:microsoft.com/office/officeart/2008/layout/HorizontalMultiLevelHierarchy"/>
    <dgm:cxn modelId="{113207B8-45BE-438E-BE09-1335EEACBFEF}" srcId="{1366DD92-BA8D-4A18-A9F5-E752CC722E56}" destId="{762D52F3-88AA-4E81-97A4-31195B181D74}" srcOrd="1" destOrd="0" parTransId="{D7E0ECA0-4EBC-43F9-9795-8D5DD207AB53}" sibTransId="{BDFDF6AB-27F3-4EBE-94F7-34B8E2079F14}"/>
    <dgm:cxn modelId="{E5826DB8-2617-413F-91C5-AA52828B339A}" srcId="{DCDF3944-5ADE-4B25-8762-6ACB6ACDE254}" destId="{86F8BE37-CD7D-4ACA-A534-567BFA67907A}" srcOrd="0" destOrd="0" parTransId="{228582E3-9390-4577-97AF-52AF91EA879A}" sibTransId="{7C1F0F5E-A2F6-41F9-890E-FF4D8E4F6D68}"/>
    <dgm:cxn modelId="{615DF8B9-EA50-4E74-BB35-06A3BA513025}" type="presOf" srcId="{35D7B6C3-BDCB-42D3-BDFC-C2FE303EC219}" destId="{E62FF2BC-2173-4252-B20B-D5AD108BFFEE}" srcOrd="0" destOrd="0" presId="urn:microsoft.com/office/officeart/2008/layout/HorizontalMultiLevelHierarchy"/>
    <dgm:cxn modelId="{1BFA97BA-4C51-42BE-8C49-F86B25A56CA0}" type="presOf" srcId="{E6CD7960-8A03-4351-8F27-5CF452B9760C}" destId="{21305207-237F-4197-8315-1BD73B863078}" srcOrd="0" destOrd="0" presId="urn:microsoft.com/office/officeart/2008/layout/HorizontalMultiLevelHierarchy"/>
    <dgm:cxn modelId="{441A32BC-0408-4839-849C-EF2A8A6A1759}" type="presOf" srcId="{4039D37C-24F5-4A7E-9ED6-65B4B0B6D2E9}" destId="{BF2E4EC5-3F42-474E-8F57-9AD12752707F}" srcOrd="1" destOrd="0" presId="urn:microsoft.com/office/officeart/2008/layout/HorizontalMultiLevelHierarchy"/>
    <dgm:cxn modelId="{A86D7CBC-C352-414F-8482-78B3A2326919}" type="presOf" srcId="{80D509B7-0400-4242-BDEE-7842927FCC7F}" destId="{CDA05D22-9090-42F5-B5FD-C1E917B3F7A7}" srcOrd="0" destOrd="0" presId="urn:microsoft.com/office/officeart/2008/layout/HorizontalMultiLevelHierarchy"/>
    <dgm:cxn modelId="{491707BD-8468-4ADC-8A32-F777414D0A5E}" type="presOf" srcId="{F8A99996-CE2A-41E9-8EDD-E5E9AD54551E}" destId="{18462401-1265-4CA5-8748-CBF597B77795}" srcOrd="1" destOrd="0" presId="urn:microsoft.com/office/officeart/2008/layout/HorizontalMultiLevelHierarchy"/>
    <dgm:cxn modelId="{8F1A66BD-19E5-411B-BF09-C7C6159D4CBE}" type="presOf" srcId="{A6F81B65-3B94-4195-910B-677E57DE7C66}" destId="{193238E6-A81C-4A94-820B-CA684DF0352F}" srcOrd="0" destOrd="0" presId="urn:microsoft.com/office/officeart/2008/layout/HorizontalMultiLevelHierarchy"/>
    <dgm:cxn modelId="{182148C1-7C8D-4194-85A7-9C8E04192B66}" type="presOf" srcId="{D4751306-2F85-4C21-B35D-397293E55229}" destId="{CB5A6FB3-37DE-4802-A40E-8D321BF75F5D}" srcOrd="1" destOrd="0" presId="urn:microsoft.com/office/officeart/2008/layout/HorizontalMultiLevelHierarchy"/>
    <dgm:cxn modelId="{3552A6C1-F405-4B57-8F4C-5CFE54AB8EE0}" srcId="{1366DD92-BA8D-4A18-A9F5-E752CC722E56}" destId="{9B3243B4-202A-48B0-9157-CC50475841D0}" srcOrd="3" destOrd="0" parTransId="{796A1A27-6686-4087-A42E-FAB61B030E18}" sibTransId="{72843486-052A-4965-A708-EB91DCDA80D2}"/>
    <dgm:cxn modelId="{2D3747C2-5530-43D8-BA59-806DBA66C883}" type="presOf" srcId="{EF74A0CB-8312-4C43-855F-DAF214BEFACE}" destId="{F75420C8-DC1D-4F34-8A74-9E19D8D6A459}" srcOrd="0" destOrd="0" presId="urn:microsoft.com/office/officeart/2008/layout/HorizontalMultiLevelHierarchy"/>
    <dgm:cxn modelId="{224FDCC3-1483-4ADC-9838-156042CD2FF3}" type="presOf" srcId="{A1CF8CD0-6F96-450B-BBEF-CB7803F4FCF1}" destId="{AFF9ED8C-9C0E-422D-BA63-09F02775A233}" srcOrd="1" destOrd="0" presId="urn:microsoft.com/office/officeart/2008/layout/HorizontalMultiLevelHierarchy"/>
    <dgm:cxn modelId="{AF6DE4C4-3E28-4459-B26F-6C0EACA17212}" type="presOf" srcId="{40B7B669-0446-4E39-9848-6A591247F230}" destId="{E07854CD-4243-4CEE-8671-B5F9CC48961E}" srcOrd="1" destOrd="0" presId="urn:microsoft.com/office/officeart/2008/layout/HorizontalMultiLevelHierarchy"/>
    <dgm:cxn modelId="{9E2FA4C6-8007-4F92-B4BF-47FB7178996F}" type="presOf" srcId="{21E31C94-0F3F-449E-AA65-E517AD64A9C8}" destId="{379B253B-34DF-4D77-A8E1-D18A26614CF8}" srcOrd="0" destOrd="0" presId="urn:microsoft.com/office/officeart/2008/layout/HorizontalMultiLevelHierarchy"/>
    <dgm:cxn modelId="{B1D76CC8-033B-487B-B432-5008E74544DF}" srcId="{A4C06A59-0AA7-4024-BAD9-92399F343F10}" destId="{C4F88A3E-E2D4-41B0-B026-A66A8D3C206D}" srcOrd="1" destOrd="0" parTransId="{F8A99996-CE2A-41E9-8EDD-E5E9AD54551E}" sibTransId="{FD5DAC9D-D11F-4BD0-95D3-40FA6E301035}"/>
    <dgm:cxn modelId="{C54FFAC8-9C4E-4F2E-B3B9-74ABA5FD69AD}" type="presOf" srcId="{7826975B-F11C-4014-9A14-DEB7D25E9BF6}" destId="{F9D037AF-D88A-47EC-A143-DD3EEAF96B67}" srcOrd="0" destOrd="0" presId="urn:microsoft.com/office/officeart/2008/layout/HorizontalMultiLevelHierarchy"/>
    <dgm:cxn modelId="{FDEE16C9-B8A0-4F8E-9E49-D53088811C7D}" type="presOf" srcId="{353F903D-93E2-47D0-860B-FEF17AA5BF37}" destId="{12FB82A4-7518-4042-ADED-A23374FD912E}" srcOrd="0" destOrd="0" presId="urn:microsoft.com/office/officeart/2008/layout/HorizontalMultiLevelHierarchy"/>
    <dgm:cxn modelId="{348536C9-CBFF-40CD-B660-A32DA6B6128D}" type="presOf" srcId="{0B2478A3-2347-46DF-926F-C4D7E69F2ED5}" destId="{95E9C137-2383-449B-B41D-E187DC3BAD21}" srcOrd="0" destOrd="0" presId="urn:microsoft.com/office/officeart/2008/layout/HorizontalMultiLevelHierarchy"/>
    <dgm:cxn modelId="{59CA71C9-3A55-425F-8A97-8AA617EB3FFF}" type="presOf" srcId="{DFF03497-5E65-4720-9088-2A5D4488C77E}" destId="{942E5EBA-4A2F-4C9F-8160-2950FD179EE7}" srcOrd="1" destOrd="0" presId="urn:microsoft.com/office/officeart/2008/layout/HorizontalMultiLevelHierarchy"/>
    <dgm:cxn modelId="{966C5ECA-164A-4279-B1C1-632F1EC4992D}" type="presOf" srcId="{6AD40D44-5C5E-4FEF-ADD5-F5BBAEEBE802}" destId="{E9EA4BC4-7298-4922-ADCF-040F2E87CF39}" srcOrd="0" destOrd="0" presId="urn:microsoft.com/office/officeart/2008/layout/HorizontalMultiLevelHierarchy"/>
    <dgm:cxn modelId="{492482CA-3696-482E-B9F2-B2F5199E5243}" srcId="{AE5C5BBD-09BC-453F-BC9A-3CD604587ABA}" destId="{74EC04CA-078B-4B61-AB64-4D92124C985B}" srcOrd="1" destOrd="0" parTransId="{64842821-3DB2-401D-95AB-C9926ACFA939}" sibTransId="{A51BA62A-B6F4-4508-A2C6-94D48E1313DA}"/>
    <dgm:cxn modelId="{31A964CB-A6D5-41FB-9651-814F9652A5E2}" type="presOf" srcId="{5C0E4B73-4C9D-4D45-8DC5-B68BF3E28B2A}" destId="{FD32F69C-C953-4BB3-91E9-10D8CC34FFB5}" srcOrd="0" destOrd="0" presId="urn:microsoft.com/office/officeart/2008/layout/HorizontalMultiLevelHierarchy"/>
    <dgm:cxn modelId="{86FBBACC-2CAF-44C7-A793-3E1039ADCAD9}" type="presOf" srcId="{EB2A4557-CDA9-4681-8DED-76426556FDC1}" destId="{311BAEBC-C9CB-491F-834E-61C0BDC10D75}" srcOrd="1" destOrd="0" presId="urn:microsoft.com/office/officeart/2008/layout/HorizontalMultiLevelHierarchy"/>
    <dgm:cxn modelId="{3C8103CD-B89D-4514-9F2F-3DE2FD799034}" type="presOf" srcId="{0398E927-A0E5-4D6D-928E-90EF85242942}" destId="{ACC84C57-0E8A-41D3-9045-4F2CEC59043C}" srcOrd="0" destOrd="0" presId="urn:microsoft.com/office/officeart/2008/layout/HorizontalMultiLevelHierarchy"/>
    <dgm:cxn modelId="{151A75CD-D99D-432F-838D-EBF6F1EBDCA1}" type="presOf" srcId="{002FE6BC-6FA4-42E2-81FD-AF66C203EDE0}" destId="{EAACFE23-6A45-46B9-AE1C-F4518E1EEF51}" srcOrd="0" destOrd="0" presId="urn:microsoft.com/office/officeart/2008/layout/HorizontalMultiLevelHierarchy"/>
    <dgm:cxn modelId="{DCF818CF-99E3-46BE-BA76-BAB8FF106BC3}" type="presOf" srcId="{1A51ED9A-5929-4D0F-AE7F-DC70DD12645D}" destId="{18F3F606-2FD3-4ED2-9604-1EED6F1CCA4C}" srcOrd="0" destOrd="0" presId="urn:microsoft.com/office/officeart/2008/layout/HorizontalMultiLevelHierarchy"/>
    <dgm:cxn modelId="{16D41FCF-F205-45F1-9978-3AF34F647937}" srcId="{A4C06A59-0AA7-4024-BAD9-92399F343F10}" destId="{5E2EC72C-4F84-49CE-BBF3-7A8F927511E4}" srcOrd="2" destOrd="0" parTransId="{1E1B476D-E491-44A3-87E1-BA3AB5C27F14}" sibTransId="{6E876C26-4DAA-46BC-A7D0-E51B932B514A}"/>
    <dgm:cxn modelId="{E04EABCF-6DBD-4539-BC6C-B8D193B26B36}" type="presOf" srcId="{CE965997-DE77-4B74-AAC5-777987F7B2E8}" destId="{818245F3-AAF8-4135-936C-E2F6F871B77F}" srcOrd="0" destOrd="0" presId="urn:microsoft.com/office/officeart/2008/layout/HorizontalMultiLevelHierarchy"/>
    <dgm:cxn modelId="{118271D1-D026-453F-A91E-110E6B31743F}" type="presOf" srcId="{4B77B5F2-6627-4215-B75E-4E6CDB08D763}" destId="{51E55747-6ED4-465B-8DE6-FE82B8E4EFA0}" srcOrd="0" destOrd="0" presId="urn:microsoft.com/office/officeart/2008/layout/HorizontalMultiLevelHierarchy"/>
    <dgm:cxn modelId="{80FFC1D1-0A1A-4BEF-A486-15AB641AF1E9}" srcId="{E6CD7960-8A03-4351-8F27-5CF452B9760C}" destId="{373FC377-F11A-44A4-92C1-555A9672143D}" srcOrd="1" destOrd="0" parTransId="{76F20430-CE1E-426E-BA17-9806090C592B}" sibTransId="{14F7C682-B089-4C53-93CC-8117097C91BC}"/>
    <dgm:cxn modelId="{65FB24D2-F071-4C59-A964-CA01D08911A4}" type="presOf" srcId="{388D219C-840F-4BF3-A921-8C414191C6A9}" destId="{1D6F8913-AB0E-4093-8D19-D875127B8DDA}" srcOrd="0" destOrd="0" presId="urn:microsoft.com/office/officeart/2008/layout/HorizontalMultiLevelHierarchy"/>
    <dgm:cxn modelId="{6CB4BDD4-F953-4ED1-B1F1-9CCA1C6A2B26}" type="presOf" srcId="{3850D840-9F01-43D6-A4BA-0F9A4D584433}" destId="{3B606665-9F0F-4188-82B5-9297D33A33CB}" srcOrd="0" destOrd="0" presId="urn:microsoft.com/office/officeart/2008/layout/HorizontalMultiLevelHierarchy"/>
    <dgm:cxn modelId="{39AE33D7-6115-47B8-BFE2-69B6CBF94462}" type="presOf" srcId="{3D513F83-7E0C-4F0E-AF81-3B8842FBEED4}" destId="{DF416B0A-0FEC-4308-B416-9192E1FEEF77}" srcOrd="1" destOrd="0" presId="urn:microsoft.com/office/officeart/2008/layout/HorizontalMultiLevelHierarchy"/>
    <dgm:cxn modelId="{0A086BD7-FE29-40BC-8635-D968C29F7944}" type="presOf" srcId="{76F20430-CE1E-426E-BA17-9806090C592B}" destId="{63DACDCD-54F6-475F-9844-E35EBA3A4D0C}" srcOrd="0" destOrd="0" presId="urn:microsoft.com/office/officeart/2008/layout/HorizontalMultiLevelHierarchy"/>
    <dgm:cxn modelId="{63DEA9D7-8D01-47B8-8AF4-ACCC82C38BF2}" type="presOf" srcId="{AE5C5BBD-09BC-453F-BC9A-3CD604587ABA}" destId="{67971632-8454-4853-802F-0C498A5974DD}" srcOrd="0" destOrd="0" presId="urn:microsoft.com/office/officeart/2008/layout/HorizontalMultiLevelHierarchy"/>
    <dgm:cxn modelId="{3ED4D3D8-4EEF-4ECD-862B-F00DCDE9F3AB}" srcId="{B44B631C-1CA3-4AE9-922B-EF83329BB951}" destId="{CE965997-DE77-4B74-AAC5-777987F7B2E8}" srcOrd="1" destOrd="0" parTransId="{E679E1E3-C4D7-42D8-8311-8860A33D6B3F}" sibTransId="{E0B8CB3A-574F-4D4B-9804-447BA3E67CF0}"/>
    <dgm:cxn modelId="{61C608DD-E598-47D2-8008-A4EEAE00080E}" type="presOf" srcId="{7C20BB9F-8F8B-456A-806D-54606249913F}" destId="{E77D365B-274A-4683-9C36-E2F93F9E9EAD}" srcOrd="0" destOrd="0" presId="urn:microsoft.com/office/officeart/2008/layout/HorizontalMultiLevelHierarchy"/>
    <dgm:cxn modelId="{BF9813DD-0555-4E10-B474-8B23E53B14E4}" type="presOf" srcId="{CA6BF114-F242-4957-B84C-97B2AE440DE4}" destId="{73D793B7-876B-4D45-9893-B1BBD502EECB}" srcOrd="0" destOrd="0" presId="urn:microsoft.com/office/officeart/2008/layout/HorizontalMultiLevelHierarchy"/>
    <dgm:cxn modelId="{7DCAE6DD-2E98-4B17-B304-B7649A4918ED}" type="presOf" srcId="{BCC4BC63-E801-429F-BD44-4E114ECEA0F4}" destId="{32D25F02-B5D7-4C49-A6EA-34DAE9350B15}" srcOrd="1" destOrd="0" presId="urn:microsoft.com/office/officeart/2008/layout/HorizontalMultiLevelHierarchy"/>
    <dgm:cxn modelId="{DB9606E0-E1F0-4176-9C52-0A6F830F73E1}" type="presOf" srcId="{51784D81-2E3B-4FF3-84B3-038B506C17EC}" destId="{1BAE49A3-933E-4EA9-9A8D-965EDB8582C4}" srcOrd="1" destOrd="0" presId="urn:microsoft.com/office/officeart/2008/layout/HorizontalMultiLevelHierarchy"/>
    <dgm:cxn modelId="{218921E0-14C8-4916-941A-FBB53EA9EE8E}" type="presOf" srcId="{D7E0ECA0-4EBC-43F9-9795-8D5DD207AB53}" destId="{2A261864-308D-44A8-AD67-636BB2934C90}" srcOrd="0" destOrd="0" presId="urn:microsoft.com/office/officeart/2008/layout/HorizontalMultiLevelHierarchy"/>
    <dgm:cxn modelId="{ECA18CE1-A394-4C53-8A5F-40CA54F08388}" type="presOf" srcId="{1CFA13E8-9DD2-4164-ADA5-EDCB9DAF6912}" destId="{50484690-C09C-4458-9092-9C016AC3F72F}" srcOrd="0" destOrd="0" presId="urn:microsoft.com/office/officeart/2008/layout/HorizontalMultiLevelHierarchy"/>
    <dgm:cxn modelId="{1D22DCE1-A228-4891-93E3-0AA7275AF2BB}" srcId="{C98FC48E-3520-42AB-97CD-45F5D4C3FF5C}" destId="{BDC722B6-9730-4237-8DB7-C7568B5F240A}" srcOrd="2" destOrd="0" parTransId="{213A213A-2AD2-4844-B91D-AAD74D8360C3}" sibTransId="{83EB535A-6D66-4160-86C1-26AB7170C215}"/>
    <dgm:cxn modelId="{253C16E2-C619-40B3-B33A-9B0E5DF9D293}" type="presOf" srcId="{9BA79892-D08E-40A7-9637-EAEB0E28E254}" destId="{4E587475-B5BB-4456-B297-F3EE8C1CD048}" srcOrd="0" destOrd="0" presId="urn:microsoft.com/office/officeart/2008/layout/HorizontalMultiLevelHierarchy"/>
    <dgm:cxn modelId="{123974E2-CDF2-427A-AA7A-9C00F876D784}" type="presOf" srcId="{3B5FB44A-BACC-4376-B5A1-7737B8565031}" destId="{0B8CA969-5C2A-4F8F-A590-812754813324}" srcOrd="1" destOrd="0" presId="urn:microsoft.com/office/officeart/2008/layout/HorizontalMultiLevelHierarchy"/>
    <dgm:cxn modelId="{6D6E4CE4-71A6-4987-8CF1-ED95FDD352E9}" srcId="{E6CD7960-8A03-4351-8F27-5CF452B9760C}" destId="{ADE5AF2D-65A8-49B8-90EB-95A27C7DA201}" srcOrd="0" destOrd="0" parTransId="{F7CDC0A9-6D47-4A15-BE41-DEC22CC2C849}" sibTransId="{DDB81DDC-1DDF-4591-9189-41265B9F5673}"/>
    <dgm:cxn modelId="{A792C2E6-67D6-4860-9311-3B4A63D6F72A}" srcId="{45228ACC-4C28-47CE-86E4-2FEE08AD7CBE}" destId="{0436BAD3-D09D-4673-8727-CC584AEB8381}" srcOrd="1" destOrd="0" parTransId="{388D219C-840F-4BF3-A921-8C414191C6A9}" sibTransId="{014043D7-B5D9-4171-A25F-FAE644CB0149}"/>
    <dgm:cxn modelId="{D9CF69E9-D4EC-44AC-A471-52837EFFCA18}" srcId="{BA7771B3-7CC6-4031-A038-30D21AF34F76}" destId="{EDEEFD8B-B292-412C-96C8-8BC97E40AC43}" srcOrd="1" destOrd="0" parTransId="{51784D81-2E3B-4FF3-84B3-038B506C17EC}" sibTransId="{A1696D62-9814-4921-9069-ABB878C66194}"/>
    <dgm:cxn modelId="{4569DFE9-D70F-4B38-AD10-E472218680B2}" type="presOf" srcId="{3B5FB44A-BACC-4376-B5A1-7737B8565031}" destId="{C82AB015-B107-4215-9B2C-372CDEFA4683}" srcOrd="0" destOrd="0" presId="urn:microsoft.com/office/officeart/2008/layout/HorizontalMultiLevelHierarchy"/>
    <dgm:cxn modelId="{4CB2AEEB-4543-4653-B3B4-E70A5AC85544}" type="presOf" srcId="{BA7771B3-7CC6-4031-A038-30D21AF34F76}" destId="{C5101B43-70F2-42FF-8BD8-20BB2A4A9515}" srcOrd="0" destOrd="0" presId="urn:microsoft.com/office/officeart/2008/layout/HorizontalMultiLevelHierarchy"/>
    <dgm:cxn modelId="{C8953EEC-3952-40D0-B82E-A9FE7CC5186D}" type="presOf" srcId="{D545A10E-3609-4D05-84F8-CAE133C987BD}" destId="{ECBC4D48-230B-4EDF-A717-31D8F7B49F43}" srcOrd="1" destOrd="0" presId="urn:microsoft.com/office/officeart/2008/layout/HorizontalMultiLevelHierarchy"/>
    <dgm:cxn modelId="{23A5A6EC-5A21-4864-BB93-2BB206CDAFE2}" type="presOf" srcId="{97EEC490-0E5D-467B-BD01-8687ADF7B3D5}" destId="{411AA09C-7DC7-416C-85B0-A42338244F7C}" srcOrd="0" destOrd="0" presId="urn:microsoft.com/office/officeart/2008/layout/HorizontalMultiLevelHierarchy"/>
    <dgm:cxn modelId="{9EFFB3EC-0AC3-4C6B-AE1F-E7D409AD9F5A}" srcId="{0398E927-A0E5-4D6D-928E-90EF85242942}" destId="{487E751B-C7DB-467E-BF6B-E2C6D4A45BE8}" srcOrd="2" destOrd="0" parTransId="{929E6864-7CC4-4CEC-8692-3CDEB9F238C2}" sibTransId="{3B915647-3672-467A-AC9D-81A994EDF75B}"/>
    <dgm:cxn modelId="{C69119EF-33C2-4720-85C9-15D22FC490AB}" type="presOf" srcId="{9143913E-4EC2-461E-B85D-39946AC79D34}" destId="{848E4E7B-A58B-41CF-A7E9-732772E37C59}" srcOrd="0" destOrd="0" presId="urn:microsoft.com/office/officeart/2008/layout/HorizontalMultiLevelHierarchy"/>
    <dgm:cxn modelId="{BE1789F0-6891-4809-B05E-C7A3E8876B6D}" type="presOf" srcId="{98083CB0-CC18-4AEC-B330-732D1B1BAF2F}" destId="{A46038E3-AD5C-488F-BC7A-C0D54F33C5A5}" srcOrd="1" destOrd="0" presId="urn:microsoft.com/office/officeart/2008/layout/HorizontalMultiLevelHierarchy"/>
    <dgm:cxn modelId="{7A83FBF2-2479-4E54-A3BE-9D27F4F3FF0A}" type="presOf" srcId="{A4C06A59-0AA7-4024-BAD9-92399F343F10}" destId="{66BF08BE-EEC4-4D89-ACA9-F66FC710C6BF}" srcOrd="0" destOrd="0" presId="urn:microsoft.com/office/officeart/2008/layout/HorizontalMultiLevelHierarchy"/>
    <dgm:cxn modelId="{1D4D06F4-45E9-43D0-821C-B4AD7C99272C}" srcId="{AE5C5BBD-09BC-453F-BC9A-3CD604587ABA}" destId="{70E2886E-54C9-4834-9B77-31F4860CCF9B}" srcOrd="0" destOrd="0" parTransId="{0488DF54-F3F9-45C1-8C69-A07293C77A41}" sibTransId="{C62594F6-0755-4554-AA56-8740C597674C}"/>
    <dgm:cxn modelId="{D3B46FF4-3F59-4C4D-A249-57297064E2DB}" type="presOf" srcId="{1366DD92-BA8D-4A18-A9F5-E752CC722E56}" destId="{28CF9243-5678-49E8-92F6-6390CDFB0B6E}" srcOrd="0" destOrd="0" presId="urn:microsoft.com/office/officeart/2008/layout/HorizontalMultiLevelHierarchy"/>
    <dgm:cxn modelId="{91C70AF5-24BA-48C3-8BEB-C2B93E70C4B6}" type="presOf" srcId="{D4751306-2F85-4C21-B35D-397293E55229}" destId="{332C6C88-8194-4950-8703-621A1B82E259}" srcOrd="0" destOrd="0" presId="urn:microsoft.com/office/officeart/2008/layout/HorizontalMultiLevelHierarchy"/>
    <dgm:cxn modelId="{447F1EF6-0D5F-4240-AD88-3C82BC6B7287}" type="presOf" srcId="{2C61AFFD-05F5-4BCA-9AB9-24D3009C7DC6}" destId="{6D30317A-A660-4389-BF9D-55EF29ABA884}" srcOrd="0" destOrd="0" presId="urn:microsoft.com/office/officeart/2008/layout/HorizontalMultiLevelHierarchy"/>
    <dgm:cxn modelId="{D04257F6-714D-4925-85BC-B747AAA92E37}" type="presOf" srcId="{97EEC490-0E5D-467B-BD01-8687ADF7B3D5}" destId="{28A3FE26-FACD-4461-BAC0-BFFDDCCA3A42}" srcOrd="1" destOrd="0" presId="urn:microsoft.com/office/officeart/2008/layout/HorizontalMultiLevelHierarchy"/>
    <dgm:cxn modelId="{E5FBD8F8-8371-41C2-9A6D-910C6E4D6475}" type="presOf" srcId="{228582E3-9390-4577-97AF-52AF91EA879A}" destId="{7A14DFC7-D6C9-402D-85B1-684082B7BB19}" srcOrd="0" destOrd="0" presId="urn:microsoft.com/office/officeart/2008/layout/HorizontalMultiLevelHierarchy"/>
    <dgm:cxn modelId="{F79FBBFA-3783-4D31-807F-857B0888F0FC}" type="presOf" srcId="{C4F88A3E-E2D4-41B0-B026-A66A8D3C206D}" destId="{7212DFE0-C1EC-4342-84BE-AC3EA1FCFBBE}" srcOrd="0" destOrd="0" presId="urn:microsoft.com/office/officeart/2008/layout/HorizontalMultiLevelHierarchy"/>
    <dgm:cxn modelId="{035CCEFA-E568-4133-B09E-43BE0D3B5D42}" type="presOf" srcId="{E679E1E3-C4D7-42D8-8311-8860A33D6B3F}" destId="{060AACF6-6195-46D4-8987-C15352877B05}" srcOrd="0" destOrd="0" presId="urn:microsoft.com/office/officeart/2008/layout/HorizontalMultiLevelHierarchy"/>
    <dgm:cxn modelId="{5BBEBCFB-2003-43B3-BDF8-F7F65FEE0CDB}" type="presOf" srcId="{D9CA920C-E927-4924-B1ED-C8E16020E04E}" destId="{C282D493-D482-42A3-BCC4-C4B932E1FBCB}" srcOrd="0" destOrd="0" presId="urn:microsoft.com/office/officeart/2008/layout/HorizontalMultiLevelHierarchy"/>
    <dgm:cxn modelId="{D5E7C0FD-F82D-4387-81A7-C08B1D435F7B}" type="presOf" srcId="{8176ADEF-7397-4A8D-AF4D-779B35FA3495}" destId="{D70E413E-4B4A-4CBD-A123-C07266CE409E}" srcOrd="0" destOrd="0" presId="urn:microsoft.com/office/officeart/2008/layout/HorizontalMultiLevelHierarchy"/>
    <dgm:cxn modelId="{057A0BFF-63D4-4E70-864F-8798590F5E10}" srcId="{AE5C5BBD-09BC-453F-BC9A-3CD604587ABA}" destId="{5488A770-1D99-403A-A1BD-2798817D1BE2}" srcOrd="9" destOrd="0" parTransId="{C0FDC2C8-CA0A-4301-B141-D13FFA5EB963}" sibTransId="{669586DE-2A7C-4EA4-B386-376117794AA2}"/>
    <dgm:cxn modelId="{EEEE31F5-225D-4887-9387-97461FA51E7C}" type="presParOf" srcId="{ACC84C57-0E8A-41D3-9045-4F2CEC59043C}" destId="{BC05935C-8464-47A4-9836-7A737726C3DE}" srcOrd="0" destOrd="0" presId="urn:microsoft.com/office/officeart/2008/layout/HorizontalMultiLevelHierarchy"/>
    <dgm:cxn modelId="{03F01DB9-9B60-4E8D-8BC9-0D7C435C7BAA}" type="presParOf" srcId="{BC05935C-8464-47A4-9836-7A737726C3DE}" destId="{DA5EFC13-46C9-4DDE-84F5-0E146743EFA8}" srcOrd="0" destOrd="0" presId="urn:microsoft.com/office/officeart/2008/layout/HorizontalMultiLevelHierarchy"/>
    <dgm:cxn modelId="{76084ABD-4CC8-4157-8FC7-93D0615D219E}" type="presParOf" srcId="{BC05935C-8464-47A4-9836-7A737726C3DE}" destId="{0573465A-0752-4404-BE8D-5A7ADE7C78F4}" srcOrd="1" destOrd="0" presId="urn:microsoft.com/office/officeart/2008/layout/HorizontalMultiLevelHierarchy"/>
    <dgm:cxn modelId="{5840566C-4DB4-4AAC-9FF0-31F0D1910D42}" type="presParOf" srcId="{0573465A-0752-4404-BE8D-5A7ADE7C78F4}" destId="{84F249CF-C690-4FF6-9168-73F95C1D65CF}" srcOrd="0" destOrd="0" presId="urn:microsoft.com/office/officeart/2008/layout/HorizontalMultiLevelHierarchy"/>
    <dgm:cxn modelId="{5923DC31-38DA-4BDF-8BB4-11AE9A438A49}" type="presParOf" srcId="{84F249CF-C690-4FF6-9168-73F95C1D65CF}" destId="{4E5ED82C-7FF8-4CA7-9D6C-F125660286D1}" srcOrd="0" destOrd="0" presId="urn:microsoft.com/office/officeart/2008/layout/HorizontalMultiLevelHierarchy"/>
    <dgm:cxn modelId="{2ACAA547-FD4F-41B2-84D9-8356566D9009}" type="presParOf" srcId="{0573465A-0752-4404-BE8D-5A7ADE7C78F4}" destId="{286755FF-4DC3-49BD-990C-214E3297D2EB}" srcOrd="1" destOrd="0" presId="urn:microsoft.com/office/officeart/2008/layout/HorizontalMultiLevelHierarchy"/>
    <dgm:cxn modelId="{8E1733B7-4CEE-41E0-A08A-84723194F64C}" type="presParOf" srcId="{286755FF-4DC3-49BD-990C-214E3297D2EB}" destId="{01E99D6C-97F9-432C-B839-0E3CE09D6361}" srcOrd="0" destOrd="0" presId="urn:microsoft.com/office/officeart/2008/layout/HorizontalMultiLevelHierarchy"/>
    <dgm:cxn modelId="{B91FBE00-468B-47D3-8F3A-EFDEE1EEA811}" type="presParOf" srcId="{286755FF-4DC3-49BD-990C-214E3297D2EB}" destId="{63ACCB40-5DB5-45CB-AF68-C7AF1762FAA7}" srcOrd="1" destOrd="0" presId="urn:microsoft.com/office/officeart/2008/layout/HorizontalMultiLevelHierarchy"/>
    <dgm:cxn modelId="{9DE43659-AC77-441F-BC4C-9ECD05F3CF96}" type="presParOf" srcId="{63ACCB40-5DB5-45CB-AF68-C7AF1762FAA7}" destId="{193238E6-A81C-4A94-820B-CA684DF0352F}" srcOrd="0" destOrd="0" presId="urn:microsoft.com/office/officeart/2008/layout/HorizontalMultiLevelHierarchy"/>
    <dgm:cxn modelId="{37AFCBF9-44D1-475F-BADF-82931A978E13}" type="presParOf" srcId="{193238E6-A81C-4A94-820B-CA684DF0352F}" destId="{55C646F7-0EB6-41D4-ADF8-F221E0BDC2BF}" srcOrd="0" destOrd="0" presId="urn:microsoft.com/office/officeart/2008/layout/HorizontalMultiLevelHierarchy"/>
    <dgm:cxn modelId="{E07A74FE-1E28-4587-B3E5-FC464C1A0F03}" type="presParOf" srcId="{63ACCB40-5DB5-45CB-AF68-C7AF1762FAA7}" destId="{50058638-765F-45B1-B369-A13204C097A8}" srcOrd="1" destOrd="0" presId="urn:microsoft.com/office/officeart/2008/layout/HorizontalMultiLevelHierarchy"/>
    <dgm:cxn modelId="{ACC0D61D-F555-42ED-B30F-11B38CAC5428}" type="presParOf" srcId="{50058638-765F-45B1-B369-A13204C097A8}" destId="{AAFCCD2B-2FD1-4858-9E3D-2E8FD1FBDC78}" srcOrd="0" destOrd="0" presId="urn:microsoft.com/office/officeart/2008/layout/HorizontalMultiLevelHierarchy"/>
    <dgm:cxn modelId="{DA4D41D6-C364-40B5-85C8-8457FC8A8A9B}" type="presParOf" srcId="{50058638-765F-45B1-B369-A13204C097A8}" destId="{D2E07D64-D43A-4456-91ED-1280259FB5FF}" srcOrd="1" destOrd="0" presId="urn:microsoft.com/office/officeart/2008/layout/HorizontalMultiLevelHierarchy"/>
    <dgm:cxn modelId="{5A4A521A-2B1E-431E-9F6D-30F53EBDF2F8}" type="presParOf" srcId="{D2E07D64-D43A-4456-91ED-1280259FB5FF}" destId="{B4D67A73-7D27-4D01-9F4D-79D693124F1C}" srcOrd="0" destOrd="0" presId="urn:microsoft.com/office/officeart/2008/layout/HorizontalMultiLevelHierarchy"/>
    <dgm:cxn modelId="{5DD4074D-5A9A-4105-8AE4-3B19F19A8A14}" type="presParOf" srcId="{B4D67A73-7D27-4D01-9F4D-79D693124F1C}" destId="{FA5B0836-DDB3-401A-BA3F-8DF2D21B9A61}" srcOrd="0" destOrd="0" presId="urn:microsoft.com/office/officeart/2008/layout/HorizontalMultiLevelHierarchy"/>
    <dgm:cxn modelId="{36A46235-C962-4145-9B36-E8A511E2D0DF}" type="presParOf" srcId="{D2E07D64-D43A-4456-91ED-1280259FB5FF}" destId="{7C586962-5D87-4657-9F27-5EE53AE8F658}" srcOrd="1" destOrd="0" presId="urn:microsoft.com/office/officeart/2008/layout/HorizontalMultiLevelHierarchy"/>
    <dgm:cxn modelId="{609FB421-E9C2-4195-A311-6A047846758A}" type="presParOf" srcId="{7C586962-5D87-4657-9F27-5EE53AE8F658}" destId="{697B8FF7-F075-4AC0-BA80-70198261056B}" srcOrd="0" destOrd="0" presId="urn:microsoft.com/office/officeart/2008/layout/HorizontalMultiLevelHierarchy"/>
    <dgm:cxn modelId="{E87E79DF-54E4-4F84-B1D4-7C44ED8B7A76}" type="presParOf" srcId="{7C586962-5D87-4657-9F27-5EE53AE8F658}" destId="{BA844E8D-3145-4DC9-9DC8-7526C76279F9}" srcOrd="1" destOrd="0" presId="urn:microsoft.com/office/officeart/2008/layout/HorizontalMultiLevelHierarchy"/>
    <dgm:cxn modelId="{5D1EAFDE-C205-4E84-AD03-BF55B1D5033C}" type="presParOf" srcId="{D2E07D64-D43A-4456-91ED-1280259FB5FF}" destId="{060AACF6-6195-46D4-8987-C15352877B05}" srcOrd="2" destOrd="0" presId="urn:microsoft.com/office/officeart/2008/layout/HorizontalMultiLevelHierarchy"/>
    <dgm:cxn modelId="{49EC49B3-ADA4-4415-97F6-0DCF1CBC999F}" type="presParOf" srcId="{060AACF6-6195-46D4-8987-C15352877B05}" destId="{86F6A5A7-45CF-4B82-8B48-D4DE31D3FBA0}" srcOrd="0" destOrd="0" presId="urn:microsoft.com/office/officeart/2008/layout/HorizontalMultiLevelHierarchy"/>
    <dgm:cxn modelId="{F20C5D43-3511-4E5B-9A59-00049C1BD056}" type="presParOf" srcId="{D2E07D64-D43A-4456-91ED-1280259FB5FF}" destId="{027FF024-2478-40D5-AA1A-8001E6D4D58A}" srcOrd="3" destOrd="0" presId="urn:microsoft.com/office/officeart/2008/layout/HorizontalMultiLevelHierarchy"/>
    <dgm:cxn modelId="{599A6017-13DE-4771-BB2B-A999ED124D57}" type="presParOf" srcId="{027FF024-2478-40D5-AA1A-8001E6D4D58A}" destId="{818245F3-AAF8-4135-936C-E2F6F871B77F}" srcOrd="0" destOrd="0" presId="urn:microsoft.com/office/officeart/2008/layout/HorizontalMultiLevelHierarchy"/>
    <dgm:cxn modelId="{0A57B7DC-E7B2-4C18-92D4-FAF1C1FDC250}" type="presParOf" srcId="{027FF024-2478-40D5-AA1A-8001E6D4D58A}" destId="{7F190840-66B8-4DD2-BA2D-D9C705FAAB33}" srcOrd="1" destOrd="0" presId="urn:microsoft.com/office/officeart/2008/layout/HorizontalMultiLevelHierarchy"/>
    <dgm:cxn modelId="{713F7034-48B1-4229-A072-9AF1B8FC8B1D}" type="presParOf" srcId="{63ACCB40-5DB5-45CB-AF68-C7AF1762FAA7}" destId="{C11E1031-E5CC-4D9B-A748-8F8DE7371D2D}" srcOrd="2" destOrd="0" presId="urn:microsoft.com/office/officeart/2008/layout/HorizontalMultiLevelHierarchy"/>
    <dgm:cxn modelId="{A7C9864A-6B39-46ED-BC17-38C4D63BF6FC}" type="presParOf" srcId="{C11E1031-E5CC-4D9B-A748-8F8DE7371D2D}" destId="{21C50E41-42B1-4852-808F-3063E50E8FEF}" srcOrd="0" destOrd="0" presId="urn:microsoft.com/office/officeart/2008/layout/HorizontalMultiLevelHierarchy"/>
    <dgm:cxn modelId="{49790AB4-BC79-42D2-AC1E-907A264F0680}" type="presParOf" srcId="{63ACCB40-5DB5-45CB-AF68-C7AF1762FAA7}" destId="{7909282B-8F4E-4D9D-BEE7-AD87ECBD7FA9}" srcOrd="3" destOrd="0" presId="urn:microsoft.com/office/officeart/2008/layout/HorizontalMultiLevelHierarchy"/>
    <dgm:cxn modelId="{0AE7E9C7-9323-4E26-ADCA-1BA25E15D919}" type="presParOf" srcId="{7909282B-8F4E-4D9D-BEE7-AD87ECBD7FA9}" destId="{276B95EB-A6CF-421B-B9F5-B3250753B550}" srcOrd="0" destOrd="0" presId="urn:microsoft.com/office/officeart/2008/layout/HorizontalMultiLevelHierarchy"/>
    <dgm:cxn modelId="{0745B43F-6AE9-4ECE-B2B7-C63BF2F82A9C}" type="presParOf" srcId="{7909282B-8F4E-4D9D-BEE7-AD87ECBD7FA9}" destId="{BC8C771C-6742-4DBC-81D5-2BAA81E6AB37}" srcOrd="1" destOrd="0" presId="urn:microsoft.com/office/officeart/2008/layout/HorizontalMultiLevelHierarchy"/>
    <dgm:cxn modelId="{601B0922-F408-4819-97C0-7255BB6D58ED}" type="presParOf" srcId="{63ACCB40-5DB5-45CB-AF68-C7AF1762FAA7}" destId="{3B606665-9F0F-4188-82B5-9297D33A33CB}" srcOrd="4" destOrd="0" presId="urn:microsoft.com/office/officeart/2008/layout/HorizontalMultiLevelHierarchy"/>
    <dgm:cxn modelId="{7318232D-B45C-4249-B13D-3D4980BEE099}" type="presParOf" srcId="{3B606665-9F0F-4188-82B5-9297D33A33CB}" destId="{BF12B5FB-1F9F-49C9-8AD5-0065DE5A2E37}" srcOrd="0" destOrd="0" presId="urn:microsoft.com/office/officeart/2008/layout/HorizontalMultiLevelHierarchy"/>
    <dgm:cxn modelId="{3268CE1C-6DB9-490B-BF3A-0690E404DDF1}" type="presParOf" srcId="{63ACCB40-5DB5-45CB-AF68-C7AF1762FAA7}" destId="{05D19EC4-E009-4AF9-953D-4F822255C785}" srcOrd="5" destOrd="0" presId="urn:microsoft.com/office/officeart/2008/layout/HorizontalMultiLevelHierarchy"/>
    <dgm:cxn modelId="{6449261D-AC2B-4293-87F7-B2D0CD93545C}" type="presParOf" srcId="{05D19EC4-E009-4AF9-953D-4F822255C785}" destId="{67971632-8454-4853-802F-0C498A5974DD}" srcOrd="0" destOrd="0" presId="urn:microsoft.com/office/officeart/2008/layout/HorizontalMultiLevelHierarchy"/>
    <dgm:cxn modelId="{D0ED04C4-94FA-487F-B0F2-6C3B4C4148BD}" type="presParOf" srcId="{05D19EC4-E009-4AF9-953D-4F822255C785}" destId="{D4B3E210-45E5-4BFA-AA14-1F3E0DAACAA7}" srcOrd="1" destOrd="0" presId="urn:microsoft.com/office/officeart/2008/layout/HorizontalMultiLevelHierarchy"/>
    <dgm:cxn modelId="{3911DE13-C531-4B6F-A8B4-3AEFA26CCE90}" type="presParOf" srcId="{D4B3E210-45E5-4BFA-AA14-1F3E0DAACAA7}" destId="{5C841B07-0B0D-4377-B63F-E9F916F5DACD}" srcOrd="0" destOrd="0" presId="urn:microsoft.com/office/officeart/2008/layout/HorizontalMultiLevelHierarchy"/>
    <dgm:cxn modelId="{629F1C30-5062-4BA7-925B-78B7287EE92F}" type="presParOf" srcId="{5C841B07-0B0D-4377-B63F-E9F916F5DACD}" destId="{FFE04AB6-1985-428A-8754-BBED5443E1AD}" srcOrd="0" destOrd="0" presId="urn:microsoft.com/office/officeart/2008/layout/HorizontalMultiLevelHierarchy"/>
    <dgm:cxn modelId="{93F24E0C-1B50-4E31-B302-EFC7F7CD322C}" type="presParOf" srcId="{D4B3E210-45E5-4BFA-AA14-1F3E0DAACAA7}" destId="{99E63B76-3062-4315-9192-426ED1291418}" srcOrd="1" destOrd="0" presId="urn:microsoft.com/office/officeart/2008/layout/HorizontalMultiLevelHierarchy"/>
    <dgm:cxn modelId="{AA55B587-7DA7-48EE-AA32-49E82668A839}" type="presParOf" srcId="{99E63B76-3062-4315-9192-426ED1291418}" destId="{B7540253-1A50-4DDA-9286-BA14B762613E}" srcOrd="0" destOrd="0" presId="urn:microsoft.com/office/officeart/2008/layout/HorizontalMultiLevelHierarchy"/>
    <dgm:cxn modelId="{266E84F1-B477-4298-B686-9E0B95049FFA}" type="presParOf" srcId="{99E63B76-3062-4315-9192-426ED1291418}" destId="{C5C02441-D34D-42E6-9D36-A93E4495BBB8}" srcOrd="1" destOrd="0" presId="urn:microsoft.com/office/officeart/2008/layout/HorizontalMultiLevelHierarchy"/>
    <dgm:cxn modelId="{138FDC94-FE97-4E6E-899F-31643CDE554F}" type="presParOf" srcId="{C5C02441-D34D-42E6-9D36-A93E4495BBB8}" destId="{DCDF81D9-B377-4DC2-8C0B-C6CBC16A8155}" srcOrd="0" destOrd="0" presId="urn:microsoft.com/office/officeart/2008/layout/HorizontalMultiLevelHierarchy"/>
    <dgm:cxn modelId="{7543122F-BFA1-451C-8030-7F5CFD0F8775}" type="presParOf" srcId="{DCDF81D9-B377-4DC2-8C0B-C6CBC16A8155}" destId="{F5656976-FC4B-426A-AC5C-31F919E62F40}" srcOrd="0" destOrd="0" presId="urn:microsoft.com/office/officeart/2008/layout/HorizontalMultiLevelHierarchy"/>
    <dgm:cxn modelId="{13426ECF-4D49-427B-A5AE-1EBDE3EC89B5}" type="presParOf" srcId="{C5C02441-D34D-42E6-9D36-A93E4495BBB8}" destId="{98C73627-F143-406C-8A57-080DC498FFC6}" srcOrd="1" destOrd="0" presId="urn:microsoft.com/office/officeart/2008/layout/HorizontalMultiLevelHierarchy"/>
    <dgm:cxn modelId="{0ED60301-0A72-4BC3-B25D-33891EBFE877}" type="presParOf" srcId="{98C73627-F143-406C-8A57-080DC498FFC6}" destId="{1206BE9C-C183-4B70-B93F-A2AFB5CFC894}" srcOrd="0" destOrd="0" presId="urn:microsoft.com/office/officeart/2008/layout/HorizontalMultiLevelHierarchy"/>
    <dgm:cxn modelId="{01D874CC-51C6-42EA-96EF-BC473A2ABE17}" type="presParOf" srcId="{98C73627-F143-406C-8A57-080DC498FFC6}" destId="{5913F99F-36AD-4C8E-84F9-702B24551E04}" srcOrd="1" destOrd="0" presId="urn:microsoft.com/office/officeart/2008/layout/HorizontalMultiLevelHierarchy"/>
    <dgm:cxn modelId="{758F073F-0C45-45F8-9F42-1204F457DC77}" type="presParOf" srcId="{D4B3E210-45E5-4BFA-AA14-1F3E0DAACAA7}" destId="{F644C92C-1C28-48F8-B6B7-84F947DFC9AA}" srcOrd="2" destOrd="0" presId="urn:microsoft.com/office/officeart/2008/layout/HorizontalMultiLevelHierarchy"/>
    <dgm:cxn modelId="{99A85FC4-0975-4882-A143-9D1CDB5EF1B0}" type="presParOf" srcId="{F644C92C-1C28-48F8-B6B7-84F947DFC9AA}" destId="{5CE6CF97-988A-467E-977B-876E86A05238}" srcOrd="0" destOrd="0" presId="urn:microsoft.com/office/officeart/2008/layout/HorizontalMultiLevelHierarchy"/>
    <dgm:cxn modelId="{3A4C4D9C-B010-4131-A090-7859771B6A90}" type="presParOf" srcId="{D4B3E210-45E5-4BFA-AA14-1F3E0DAACAA7}" destId="{AE122240-939C-4B1D-850C-FE07C8BFD722}" srcOrd="3" destOrd="0" presId="urn:microsoft.com/office/officeart/2008/layout/HorizontalMultiLevelHierarchy"/>
    <dgm:cxn modelId="{286C16EA-6B0C-48C9-A5A8-AE3624BB7F80}" type="presParOf" srcId="{AE122240-939C-4B1D-850C-FE07C8BFD722}" destId="{8D2434A7-61B7-4F26-A7DD-1D2687137C54}" srcOrd="0" destOrd="0" presId="urn:microsoft.com/office/officeart/2008/layout/HorizontalMultiLevelHierarchy"/>
    <dgm:cxn modelId="{957F6CA2-C609-41A2-B5BB-67364B4866AF}" type="presParOf" srcId="{AE122240-939C-4B1D-850C-FE07C8BFD722}" destId="{56C2F453-53FA-43FF-BEE1-98352EC7E4AA}" srcOrd="1" destOrd="0" presId="urn:microsoft.com/office/officeart/2008/layout/HorizontalMultiLevelHierarchy"/>
    <dgm:cxn modelId="{FBD5CA03-0FB3-46B5-A354-48E9F955DC7F}" type="presParOf" srcId="{56C2F453-53FA-43FF-BEE1-98352EC7E4AA}" destId="{332C6C88-8194-4950-8703-621A1B82E259}" srcOrd="0" destOrd="0" presId="urn:microsoft.com/office/officeart/2008/layout/HorizontalMultiLevelHierarchy"/>
    <dgm:cxn modelId="{1B069277-54BF-45EB-B802-FE8F5784AD12}" type="presParOf" srcId="{332C6C88-8194-4950-8703-621A1B82E259}" destId="{CB5A6FB3-37DE-4802-A40E-8D321BF75F5D}" srcOrd="0" destOrd="0" presId="urn:microsoft.com/office/officeart/2008/layout/HorizontalMultiLevelHierarchy"/>
    <dgm:cxn modelId="{0377C324-7008-4435-821E-9CC212076271}" type="presParOf" srcId="{56C2F453-53FA-43FF-BEE1-98352EC7E4AA}" destId="{7CCD3113-5605-43AA-8BEA-72EE4000B017}" srcOrd="1" destOrd="0" presId="urn:microsoft.com/office/officeart/2008/layout/HorizontalMultiLevelHierarchy"/>
    <dgm:cxn modelId="{F4EE1AD9-6A13-4147-B290-3B06CD62076F}" type="presParOf" srcId="{7CCD3113-5605-43AA-8BEA-72EE4000B017}" destId="{2414C3D6-EB20-4E64-9645-07A5890FEE4E}" srcOrd="0" destOrd="0" presId="urn:microsoft.com/office/officeart/2008/layout/HorizontalMultiLevelHierarchy"/>
    <dgm:cxn modelId="{750AC376-F1BE-4835-BE5C-1B9AEA8728FB}" type="presParOf" srcId="{7CCD3113-5605-43AA-8BEA-72EE4000B017}" destId="{7EEC3B1A-F91F-436D-9315-9C7D250AEC4B}" srcOrd="1" destOrd="0" presId="urn:microsoft.com/office/officeart/2008/layout/HorizontalMultiLevelHierarchy"/>
    <dgm:cxn modelId="{B0AB204C-235A-4935-97CD-AA7795FF0054}" type="presParOf" srcId="{D4B3E210-45E5-4BFA-AA14-1F3E0DAACAA7}" destId="{C9B5CF3C-797A-4C42-AD72-880799EEC2A1}" srcOrd="4" destOrd="0" presId="urn:microsoft.com/office/officeart/2008/layout/HorizontalMultiLevelHierarchy"/>
    <dgm:cxn modelId="{2060DFF9-A327-4A4B-9A04-079A4AEABE22}" type="presParOf" srcId="{C9B5CF3C-797A-4C42-AD72-880799EEC2A1}" destId="{A5A40945-F859-4138-AC59-B2DB48C1F6C2}" srcOrd="0" destOrd="0" presId="urn:microsoft.com/office/officeart/2008/layout/HorizontalMultiLevelHierarchy"/>
    <dgm:cxn modelId="{C1B786F0-5A96-4DEF-B97A-B0B30604CC90}" type="presParOf" srcId="{D4B3E210-45E5-4BFA-AA14-1F3E0DAACAA7}" destId="{C4306DC0-150C-4682-98D3-4023BFEE0218}" srcOrd="5" destOrd="0" presId="urn:microsoft.com/office/officeart/2008/layout/HorizontalMultiLevelHierarchy"/>
    <dgm:cxn modelId="{790AD4CB-7E5C-4EB7-A9AD-47888EA7E5F1}" type="presParOf" srcId="{C4306DC0-150C-4682-98D3-4023BFEE0218}" destId="{B7E4D0A9-497C-4752-8CE7-20C822B1B5F1}" srcOrd="0" destOrd="0" presId="urn:microsoft.com/office/officeart/2008/layout/HorizontalMultiLevelHierarchy"/>
    <dgm:cxn modelId="{16E7E24E-9647-46BB-A74B-C82F4C3D233E}" type="presParOf" srcId="{C4306DC0-150C-4682-98D3-4023BFEE0218}" destId="{0219B3F5-93D3-4296-B7CE-80E99516F15E}" srcOrd="1" destOrd="0" presId="urn:microsoft.com/office/officeart/2008/layout/HorizontalMultiLevelHierarchy"/>
    <dgm:cxn modelId="{8E1F2823-F019-4232-BEAD-93092A1D294D}" type="presParOf" srcId="{0219B3F5-93D3-4296-B7CE-80E99516F15E}" destId="{12127878-8316-4AB4-927F-1DA1B9A37261}" srcOrd="0" destOrd="0" presId="urn:microsoft.com/office/officeart/2008/layout/HorizontalMultiLevelHierarchy"/>
    <dgm:cxn modelId="{381C92DC-0033-4C07-9D0E-603F84D78B45}" type="presParOf" srcId="{12127878-8316-4AB4-927F-1DA1B9A37261}" destId="{6ED8322E-CD07-40E8-84C3-17CA5B570D89}" srcOrd="0" destOrd="0" presId="urn:microsoft.com/office/officeart/2008/layout/HorizontalMultiLevelHierarchy"/>
    <dgm:cxn modelId="{F0DF7616-457F-42DB-9287-BCD486B5737D}" type="presParOf" srcId="{0219B3F5-93D3-4296-B7CE-80E99516F15E}" destId="{8A58DA74-2AAF-4D61-94F6-DFD5D542249C}" srcOrd="1" destOrd="0" presId="urn:microsoft.com/office/officeart/2008/layout/HorizontalMultiLevelHierarchy"/>
    <dgm:cxn modelId="{57D5BEC9-D2BA-4576-BB48-CE0E25DAD275}" type="presParOf" srcId="{8A58DA74-2AAF-4D61-94F6-DFD5D542249C}" destId="{1526ADE5-123A-4D99-B539-F69BE45FFE5F}" srcOrd="0" destOrd="0" presId="urn:microsoft.com/office/officeart/2008/layout/HorizontalMultiLevelHierarchy"/>
    <dgm:cxn modelId="{8AC625D5-598F-4D2F-815E-A8DF5191D150}" type="presParOf" srcId="{8A58DA74-2AAF-4D61-94F6-DFD5D542249C}" destId="{9A197952-8DA6-4603-B736-5162F58C51E9}" srcOrd="1" destOrd="0" presId="urn:microsoft.com/office/officeart/2008/layout/HorizontalMultiLevelHierarchy"/>
    <dgm:cxn modelId="{9F99E580-3A7E-4E63-AF4B-84DC1C7DAD23}" type="presParOf" srcId="{0219B3F5-93D3-4296-B7CE-80E99516F15E}" destId="{73D793B7-876B-4D45-9893-B1BBD502EECB}" srcOrd="2" destOrd="0" presId="urn:microsoft.com/office/officeart/2008/layout/HorizontalMultiLevelHierarchy"/>
    <dgm:cxn modelId="{233B3AD9-AAD6-4F4F-A7A7-7215E79CF4D1}" type="presParOf" srcId="{73D793B7-876B-4D45-9893-B1BBD502EECB}" destId="{E3259B0F-95A8-4B35-A403-CF0A5D188422}" srcOrd="0" destOrd="0" presId="urn:microsoft.com/office/officeart/2008/layout/HorizontalMultiLevelHierarchy"/>
    <dgm:cxn modelId="{228C8BD0-D2F1-46CE-B194-08B2E7FDA826}" type="presParOf" srcId="{0219B3F5-93D3-4296-B7CE-80E99516F15E}" destId="{CDA76DAD-797F-407F-ADD7-D14958477E24}" srcOrd="3" destOrd="0" presId="urn:microsoft.com/office/officeart/2008/layout/HorizontalMultiLevelHierarchy"/>
    <dgm:cxn modelId="{9249DBF3-A9A8-4F19-906A-427B8360C5C0}" type="presParOf" srcId="{CDA76DAD-797F-407F-ADD7-D14958477E24}" destId="{667D1908-EB6F-48D3-863F-5A01564ECE86}" srcOrd="0" destOrd="0" presId="urn:microsoft.com/office/officeart/2008/layout/HorizontalMultiLevelHierarchy"/>
    <dgm:cxn modelId="{F4BE9ADB-E8EE-4C98-8C61-E0E789E34C17}" type="presParOf" srcId="{CDA76DAD-797F-407F-ADD7-D14958477E24}" destId="{DA5616D8-9F47-4F64-A114-6B41E454071F}" srcOrd="1" destOrd="0" presId="urn:microsoft.com/office/officeart/2008/layout/HorizontalMultiLevelHierarchy"/>
    <dgm:cxn modelId="{9C0F5DB7-77AD-4051-8574-F5CF867F6659}" type="presParOf" srcId="{0219B3F5-93D3-4296-B7CE-80E99516F15E}" destId="{D3DE0D31-5AC0-4166-8F0A-1B73E0116941}" srcOrd="4" destOrd="0" presId="urn:microsoft.com/office/officeart/2008/layout/HorizontalMultiLevelHierarchy"/>
    <dgm:cxn modelId="{480E3980-1795-4342-9807-786A2A5F91E8}" type="presParOf" srcId="{D3DE0D31-5AC0-4166-8F0A-1B73E0116941}" destId="{594AB3E9-28F5-44DF-912F-9C7CEB3DD036}" srcOrd="0" destOrd="0" presId="urn:microsoft.com/office/officeart/2008/layout/HorizontalMultiLevelHierarchy"/>
    <dgm:cxn modelId="{806E729B-434F-4EF0-858A-33E01EDA90A1}" type="presParOf" srcId="{0219B3F5-93D3-4296-B7CE-80E99516F15E}" destId="{270D1F13-4C20-4CAB-AF3E-763161B1D710}" srcOrd="5" destOrd="0" presId="urn:microsoft.com/office/officeart/2008/layout/HorizontalMultiLevelHierarchy"/>
    <dgm:cxn modelId="{7C8E4477-F44E-4F0B-8083-F64D5554297E}" type="presParOf" srcId="{270D1F13-4C20-4CAB-AF3E-763161B1D710}" destId="{89B47D0E-0F0F-4AED-86F3-966962D0FDC3}" srcOrd="0" destOrd="0" presId="urn:microsoft.com/office/officeart/2008/layout/HorizontalMultiLevelHierarchy"/>
    <dgm:cxn modelId="{AD5A154C-0D1E-4BD3-8CDA-B5E8363BAA39}" type="presParOf" srcId="{270D1F13-4C20-4CAB-AF3E-763161B1D710}" destId="{C8B31928-3BE3-4653-812E-CA9F721A1903}" srcOrd="1" destOrd="0" presId="urn:microsoft.com/office/officeart/2008/layout/HorizontalMultiLevelHierarchy"/>
    <dgm:cxn modelId="{55A43B4D-6E41-43AA-8053-54744F7F4441}" type="presParOf" srcId="{D4B3E210-45E5-4BFA-AA14-1F3E0DAACAA7}" destId="{A9A159BA-E5DD-422A-B801-A42677DBFE07}" srcOrd="6" destOrd="0" presId="urn:microsoft.com/office/officeart/2008/layout/HorizontalMultiLevelHierarchy"/>
    <dgm:cxn modelId="{AEFCCA1B-7711-442E-BAA3-4AEF03797F0F}" type="presParOf" srcId="{A9A159BA-E5DD-422A-B801-A42677DBFE07}" destId="{AFF9ED8C-9C0E-422D-BA63-09F02775A233}" srcOrd="0" destOrd="0" presId="urn:microsoft.com/office/officeart/2008/layout/HorizontalMultiLevelHierarchy"/>
    <dgm:cxn modelId="{1840FED8-CB4C-40EE-8D12-FB0CC69A6C5B}" type="presParOf" srcId="{D4B3E210-45E5-4BFA-AA14-1F3E0DAACAA7}" destId="{7AEC4207-A4DC-4044-B2EB-98851B00AB7E}" srcOrd="7" destOrd="0" presId="urn:microsoft.com/office/officeart/2008/layout/HorizontalMultiLevelHierarchy"/>
    <dgm:cxn modelId="{C20EE8AC-ECF1-4C9F-9448-28A638AD4C0F}" type="presParOf" srcId="{7AEC4207-A4DC-4044-B2EB-98851B00AB7E}" destId="{EF04DD90-90B8-435A-8C44-A38BD796BFDC}" srcOrd="0" destOrd="0" presId="urn:microsoft.com/office/officeart/2008/layout/HorizontalMultiLevelHierarchy"/>
    <dgm:cxn modelId="{48E257CA-FF55-4DE6-8A3E-6AD1C295180D}" type="presParOf" srcId="{7AEC4207-A4DC-4044-B2EB-98851B00AB7E}" destId="{72253670-E0EB-4F1B-802F-E0AC4BB93C05}" srcOrd="1" destOrd="0" presId="urn:microsoft.com/office/officeart/2008/layout/HorizontalMultiLevelHierarchy"/>
    <dgm:cxn modelId="{4654A577-E39D-4CC0-A112-325F553D9C7E}" type="presParOf" srcId="{72253670-E0EB-4F1B-802F-E0AC4BB93C05}" destId="{DCA38BF3-53B8-4218-B679-AA637E908E82}" srcOrd="0" destOrd="0" presId="urn:microsoft.com/office/officeart/2008/layout/HorizontalMultiLevelHierarchy"/>
    <dgm:cxn modelId="{7292606E-E8F4-4008-94BE-CB4766BDA3A6}" type="presParOf" srcId="{DCA38BF3-53B8-4218-B679-AA637E908E82}" destId="{DC199912-19D8-4C11-B010-2036C705193C}" srcOrd="0" destOrd="0" presId="urn:microsoft.com/office/officeart/2008/layout/HorizontalMultiLevelHierarchy"/>
    <dgm:cxn modelId="{A4411534-D694-4276-9B09-9A3AD3403E0E}" type="presParOf" srcId="{72253670-E0EB-4F1B-802F-E0AC4BB93C05}" destId="{68DBC0B4-4F29-4D4F-AED8-D94DD7404BD7}" srcOrd="1" destOrd="0" presId="urn:microsoft.com/office/officeart/2008/layout/HorizontalMultiLevelHierarchy"/>
    <dgm:cxn modelId="{7BB816B2-F10D-49E9-AD04-B37557DE44E8}" type="presParOf" srcId="{68DBC0B4-4F29-4D4F-AED8-D94DD7404BD7}" destId="{848E4E7B-A58B-41CF-A7E9-732772E37C59}" srcOrd="0" destOrd="0" presId="urn:microsoft.com/office/officeart/2008/layout/HorizontalMultiLevelHierarchy"/>
    <dgm:cxn modelId="{773BA628-7AC1-4D98-9E5A-AA276FC767F4}" type="presParOf" srcId="{68DBC0B4-4F29-4D4F-AED8-D94DD7404BD7}" destId="{91B50C3F-5EAA-4F4B-8A60-FA1E1BC3EF57}" srcOrd="1" destOrd="0" presId="urn:microsoft.com/office/officeart/2008/layout/HorizontalMultiLevelHierarchy"/>
    <dgm:cxn modelId="{A17103CD-2A4C-4987-AD0C-D7D5F5530146}" type="presParOf" srcId="{72253670-E0EB-4F1B-802F-E0AC4BB93C05}" destId="{12FB82A4-7518-4042-ADED-A23374FD912E}" srcOrd="2" destOrd="0" presId="urn:microsoft.com/office/officeart/2008/layout/HorizontalMultiLevelHierarchy"/>
    <dgm:cxn modelId="{9CA88881-359D-4051-A715-DCE42F350682}" type="presParOf" srcId="{12FB82A4-7518-4042-ADED-A23374FD912E}" destId="{5D697B6B-82E1-4070-8B88-9630C0BE889B}" srcOrd="0" destOrd="0" presId="urn:microsoft.com/office/officeart/2008/layout/HorizontalMultiLevelHierarchy"/>
    <dgm:cxn modelId="{138E8244-C3EE-4BDE-95ED-BC48A78AFA2D}" type="presParOf" srcId="{72253670-E0EB-4F1B-802F-E0AC4BB93C05}" destId="{7FD0EDF1-61BD-4ED7-AC2E-19A18AED1F31}" srcOrd="3" destOrd="0" presId="urn:microsoft.com/office/officeart/2008/layout/HorizontalMultiLevelHierarchy"/>
    <dgm:cxn modelId="{08944F9E-11A1-45E2-BE23-10732E19FB5C}" type="presParOf" srcId="{7FD0EDF1-61BD-4ED7-AC2E-19A18AED1F31}" destId="{D4FDB4BC-22EA-41E6-8FCA-34A6D45344E5}" srcOrd="0" destOrd="0" presId="urn:microsoft.com/office/officeart/2008/layout/HorizontalMultiLevelHierarchy"/>
    <dgm:cxn modelId="{33CD8A25-244F-435A-939E-2BA5EE09F499}" type="presParOf" srcId="{7FD0EDF1-61BD-4ED7-AC2E-19A18AED1F31}" destId="{69FAB979-16A8-4A34-AD11-E3EF76AAD51F}" srcOrd="1" destOrd="0" presId="urn:microsoft.com/office/officeart/2008/layout/HorizontalMultiLevelHierarchy"/>
    <dgm:cxn modelId="{30959A1F-7485-4EDF-9CAE-40D823B8BFE4}" type="presParOf" srcId="{D4B3E210-45E5-4BFA-AA14-1F3E0DAACAA7}" destId="{C498E3D5-08CA-4453-98A0-96AB0D72C15A}" srcOrd="8" destOrd="0" presId="urn:microsoft.com/office/officeart/2008/layout/HorizontalMultiLevelHierarchy"/>
    <dgm:cxn modelId="{6608EA15-D718-48CD-A213-0BA220DAFA3A}" type="presParOf" srcId="{C498E3D5-08CA-4453-98A0-96AB0D72C15A}" destId="{E07854CD-4243-4CEE-8671-B5F9CC48961E}" srcOrd="0" destOrd="0" presId="urn:microsoft.com/office/officeart/2008/layout/HorizontalMultiLevelHierarchy"/>
    <dgm:cxn modelId="{FA88C7A9-EA5C-43CB-870F-E56EF20BAC5B}" type="presParOf" srcId="{D4B3E210-45E5-4BFA-AA14-1F3E0DAACAA7}" destId="{6108ACC4-30FE-458F-B701-86C08A8C2380}" srcOrd="9" destOrd="0" presId="urn:microsoft.com/office/officeart/2008/layout/HorizontalMultiLevelHierarchy"/>
    <dgm:cxn modelId="{5AB3E467-27D9-427A-A306-26FD55FD6E1E}" type="presParOf" srcId="{6108ACC4-30FE-458F-B701-86C08A8C2380}" destId="{51E55747-6ED4-465B-8DE6-FE82B8E4EFA0}" srcOrd="0" destOrd="0" presId="urn:microsoft.com/office/officeart/2008/layout/HorizontalMultiLevelHierarchy"/>
    <dgm:cxn modelId="{EAADEEAC-EE10-4994-9422-FFA6B6E40C46}" type="presParOf" srcId="{6108ACC4-30FE-458F-B701-86C08A8C2380}" destId="{870CFA02-FB91-4AC3-AEBD-C4829AB2B894}" srcOrd="1" destOrd="0" presId="urn:microsoft.com/office/officeart/2008/layout/HorizontalMultiLevelHierarchy"/>
    <dgm:cxn modelId="{103ED743-2857-4556-82AC-1F2F21CF031A}" type="presParOf" srcId="{870CFA02-FB91-4AC3-AEBD-C4829AB2B894}" destId="{58968043-7A35-4B64-9F5A-162067A60965}" srcOrd="0" destOrd="0" presId="urn:microsoft.com/office/officeart/2008/layout/HorizontalMultiLevelHierarchy"/>
    <dgm:cxn modelId="{F7F5D6A6-84C9-477B-AB3E-D3834EE52F52}" type="presParOf" srcId="{58968043-7A35-4B64-9F5A-162067A60965}" destId="{2E16484E-2B4F-40FE-90E8-B7D50B8AEC62}" srcOrd="0" destOrd="0" presId="urn:microsoft.com/office/officeart/2008/layout/HorizontalMultiLevelHierarchy"/>
    <dgm:cxn modelId="{003E43FF-E87D-4EAD-BACE-67909C661D55}" type="presParOf" srcId="{870CFA02-FB91-4AC3-AEBD-C4829AB2B894}" destId="{CA0D2C1A-CB80-4B97-8082-62C10F65C96C}" srcOrd="1" destOrd="0" presId="urn:microsoft.com/office/officeart/2008/layout/HorizontalMultiLevelHierarchy"/>
    <dgm:cxn modelId="{1B4BF4CE-FE69-4930-82D4-C94020E56CEE}" type="presParOf" srcId="{CA0D2C1A-CB80-4B97-8082-62C10F65C96C}" destId="{EB09903F-CF30-4572-B185-65B0D11ED102}" srcOrd="0" destOrd="0" presId="urn:microsoft.com/office/officeart/2008/layout/HorizontalMultiLevelHierarchy"/>
    <dgm:cxn modelId="{64366974-D8CA-409C-8540-F73E1A275E4D}" type="presParOf" srcId="{CA0D2C1A-CB80-4B97-8082-62C10F65C96C}" destId="{9B94FE4E-A046-4A10-9258-FACB80FD3D1D}" srcOrd="1" destOrd="0" presId="urn:microsoft.com/office/officeart/2008/layout/HorizontalMultiLevelHierarchy"/>
    <dgm:cxn modelId="{008219C2-5475-4694-96A3-ED2AAE033D5E}" type="presParOf" srcId="{D4B3E210-45E5-4BFA-AA14-1F3E0DAACAA7}" destId="{18F3F606-2FD3-4ED2-9604-1EED6F1CCA4C}" srcOrd="10" destOrd="0" presId="urn:microsoft.com/office/officeart/2008/layout/HorizontalMultiLevelHierarchy"/>
    <dgm:cxn modelId="{58933F09-9869-4A71-A35D-AB67912E997F}" type="presParOf" srcId="{18F3F606-2FD3-4ED2-9604-1EED6F1CCA4C}" destId="{B6A3430C-3223-4844-B8F6-3B92EE724853}" srcOrd="0" destOrd="0" presId="urn:microsoft.com/office/officeart/2008/layout/HorizontalMultiLevelHierarchy"/>
    <dgm:cxn modelId="{C5AFC321-5F29-4FE1-A36C-ED4641CD92B9}" type="presParOf" srcId="{D4B3E210-45E5-4BFA-AA14-1F3E0DAACAA7}" destId="{41FF2C34-4F20-459E-BFC4-8A2C113E3F64}" srcOrd="11" destOrd="0" presId="urn:microsoft.com/office/officeart/2008/layout/HorizontalMultiLevelHierarchy"/>
    <dgm:cxn modelId="{B38C8667-147B-4921-AC19-5AB3702B4AC2}" type="presParOf" srcId="{41FF2C34-4F20-459E-BFC4-8A2C113E3F64}" destId="{E62FF2BC-2173-4252-B20B-D5AD108BFFEE}" srcOrd="0" destOrd="0" presId="urn:microsoft.com/office/officeart/2008/layout/HorizontalMultiLevelHierarchy"/>
    <dgm:cxn modelId="{8C68F684-185D-445D-9F5C-ED610E535DAE}" type="presParOf" srcId="{41FF2C34-4F20-459E-BFC4-8A2C113E3F64}" destId="{92B23DFA-0537-41C8-BC29-7999699227E5}" srcOrd="1" destOrd="0" presId="urn:microsoft.com/office/officeart/2008/layout/HorizontalMultiLevelHierarchy"/>
    <dgm:cxn modelId="{11AF753D-F4F6-4168-854C-0B9580AC9A10}" type="presParOf" srcId="{92B23DFA-0537-41C8-BC29-7999699227E5}" destId="{B7D135A4-60D2-4A01-9478-617558A31820}" srcOrd="0" destOrd="0" presId="urn:microsoft.com/office/officeart/2008/layout/HorizontalMultiLevelHierarchy"/>
    <dgm:cxn modelId="{23E28B4D-6811-4B79-8DC5-54335A72A3CF}" type="presParOf" srcId="{B7D135A4-60D2-4A01-9478-617558A31820}" destId="{500FC7AD-0E83-4638-B4C7-B3D1125D967C}" srcOrd="0" destOrd="0" presId="urn:microsoft.com/office/officeart/2008/layout/HorizontalMultiLevelHierarchy"/>
    <dgm:cxn modelId="{A383BA57-8BA9-4225-9306-935696E2A600}" type="presParOf" srcId="{92B23DFA-0537-41C8-BC29-7999699227E5}" destId="{384CCEB7-D9E2-4F42-84B6-4C63BE43F70C}" srcOrd="1" destOrd="0" presId="urn:microsoft.com/office/officeart/2008/layout/HorizontalMultiLevelHierarchy"/>
    <dgm:cxn modelId="{100F26D3-F9B8-4DF5-8BFB-19B18BF95F01}" type="presParOf" srcId="{384CCEB7-D9E2-4F42-84B6-4C63BE43F70C}" destId="{3796F159-51C0-436F-BFBF-D396E4FD4B89}" srcOrd="0" destOrd="0" presId="urn:microsoft.com/office/officeart/2008/layout/HorizontalMultiLevelHierarchy"/>
    <dgm:cxn modelId="{46FE9EED-F561-444D-A06D-2D231F2D7DB5}" type="presParOf" srcId="{384CCEB7-D9E2-4F42-84B6-4C63BE43F70C}" destId="{91FE594B-B371-486A-88F2-2BFF1021D56A}" srcOrd="1" destOrd="0" presId="urn:microsoft.com/office/officeart/2008/layout/HorizontalMultiLevelHierarchy"/>
    <dgm:cxn modelId="{36FEE6AA-CA7D-4755-9BE1-A08B0DA536F9}" type="presParOf" srcId="{D4B3E210-45E5-4BFA-AA14-1F3E0DAACAA7}" destId="{014E7C24-00CC-4773-97E2-E10446855B30}" srcOrd="12" destOrd="0" presId="urn:microsoft.com/office/officeart/2008/layout/HorizontalMultiLevelHierarchy"/>
    <dgm:cxn modelId="{553FA7C2-83DB-41F3-9EFC-87B92CFD5A17}" type="presParOf" srcId="{014E7C24-00CC-4773-97E2-E10446855B30}" destId="{C6DD1267-30A2-4ACE-AF88-7BAF3F67A9E6}" srcOrd="0" destOrd="0" presId="urn:microsoft.com/office/officeart/2008/layout/HorizontalMultiLevelHierarchy"/>
    <dgm:cxn modelId="{C478D110-0C7F-4FA3-8F70-514F62C97CDA}" type="presParOf" srcId="{D4B3E210-45E5-4BFA-AA14-1F3E0DAACAA7}" destId="{BF01EEBD-B77E-40ED-AF0B-8734283C3709}" srcOrd="13" destOrd="0" presId="urn:microsoft.com/office/officeart/2008/layout/HorizontalMultiLevelHierarchy"/>
    <dgm:cxn modelId="{5E36E18A-6E2D-4931-8189-95A68AB13FFC}" type="presParOf" srcId="{BF01EEBD-B77E-40ED-AF0B-8734283C3709}" destId="{D92F7957-F7E1-43E8-88AB-D68553E19707}" srcOrd="0" destOrd="0" presId="urn:microsoft.com/office/officeart/2008/layout/HorizontalMultiLevelHierarchy"/>
    <dgm:cxn modelId="{21A8A46C-9F32-4F8D-91C7-C383466ED6EA}" type="presParOf" srcId="{BF01EEBD-B77E-40ED-AF0B-8734283C3709}" destId="{261F2D8B-7F0A-48CB-9608-AC8BB1DDB550}" srcOrd="1" destOrd="0" presId="urn:microsoft.com/office/officeart/2008/layout/HorizontalMultiLevelHierarchy"/>
    <dgm:cxn modelId="{049B93FD-1619-43BB-9180-75FA585A6CCC}" type="presParOf" srcId="{261F2D8B-7F0A-48CB-9608-AC8BB1DDB550}" destId="{E77D365B-274A-4683-9C36-E2F93F9E9EAD}" srcOrd="0" destOrd="0" presId="urn:microsoft.com/office/officeart/2008/layout/HorizontalMultiLevelHierarchy"/>
    <dgm:cxn modelId="{B86D711B-D1AA-45D4-938A-668B01846ED1}" type="presParOf" srcId="{E77D365B-274A-4683-9C36-E2F93F9E9EAD}" destId="{82990A36-35D2-4418-B7DC-0CD8E4825D88}" srcOrd="0" destOrd="0" presId="urn:microsoft.com/office/officeart/2008/layout/HorizontalMultiLevelHierarchy"/>
    <dgm:cxn modelId="{D0F6C762-F657-4CF6-B82D-52DB97BCC70D}" type="presParOf" srcId="{261F2D8B-7F0A-48CB-9608-AC8BB1DDB550}" destId="{29A92AC8-1801-4539-9E9F-36F933E20AEC}" srcOrd="1" destOrd="0" presId="urn:microsoft.com/office/officeart/2008/layout/HorizontalMultiLevelHierarchy"/>
    <dgm:cxn modelId="{61AE4F48-CB9A-4C1D-B970-9DBBC66A0DED}" type="presParOf" srcId="{29A92AC8-1801-4539-9E9F-36F933E20AEC}" destId="{C282D493-D482-42A3-BCC4-C4B932E1FBCB}" srcOrd="0" destOrd="0" presId="urn:microsoft.com/office/officeart/2008/layout/HorizontalMultiLevelHierarchy"/>
    <dgm:cxn modelId="{A5007D0C-8D2D-4D3C-A36D-C46EE60E1042}" type="presParOf" srcId="{29A92AC8-1801-4539-9E9F-36F933E20AEC}" destId="{1477E1B4-BFC7-49AE-BEA1-D7EF2C2B690B}" srcOrd="1" destOrd="0" presId="urn:microsoft.com/office/officeart/2008/layout/HorizontalMultiLevelHierarchy"/>
    <dgm:cxn modelId="{6A26E919-55BF-4A6B-B426-8EC8F7FD5B5D}" type="presParOf" srcId="{D4B3E210-45E5-4BFA-AA14-1F3E0DAACAA7}" destId="{C82AB015-B107-4215-9B2C-372CDEFA4683}" srcOrd="14" destOrd="0" presId="urn:microsoft.com/office/officeart/2008/layout/HorizontalMultiLevelHierarchy"/>
    <dgm:cxn modelId="{285702AF-D118-4893-9CA5-AF5E01132365}" type="presParOf" srcId="{C82AB015-B107-4215-9B2C-372CDEFA4683}" destId="{0B8CA969-5C2A-4F8F-A590-812754813324}" srcOrd="0" destOrd="0" presId="urn:microsoft.com/office/officeart/2008/layout/HorizontalMultiLevelHierarchy"/>
    <dgm:cxn modelId="{CCC81E5D-5266-4441-9BB9-C5036519F42F}" type="presParOf" srcId="{D4B3E210-45E5-4BFA-AA14-1F3E0DAACAA7}" destId="{96A221A0-19EC-42A0-878F-058320F7232F}" srcOrd="15" destOrd="0" presId="urn:microsoft.com/office/officeart/2008/layout/HorizontalMultiLevelHierarchy"/>
    <dgm:cxn modelId="{D7A3BF0B-4DCB-4B35-A603-7EA0D130DD0A}" type="presParOf" srcId="{96A221A0-19EC-42A0-878F-058320F7232F}" destId="{66BF08BE-EEC4-4D89-ACA9-F66FC710C6BF}" srcOrd="0" destOrd="0" presId="urn:microsoft.com/office/officeart/2008/layout/HorizontalMultiLevelHierarchy"/>
    <dgm:cxn modelId="{C336A52C-C02F-4B86-BA04-669DFAAB71A7}" type="presParOf" srcId="{96A221A0-19EC-42A0-878F-058320F7232F}" destId="{A6659A49-B30C-4713-83FA-9987027426A3}" srcOrd="1" destOrd="0" presId="urn:microsoft.com/office/officeart/2008/layout/HorizontalMultiLevelHierarchy"/>
    <dgm:cxn modelId="{014725B2-73C2-41C4-824D-01493F4678FC}" type="presParOf" srcId="{A6659A49-B30C-4713-83FA-9987027426A3}" destId="{EBD50AFF-CF10-4B21-B8FE-3BA2E1D050EC}" srcOrd="0" destOrd="0" presId="urn:microsoft.com/office/officeart/2008/layout/HorizontalMultiLevelHierarchy"/>
    <dgm:cxn modelId="{B1CB0B86-5928-4024-84AD-04C9363E0DB6}" type="presParOf" srcId="{EBD50AFF-CF10-4B21-B8FE-3BA2E1D050EC}" destId="{3B4F5584-DB73-45CD-BF57-89A78F70B90F}" srcOrd="0" destOrd="0" presId="urn:microsoft.com/office/officeart/2008/layout/HorizontalMultiLevelHierarchy"/>
    <dgm:cxn modelId="{0DA82DB0-8B63-4A24-8A28-EA5B5F9AC238}" type="presParOf" srcId="{A6659A49-B30C-4713-83FA-9987027426A3}" destId="{76F118BE-0518-44A7-9EBD-55EBED62AF89}" srcOrd="1" destOrd="0" presId="urn:microsoft.com/office/officeart/2008/layout/HorizontalMultiLevelHierarchy"/>
    <dgm:cxn modelId="{3BBA0BB7-1A71-466C-9A57-D61928903D49}" type="presParOf" srcId="{76F118BE-0518-44A7-9EBD-55EBED62AF89}" destId="{AF5E230B-7F78-48BE-8F7E-3EF0AF35C331}" srcOrd="0" destOrd="0" presId="urn:microsoft.com/office/officeart/2008/layout/HorizontalMultiLevelHierarchy"/>
    <dgm:cxn modelId="{DEE4632C-2053-4122-870F-A59C0BAB1A93}" type="presParOf" srcId="{76F118BE-0518-44A7-9EBD-55EBED62AF89}" destId="{25C7F639-B098-4D70-ABE6-B066A111A0A1}" srcOrd="1" destOrd="0" presId="urn:microsoft.com/office/officeart/2008/layout/HorizontalMultiLevelHierarchy"/>
    <dgm:cxn modelId="{FC48E9C8-DFF2-4C4C-86E8-DC5D8054F812}" type="presParOf" srcId="{A6659A49-B30C-4713-83FA-9987027426A3}" destId="{58FE02BB-8435-4038-8670-2DEC069F01C5}" srcOrd="2" destOrd="0" presId="urn:microsoft.com/office/officeart/2008/layout/HorizontalMultiLevelHierarchy"/>
    <dgm:cxn modelId="{CB56A393-46B2-4E91-841B-77116FFCC296}" type="presParOf" srcId="{58FE02BB-8435-4038-8670-2DEC069F01C5}" destId="{18462401-1265-4CA5-8748-CBF597B77795}" srcOrd="0" destOrd="0" presId="urn:microsoft.com/office/officeart/2008/layout/HorizontalMultiLevelHierarchy"/>
    <dgm:cxn modelId="{92026012-3866-4F4B-B8A0-3F019C168ACB}" type="presParOf" srcId="{A6659A49-B30C-4713-83FA-9987027426A3}" destId="{CFC501CB-43F8-4A12-B914-E2C3AE5E1633}" srcOrd="3" destOrd="0" presId="urn:microsoft.com/office/officeart/2008/layout/HorizontalMultiLevelHierarchy"/>
    <dgm:cxn modelId="{85206FB5-C254-42F8-9845-9B7C317F8AC7}" type="presParOf" srcId="{CFC501CB-43F8-4A12-B914-E2C3AE5E1633}" destId="{7212DFE0-C1EC-4342-84BE-AC3EA1FCFBBE}" srcOrd="0" destOrd="0" presId="urn:microsoft.com/office/officeart/2008/layout/HorizontalMultiLevelHierarchy"/>
    <dgm:cxn modelId="{EE3163A4-9A5C-4056-9A27-3443E5D8EDA0}" type="presParOf" srcId="{CFC501CB-43F8-4A12-B914-E2C3AE5E1633}" destId="{5D1F3006-11CF-45CB-A4D4-17DB8CEE56F5}" srcOrd="1" destOrd="0" presId="urn:microsoft.com/office/officeart/2008/layout/HorizontalMultiLevelHierarchy"/>
    <dgm:cxn modelId="{A91D8D79-2971-48FA-8A1A-C5E8B40F1BC4}" type="presParOf" srcId="{A6659A49-B30C-4713-83FA-9987027426A3}" destId="{DEBFF63D-5EF1-430D-A379-40A142E02CA1}" srcOrd="4" destOrd="0" presId="urn:microsoft.com/office/officeart/2008/layout/HorizontalMultiLevelHierarchy"/>
    <dgm:cxn modelId="{626BCCE3-BF41-4A30-B044-DA8707E21A6D}" type="presParOf" srcId="{DEBFF63D-5EF1-430D-A379-40A142E02CA1}" destId="{A34BBCBD-9965-4FCF-A50D-B260C29955BE}" srcOrd="0" destOrd="0" presId="urn:microsoft.com/office/officeart/2008/layout/HorizontalMultiLevelHierarchy"/>
    <dgm:cxn modelId="{AE95D86A-321F-4967-98C1-2B8AF39365A5}" type="presParOf" srcId="{A6659A49-B30C-4713-83FA-9987027426A3}" destId="{0C4390CB-C3E6-4916-87A6-9A5C59C55C11}" srcOrd="5" destOrd="0" presId="urn:microsoft.com/office/officeart/2008/layout/HorizontalMultiLevelHierarchy"/>
    <dgm:cxn modelId="{DC3DDDEF-46B3-4DC1-984B-459FAFC5D60F}" type="presParOf" srcId="{0C4390CB-C3E6-4916-87A6-9A5C59C55C11}" destId="{86BBDB16-6F44-477F-B641-C55D0A2E3D61}" srcOrd="0" destOrd="0" presId="urn:microsoft.com/office/officeart/2008/layout/HorizontalMultiLevelHierarchy"/>
    <dgm:cxn modelId="{8F792CBC-56D5-47E1-A38E-CF7E5B6B4CB3}" type="presParOf" srcId="{0C4390CB-C3E6-4916-87A6-9A5C59C55C11}" destId="{27301428-6ED3-40F9-87AF-93F35AA319A8}" srcOrd="1" destOrd="0" presId="urn:microsoft.com/office/officeart/2008/layout/HorizontalMultiLevelHierarchy"/>
    <dgm:cxn modelId="{503E9F1A-319E-4667-BE2D-5107ED1ABA6B}" type="presParOf" srcId="{A6659A49-B30C-4713-83FA-9987027426A3}" destId="{00AE26AE-3711-454F-A9EA-FF4BD0AA5CE5}" srcOrd="6" destOrd="0" presId="urn:microsoft.com/office/officeart/2008/layout/HorizontalMultiLevelHierarchy"/>
    <dgm:cxn modelId="{1EE23758-DB85-4AB2-967C-DE18E7A16C2E}" type="presParOf" srcId="{00AE26AE-3711-454F-A9EA-FF4BD0AA5CE5}" destId="{32D25F02-B5D7-4C49-A6EA-34DAE9350B15}" srcOrd="0" destOrd="0" presId="urn:microsoft.com/office/officeart/2008/layout/HorizontalMultiLevelHierarchy"/>
    <dgm:cxn modelId="{F8F69668-B4B8-45FA-B29F-9BBA84090FEF}" type="presParOf" srcId="{A6659A49-B30C-4713-83FA-9987027426A3}" destId="{2144BEBD-BBB1-49FE-97C6-A9143416119A}" srcOrd="7" destOrd="0" presId="urn:microsoft.com/office/officeart/2008/layout/HorizontalMultiLevelHierarchy"/>
    <dgm:cxn modelId="{5602B806-5BB7-42F4-A4C0-394568012CBB}" type="presParOf" srcId="{2144BEBD-BBB1-49FE-97C6-A9143416119A}" destId="{379B253B-34DF-4D77-A8E1-D18A26614CF8}" srcOrd="0" destOrd="0" presId="urn:microsoft.com/office/officeart/2008/layout/HorizontalMultiLevelHierarchy"/>
    <dgm:cxn modelId="{05139ABA-4E8C-4C73-884C-3EDD03C5EA45}" type="presParOf" srcId="{2144BEBD-BBB1-49FE-97C6-A9143416119A}" destId="{D4113329-B794-470E-95CD-28A3BCC767F7}" srcOrd="1" destOrd="0" presId="urn:microsoft.com/office/officeart/2008/layout/HorizontalMultiLevelHierarchy"/>
    <dgm:cxn modelId="{EE6589F2-7288-46EC-A9CE-A2DD45F4CDBB}" type="presParOf" srcId="{D4B3E210-45E5-4BFA-AA14-1F3E0DAACAA7}" destId="{687B0DAF-78A4-4798-9708-64E9DC39A44F}" srcOrd="16" destOrd="0" presId="urn:microsoft.com/office/officeart/2008/layout/HorizontalMultiLevelHierarchy"/>
    <dgm:cxn modelId="{3360800A-5757-47C5-BA08-53177686648A}" type="presParOf" srcId="{687B0DAF-78A4-4798-9708-64E9DC39A44F}" destId="{27074CC8-F6F0-411F-B7A1-8F4854A314D5}" srcOrd="0" destOrd="0" presId="urn:microsoft.com/office/officeart/2008/layout/HorizontalMultiLevelHierarchy"/>
    <dgm:cxn modelId="{502F34B0-9CD3-47DB-BB85-0BAD72CAFAA9}" type="presParOf" srcId="{D4B3E210-45E5-4BFA-AA14-1F3E0DAACAA7}" destId="{0C80467B-C8B7-4DF4-BBD4-0736C2D1440B}" srcOrd="17" destOrd="0" presId="urn:microsoft.com/office/officeart/2008/layout/HorizontalMultiLevelHierarchy"/>
    <dgm:cxn modelId="{08E2E59A-47D2-47ED-B339-A8F089B25CF0}" type="presParOf" srcId="{0C80467B-C8B7-4DF4-BBD4-0736C2D1440B}" destId="{21305207-237F-4197-8315-1BD73B863078}" srcOrd="0" destOrd="0" presId="urn:microsoft.com/office/officeart/2008/layout/HorizontalMultiLevelHierarchy"/>
    <dgm:cxn modelId="{405DD760-58EC-40E0-A0A0-DFA09903F952}" type="presParOf" srcId="{0C80467B-C8B7-4DF4-BBD4-0736C2D1440B}" destId="{3A84D1D5-2E91-4953-BBF9-012214F841CC}" srcOrd="1" destOrd="0" presId="urn:microsoft.com/office/officeart/2008/layout/HorizontalMultiLevelHierarchy"/>
    <dgm:cxn modelId="{84F97CA1-ED38-4118-B869-E8F8D22D720F}" type="presParOf" srcId="{3A84D1D5-2E91-4953-BBF9-012214F841CC}" destId="{D7E0346C-949D-4C43-B30D-0B70AD51CDF2}" srcOrd="0" destOrd="0" presId="urn:microsoft.com/office/officeart/2008/layout/HorizontalMultiLevelHierarchy"/>
    <dgm:cxn modelId="{925E9902-BDEC-4659-8255-944AFFFD3CA9}" type="presParOf" srcId="{D7E0346C-949D-4C43-B30D-0B70AD51CDF2}" destId="{5CDAA118-9980-450B-A9E4-CC06597B0113}" srcOrd="0" destOrd="0" presId="urn:microsoft.com/office/officeart/2008/layout/HorizontalMultiLevelHierarchy"/>
    <dgm:cxn modelId="{5D64B05C-799B-4E92-81CF-B4FC9D321594}" type="presParOf" srcId="{3A84D1D5-2E91-4953-BBF9-012214F841CC}" destId="{2DB36433-14D9-40E0-AF38-66C9473D74F4}" srcOrd="1" destOrd="0" presId="urn:microsoft.com/office/officeart/2008/layout/HorizontalMultiLevelHierarchy"/>
    <dgm:cxn modelId="{09D4EBB2-941C-4952-9E6C-C48166921816}" type="presParOf" srcId="{2DB36433-14D9-40E0-AF38-66C9473D74F4}" destId="{C8947191-D175-47FF-B162-6F2B2A99A96F}" srcOrd="0" destOrd="0" presId="urn:microsoft.com/office/officeart/2008/layout/HorizontalMultiLevelHierarchy"/>
    <dgm:cxn modelId="{D21824E9-3E73-4B7B-97C1-C28A1DBC8670}" type="presParOf" srcId="{2DB36433-14D9-40E0-AF38-66C9473D74F4}" destId="{F76204E3-DF43-4226-B3AC-F90124098E46}" srcOrd="1" destOrd="0" presId="urn:microsoft.com/office/officeart/2008/layout/HorizontalMultiLevelHierarchy"/>
    <dgm:cxn modelId="{887D64C7-24C0-4C05-81BE-EDF0BFD3BB49}" type="presParOf" srcId="{3A84D1D5-2E91-4953-BBF9-012214F841CC}" destId="{63DACDCD-54F6-475F-9844-E35EBA3A4D0C}" srcOrd="2" destOrd="0" presId="urn:microsoft.com/office/officeart/2008/layout/HorizontalMultiLevelHierarchy"/>
    <dgm:cxn modelId="{1E5F3E7E-5991-4375-8689-AB0CD09A15BF}" type="presParOf" srcId="{63DACDCD-54F6-475F-9844-E35EBA3A4D0C}" destId="{EE325756-2F4F-47B9-96D2-38F60096305B}" srcOrd="0" destOrd="0" presId="urn:microsoft.com/office/officeart/2008/layout/HorizontalMultiLevelHierarchy"/>
    <dgm:cxn modelId="{7306079D-A57E-493B-B666-632462FBCF8E}" type="presParOf" srcId="{3A84D1D5-2E91-4953-BBF9-012214F841CC}" destId="{723A6CCD-158F-4CC7-A134-F15E1714372B}" srcOrd="3" destOrd="0" presId="urn:microsoft.com/office/officeart/2008/layout/HorizontalMultiLevelHierarchy"/>
    <dgm:cxn modelId="{310C57DA-972A-4ADF-9277-E4427AE3161C}" type="presParOf" srcId="{723A6CCD-158F-4CC7-A134-F15E1714372B}" destId="{70783127-6FF6-4A5A-A70A-D6F275F99E55}" srcOrd="0" destOrd="0" presId="urn:microsoft.com/office/officeart/2008/layout/HorizontalMultiLevelHierarchy"/>
    <dgm:cxn modelId="{69E1D614-A291-41FC-AF79-11857367836B}" type="presParOf" srcId="{723A6CCD-158F-4CC7-A134-F15E1714372B}" destId="{2E4BB13D-8BB2-4E3B-B24E-6A51FD6D24A0}" srcOrd="1" destOrd="0" presId="urn:microsoft.com/office/officeart/2008/layout/HorizontalMultiLevelHierarchy"/>
    <dgm:cxn modelId="{5B02F480-57D1-4CB4-8C2E-F5AB872BDCB1}" type="presParOf" srcId="{D4B3E210-45E5-4BFA-AA14-1F3E0DAACAA7}" destId="{0BDC72BC-5038-4C3D-8AEE-AEF3D20A9552}" srcOrd="18" destOrd="0" presId="urn:microsoft.com/office/officeart/2008/layout/HorizontalMultiLevelHierarchy"/>
    <dgm:cxn modelId="{9D181676-209B-4038-84B6-09A0E19B941F}" type="presParOf" srcId="{0BDC72BC-5038-4C3D-8AEE-AEF3D20A9552}" destId="{18F4CA99-2F1B-4784-BCF7-1085A8B3A893}" srcOrd="0" destOrd="0" presId="urn:microsoft.com/office/officeart/2008/layout/HorizontalMultiLevelHierarchy"/>
    <dgm:cxn modelId="{2A449A15-8AB8-4F04-AFE0-078DEA2F776B}" type="presParOf" srcId="{D4B3E210-45E5-4BFA-AA14-1F3E0DAACAA7}" destId="{B47D9926-7DFF-495C-9A0E-0336FD75F376}" srcOrd="19" destOrd="0" presId="urn:microsoft.com/office/officeart/2008/layout/HorizontalMultiLevelHierarchy"/>
    <dgm:cxn modelId="{0D72A768-924D-4B7D-AC06-F7B4C4FFBCC5}" type="presParOf" srcId="{B47D9926-7DFF-495C-9A0E-0336FD75F376}" destId="{9EC421D7-B51D-49C1-8BEC-4D6FAD1AADE1}" srcOrd="0" destOrd="0" presId="urn:microsoft.com/office/officeart/2008/layout/HorizontalMultiLevelHierarchy"/>
    <dgm:cxn modelId="{F765FDB9-CD43-4400-9D03-D3CD7288E5C3}" type="presParOf" srcId="{B47D9926-7DFF-495C-9A0E-0336FD75F376}" destId="{7087266E-6E02-40D4-A5A0-9D3203FF3E84}" srcOrd="1" destOrd="0" presId="urn:microsoft.com/office/officeart/2008/layout/HorizontalMultiLevelHierarchy"/>
    <dgm:cxn modelId="{8FC6DDFA-AECE-4075-A8E5-72ED75847835}" type="presParOf" srcId="{ACC84C57-0E8A-41D3-9045-4F2CEC59043C}" destId="{60B7F147-E8DD-47BD-B124-CD4913B7C321}" srcOrd="1" destOrd="0" presId="urn:microsoft.com/office/officeart/2008/layout/HorizontalMultiLevelHierarchy"/>
    <dgm:cxn modelId="{9DCCE0A4-242C-46CA-A6ED-4D16F372A539}" type="presParOf" srcId="{60B7F147-E8DD-47BD-B124-CD4913B7C321}" destId="{A93B3D97-5613-4AC3-B983-27BE5BC5EFB1}" srcOrd="0" destOrd="0" presId="urn:microsoft.com/office/officeart/2008/layout/HorizontalMultiLevelHierarchy"/>
    <dgm:cxn modelId="{36A76CA5-EAD0-4285-8B39-288FA7658FE2}" type="presParOf" srcId="{60B7F147-E8DD-47BD-B124-CD4913B7C321}" destId="{6BA48883-7C16-4D14-98EF-9ABAC52BE7FE}" srcOrd="1" destOrd="0" presId="urn:microsoft.com/office/officeart/2008/layout/HorizontalMultiLevelHierarchy"/>
    <dgm:cxn modelId="{F266FF96-6215-477A-BA89-B6401E70A5DF}" type="presParOf" srcId="{6BA48883-7C16-4D14-98EF-9ABAC52BE7FE}" destId="{12536DD4-18EF-475B-B2B1-00DB5B2EEB7D}" srcOrd="0" destOrd="0" presId="urn:microsoft.com/office/officeart/2008/layout/HorizontalMultiLevelHierarchy"/>
    <dgm:cxn modelId="{714DA832-53AF-4C83-A3BF-7FD310F063B1}" type="presParOf" srcId="{12536DD4-18EF-475B-B2B1-00DB5B2EEB7D}" destId="{4EB32F88-5319-4563-8708-558CB73FE0FA}" srcOrd="0" destOrd="0" presId="urn:microsoft.com/office/officeart/2008/layout/HorizontalMultiLevelHierarchy"/>
    <dgm:cxn modelId="{1A9C93A9-BCFE-49B1-B7D7-B993FEF47880}" type="presParOf" srcId="{6BA48883-7C16-4D14-98EF-9ABAC52BE7FE}" destId="{4299B58F-DB57-4312-B7B8-D291C105B223}" srcOrd="1" destOrd="0" presId="urn:microsoft.com/office/officeart/2008/layout/HorizontalMultiLevelHierarchy"/>
    <dgm:cxn modelId="{77567DD5-8EF2-47D1-A5CD-746DF4F01405}" type="presParOf" srcId="{4299B58F-DB57-4312-B7B8-D291C105B223}" destId="{1F48BAF4-B977-45CD-9D77-96105EC7C6D2}" srcOrd="0" destOrd="0" presId="urn:microsoft.com/office/officeart/2008/layout/HorizontalMultiLevelHierarchy"/>
    <dgm:cxn modelId="{61FBA449-0859-43DD-B292-AC91B8A73BC2}" type="presParOf" srcId="{4299B58F-DB57-4312-B7B8-D291C105B223}" destId="{98F21051-C566-4113-B7F1-CC187B01CCA8}" srcOrd="1" destOrd="0" presId="urn:microsoft.com/office/officeart/2008/layout/HorizontalMultiLevelHierarchy"/>
    <dgm:cxn modelId="{18C0B318-66CC-4082-B2C5-9ECEA56E8BE8}" type="presParOf" srcId="{6BA48883-7C16-4D14-98EF-9ABAC52BE7FE}" destId="{D70E413E-4B4A-4CBD-A123-C07266CE409E}" srcOrd="2" destOrd="0" presId="urn:microsoft.com/office/officeart/2008/layout/HorizontalMultiLevelHierarchy"/>
    <dgm:cxn modelId="{8B63D27B-BAC0-4605-BAC9-4F881B8E5B6C}" type="presParOf" srcId="{D70E413E-4B4A-4CBD-A123-C07266CE409E}" destId="{20B6FA8A-C5C2-4F8E-B673-1F7505E68BCA}" srcOrd="0" destOrd="0" presId="urn:microsoft.com/office/officeart/2008/layout/HorizontalMultiLevelHierarchy"/>
    <dgm:cxn modelId="{DA096688-F5A4-40F4-AF29-FA08A96CF28C}" type="presParOf" srcId="{6BA48883-7C16-4D14-98EF-9ABAC52BE7FE}" destId="{B2CEFDD5-CFA6-475B-A0E7-4DF17ABA5C35}" srcOrd="3" destOrd="0" presId="urn:microsoft.com/office/officeart/2008/layout/HorizontalMultiLevelHierarchy"/>
    <dgm:cxn modelId="{469AD5A7-452F-401A-AB8C-7EBD33835A23}" type="presParOf" srcId="{B2CEFDD5-CFA6-475B-A0E7-4DF17ABA5C35}" destId="{338FC8E9-CD4A-4E71-B2BE-06937D512445}" srcOrd="0" destOrd="0" presId="urn:microsoft.com/office/officeart/2008/layout/HorizontalMultiLevelHierarchy"/>
    <dgm:cxn modelId="{738D3524-E25A-4A96-A68A-CC73EFBED1C6}" type="presParOf" srcId="{B2CEFDD5-CFA6-475B-A0E7-4DF17ABA5C35}" destId="{1E815031-FA3A-40CD-B4B8-3872F75DC42E}" srcOrd="1" destOrd="0" presId="urn:microsoft.com/office/officeart/2008/layout/HorizontalMultiLevelHierarchy"/>
    <dgm:cxn modelId="{00CF1152-DD6C-41D3-A4AD-CA637387D805}" type="presParOf" srcId="{ACC84C57-0E8A-41D3-9045-4F2CEC59043C}" destId="{5C1FB464-097E-4FE9-8E8D-FEE62135494F}" srcOrd="2" destOrd="0" presId="urn:microsoft.com/office/officeart/2008/layout/HorizontalMultiLevelHierarchy"/>
    <dgm:cxn modelId="{EC52A29F-1786-43D7-9D56-E8F2D6860721}" type="presParOf" srcId="{5C1FB464-097E-4FE9-8E8D-FEE62135494F}" destId="{5F3D647D-4396-401A-A04E-B6B2CB3E25BE}" srcOrd="0" destOrd="0" presId="urn:microsoft.com/office/officeart/2008/layout/HorizontalMultiLevelHierarchy"/>
    <dgm:cxn modelId="{02626D34-03BA-44D5-A43C-AC9D4109C3FF}" type="presParOf" srcId="{5C1FB464-097E-4FE9-8E8D-FEE62135494F}" destId="{A8CB6F0F-4D6A-4F2B-977D-D57AA96C8D53}" srcOrd="1" destOrd="0" presId="urn:microsoft.com/office/officeart/2008/layout/HorizontalMultiLevelHierarchy"/>
    <dgm:cxn modelId="{99F08C24-C1F8-4F3B-A890-3C7CAFE05CBC}" type="presParOf" srcId="{A8CB6F0F-4D6A-4F2B-977D-D57AA96C8D53}" destId="{F75420C8-DC1D-4F34-8A74-9E19D8D6A459}" srcOrd="0" destOrd="0" presId="urn:microsoft.com/office/officeart/2008/layout/HorizontalMultiLevelHierarchy"/>
    <dgm:cxn modelId="{3E17967F-8858-413A-B1DC-04F944EBE2AA}" type="presParOf" srcId="{F75420C8-DC1D-4F34-8A74-9E19D8D6A459}" destId="{2604ED8C-F7C3-4185-B73C-B2DE9AD64730}" srcOrd="0" destOrd="0" presId="urn:microsoft.com/office/officeart/2008/layout/HorizontalMultiLevelHierarchy"/>
    <dgm:cxn modelId="{291C88E2-9FBF-4C24-A0BD-00D703CC06E8}" type="presParOf" srcId="{A8CB6F0F-4D6A-4F2B-977D-D57AA96C8D53}" destId="{0081FD9C-6037-4F22-B218-1773DEBABD80}" srcOrd="1" destOrd="0" presId="urn:microsoft.com/office/officeart/2008/layout/HorizontalMultiLevelHierarchy"/>
    <dgm:cxn modelId="{9F1EB057-3B6A-41CC-B5E0-F0689E942C02}" type="presParOf" srcId="{0081FD9C-6037-4F22-B218-1773DEBABD80}" destId="{C5101B43-70F2-42FF-8BD8-20BB2A4A9515}" srcOrd="0" destOrd="0" presId="urn:microsoft.com/office/officeart/2008/layout/HorizontalMultiLevelHierarchy"/>
    <dgm:cxn modelId="{40BAE3B9-E58E-4CB3-9696-C1CDB85F1867}" type="presParOf" srcId="{0081FD9C-6037-4F22-B218-1773DEBABD80}" destId="{FF0029A8-8683-4C42-8F24-8864F07655A5}" srcOrd="1" destOrd="0" presId="urn:microsoft.com/office/officeart/2008/layout/HorizontalMultiLevelHierarchy"/>
    <dgm:cxn modelId="{394B6EED-10AE-4BE3-8BDF-9E894D4EED72}" type="presParOf" srcId="{FF0029A8-8683-4C42-8F24-8864F07655A5}" destId="{95E9C137-2383-449B-B41D-E187DC3BAD21}" srcOrd="0" destOrd="0" presId="urn:microsoft.com/office/officeart/2008/layout/HorizontalMultiLevelHierarchy"/>
    <dgm:cxn modelId="{B84DE62D-085B-492F-AD77-4192C5B98265}" type="presParOf" srcId="{95E9C137-2383-449B-B41D-E187DC3BAD21}" destId="{5BB95496-A1B3-4546-873A-4E4E059112D4}" srcOrd="0" destOrd="0" presId="urn:microsoft.com/office/officeart/2008/layout/HorizontalMultiLevelHierarchy"/>
    <dgm:cxn modelId="{3A932623-C8DC-43F0-AB03-8BFCDF1A7F0C}" type="presParOf" srcId="{FF0029A8-8683-4C42-8F24-8864F07655A5}" destId="{4666F3DB-F10D-4140-9AF5-ED70E8112EB2}" srcOrd="1" destOrd="0" presId="urn:microsoft.com/office/officeart/2008/layout/HorizontalMultiLevelHierarchy"/>
    <dgm:cxn modelId="{58E88DA5-A6E8-4D84-9772-B0194AA888F0}" type="presParOf" srcId="{4666F3DB-F10D-4140-9AF5-ED70E8112EB2}" destId="{54AED931-AE5C-4285-BE5E-D2D6920FD721}" srcOrd="0" destOrd="0" presId="urn:microsoft.com/office/officeart/2008/layout/HorizontalMultiLevelHierarchy"/>
    <dgm:cxn modelId="{F940FFA3-AE6A-4ECF-A69C-5A1854A52ADD}" type="presParOf" srcId="{4666F3DB-F10D-4140-9AF5-ED70E8112EB2}" destId="{DB42A85C-7A67-4861-9FEA-4F02B9D685FE}" srcOrd="1" destOrd="0" presId="urn:microsoft.com/office/officeart/2008/layout/HorizontalMultiLevelHierarchy"/>
    <dgm:cxn modelId="{4B1273EB-1310-4A32-A08D-B8D9CB8AFF80}" type="presParOf" srcId="{FF0029A8-8683-4C42-8F24-8864F07655A5}" destId="{607F74D9-E12F-4B49-9BF9-BB10289A6DB2}" srcOrd="2" destOrd="0" presId="urn:microsoft.com/office/officeart/2008/layout/HorizontalMultiLevelHierarchy"/>
    <dgm:cxn modelId="{5C8B498A-2F02-493E-8745-5792B0045861}" type="presParOf" srcId="{607F74D9-E12F-4B49-9BF9-BB10289A6DB2}" destId="{1BAE49A3-933E-4EA9-9A8D-965EDB8582C4}" srcOrd="0" destOrd="0" presId="urn:microsoft.com/office/officeart/2008/layout/HorizontalMultiLevelHierarchy"/>
    <dgm:cxn modelId="{C8561872-469A-44C9-AB96-5C1AC9AA2419}" type="presParOf" srcId="{FF0029A8-8683-4C42-8F24-8864F07655A5}" destId="{58436AAA-0CF9-4264-9438-7FF2093DB94F}" srcOrd="3" destOrd="0" presId="urn:microsoft.com/office/officeart/2008/layout/HorizontalMultiLevelHierarchy"/>
    <dgm:cxn modelId="{9CAF806B-5E2D-460B-8BC7-35DBA73F775A}" type="presParOf" srcId="{58436AAA-0CF9-4264-9438-7FF2093DB94F}" destId="{33441648-5C5D-4ADB-9A67-61B586E35D02}" srcOrd="0" destOrd="0" presId="urn:microsoft.com/office/officeart/2008/layout/HorizontalMultiLevelHierarchy"/>
    <dgm:cxn modelId="{7756A4AF-CB28-47D1-93F4-4CB6916A1044}" type="presParOf" srcId="{58436AAA-0CF9-4264-9438-7FF2093DB94F}" destId="{A61DEE06-F187-4AF0-A711-773D81B1D062}" srcOrd="1" destOrd="0" presId="urn:microsoft.com/office/officeart/2008/layout/HorizontalMultiLevelHierarchy"/>
    <dgm:cxn modelId="{05180D0B-7712-42C4-9FCD-E3E728DDC21A}" type="presParOf" srcId="{FF0029A8-8683-4C42-8F24-8864F07655A5}" destId="{BDF54807-96BD-45DB-BA33-CAA3D2EF2AA4}" srcOrd="4" destOrd="0" presId="urn:microsoft.com/office/officeart/2008/layout/HorizontalMultiLevelHierarchy"/>
    <dgm:cxn modelId="{612A2207-D10D-4D0E-989F-897E6424997D}" type="presParOf" srcId="{BDF54807-96BD-45DB-BA33-CAA3D2EF2AA4}" destId="{4D970A91-3005-44E0-9D6E-8EAE074355AA}" srcOrd="0" destOrd="0" presId="urn:microsoft.com/office/officeart/2008/layout/HorizontalMultiLevelHierarchy"/>
    <dgm:cxn modelId="{C48A6782-E815-4DEE-BE8A-78FC9FD35CD6}" type="presParOf" srcId="{FF0029A8-8683-4C42-8F24-8864F07655A5}" destId="{BC842558-F812-4500-AB41-100227B2C11E}" srcOrd="5" destOrd="0" presId="urn:microsoft.com/office/officeart/2008/layout/HorizontalMultiLevelHierarchy"/>
    <dgm:cxn modelId="{DC7ADD2A-99E1-40F8-A39D-E32AB0788569}" type="presParOf" srcId="{BC842558-F812-4500-AB41-100227B2C11E}" destId="{CDA05D22-9090-42F5-B5FD-C1E917B3F7A7}" srcOrd="0" destOrd="0" presId="urn:microsoft.com/office/officeart/2008/layout/HorizontalMultiLevelHierarchy"/>
    <dgm:cxn modelId="{044706C2-3635-4298-985D-7A0888A7A37F}" type="presParOf" srcId="{BC842558-F812-4500-AB41-100227B2C11E}" destId="{F83AEBCD-78DA-4204-9D65-BF97C7F8DFC8}" srcOrd="1" destOrd="0" presId="urn:microsoft.com/office/officeart/2008/layout/HorizontalMultiLevelHierarchy"/>
    <dgm:cxn modelId="{6EFC073C-89F1-4280-8EFE-9578137BCDED}" type="presParOf" srcId="{A8CB6F0F-4D6A-4F2B-977D-D57AA96C8D53}" destId="{0FD3DC57-E597-4734-86D3-692148313AD2}" srcOrd="2" destOrd="0" presId="urn:microsoft.com/office/officeart/2008/layout/HorizontalMultiLevelHierarchy"/>
    <dgm:cxn modelId="{A3ABBFE9-60CF-481B-9009-CE1CB04B7B70}" type="presParOf" srcId="{0FD3DC57-E597-4734-86D3-692148313AD2}" destId="{A7A40FE3-4D5C-4AA0-B300-0DFC88DA990E}" srcOrd="0" destOrd="0" presId="urn:microsoft.com/office/officeart/2008/layout/HorizontalMultiLevelHierarchy"/>
    <dgm:cxn modelId="{2DD3FCC2-57F2-47AD-B446-1B873FFDA71B}" type="presParOf" srcId="{A8CB6F0F-4D6A-4F2B-977D-D57AA96C8D53}" destId="{C319C325-F5FC-400C-859C-9AEEFCA146E2}" srcOrd="3" destOrd="0" presId="urn:microsoft.com/office/officeart/2008/layout/HorizontalMultiLevelHierarchy"/>
    <dgm:cxn modelId="{AD584BBC-7AF0-4B07-9DB0-09CCF16D84BC}" type="presParOf" srcId="{C319C325-F5FC-400C-859C-9AEEFCA146E2}" destId="{E9EA4BC4-7298-4922-ADCF-040F2E87CF39}" srcOrd="0" destOrd="0" presId="urn:microsoft.com/office/officeart/2008/layout/HorizontalMultiLevelHierarchy"/>
    <dgm:cxn modelId="{E59DC354-FBE8-4B35-825C-A971BAD8ED6E}" type="presParOf" srcId="{C319C325-F5FC-400C-859C-9AEEFCA146E2}" destId="{30CB69AC-88B0-4D26-8B23-6D97C0018C58}" srcOrd="1" destOrd="0" presId="urn:microsoft.com/office/officeart/2008/layout/HorizontalMultiLevelHierarchy"/>
    <dgm:cxn modelId="{44D3F341-8E9A-4171-86E1-2C44C823C607}" type="presParOf" srcId="{30CB69AC-88B0-4D26-8B23-6D97C0018C58}" destId="{4165231E-75E6-4C7A-B6F3-E3D845F1BE3E}" srcOrd="0" destOrd="0" presId="urn:microsoft.com/office/officeart/2008/layout/HorizontalMultiLevelHierarchy"/>
    <dgm:cxn modelId="{7B214152-E8DE-463C-A09A-BECA99441A7B}" type="presParOf" srcId="{4165231E-75E6-4C7A-B6F3-E3D845F1BE3E}" destId="{311BAEBC-C9CB-491F-834E-61C0BDC10D75}" srcOrd="0" destOrd="0" presId="urn:microsoft.com/office/officeart/2008/layout/HorizontalMultiLevelHierarchy"/>
    <dgm:cxn modelId="{4D74DB6B-A451-42D2-9926-D2F733A14D37}" type="presParOf" srcId="{30CB69AC-88B0-4D26-8B23-6D97C0018C58}" destId="{5A3E21F5-7D53-4914-A403-A534E5F7F624}" srcOrd="1" destOrd="0" presId="urn:microsoft.com/office/officeart/2008/layout/HorizontalMultiLevelHierarchy"/>
    <dgm:cxn modelId="{FE90889C-1CD4-4EF3-A6D0-D79B6CC2C233}" type="presParOf" srcId="{5A3E21F5-7D53-4914-A403-A534E5F7F624}" destId="{EAACFE23-6A45-46B9-AE1C-F4518E1EEF51}" srcOrd="0" destOrd="0" presId="urn:microsoft.com/office/officeart/2008/layout/HorizontalMultiLevelHierarchy"/>
    <dgm:cxn modelId="{EE2EB93C-4571-41C9-ACAF-60C89F620AA5}" type="presParOf" srcId="{5A3E21F5-7D53-4914-A403-A534E5F7F624}" destId="{1506AFB6-7CC0-436F-8807-08E0BBEAB4D6}" srcOrd="1" destOrd="0" presId="urn:microsoft.com/office/officeart/2008/layout/HorizontalMultiLevelHierarchy"/>
    <dgm:cxn modelId="{DDDC5200-C7C3-4923-A663-115DC5784C0A}" type="presParOf" srcId="{30CB69AC-88B0-4D26-8B23-6D97C0018C58}" destId="{90C8052A-E658-40E0-9F01-DD3B7CBC3ECD}" srcOrd="2" destOrd="0" presId="urn:microsoft.com/office/officeart/2008/layout/HorizontalMultiLevelHierarchy"/>
    <dgm:cxn modelId="{A3828D89-0EF6-459B-9DDF-DDBB3235F35F}" type="presParOf" srcId="{90C8052A-E658-40E0-9F01-DD3B7CBC3ECD}" destId="{E2C0B174-F7F6-4630-9961-0C589E22EC3C}" srcOrd="0" destOrd="0" presId="urn:microsoft.com/office/officeart/2008/layout/HorizontalMultiLevelHierarchy"/>
    <dgm:cxn modelId="{6F00AF38-F9BA-49A4-87BD-18C667494C89}" type="presParOf" srcId="{30CB69AC-88B0-4D26-8B23-6D97C0018C58}" destId="{AC803A40-4673-478E-BC70-78BDE40B964D}" srcOrd="3" destOrd="0" presId="urn:microsoft.com/office/officeart/2008/layout/HorizontalMultiLevelHierarchy"/>
    <dgm:cxn modelId="{A8240CDA-4AE2-47BD-AAC0-3739CB8B4C87}" type="presParOf" srcId="{AC803A40-4673-478E-BC70-78BDE40B964D}" destId="{AB234772-A09E-44E2-B7D1-C7D2B1A0A389}" srcOrd="0" destOrd="0" presId="urn:microsoft.com/office/officeart/2008/layout/HorizontalMultiLevelHierarchy"/>
    <dgm:cxn modelId="{514E6090-A218-41FB-A7C8-5CF29B891BA8}" type="presParOf" srcId="{AC803A40-4673-478E-BC70-78BDE40B964D}" destId="{4544F17A-8E41-4282-99FA-E578834B1827}" srcOrd="1" destOrd="0" presId="urn:microsoft.com/office/officeart/2008/layout/HorizontalMultiLevelHierarchy"/>
    <dgm:cxn modelId="{EE737B95-B77F-4B6E-A904-73D5B901BAA0}" type="presParOf" srcId="{A8CB6F0F-4D6A-4F2B-977D-D57AA96C8D53}" destId="{B01B23EA-B95E-4DC8-9656-B7D07148D049}" srcOrd="4" destOrd="0" presId="urn:microsoft.com/office/officeart/2008/layout/HorizontalMultiLevelHierarchy"/>
    <dgm:cxn modelId="{CF6CD031-85BF-4E5C-A244-68037BDFD407}" type="presParOf" srcId="{B01B23EA-B95E-4DC8-9656-B7D07148D049}" destId="{A46038E3-AD5C-488F-BC7A-C0D54F33C5A5}" srcOrd="0" destOrd="0" presId="urn:microsoft.com/office/officeart/2008/layout/HorizontalMultiLevelHierarchy"/>
    <dgm:cxn modelId="{46B5E24E-BE8B-4462-A598-13572497F8A3}" type="presParOf" srcId="{A8CB6F0F-4D6A-4F2B-977D-D57AA96C8D53}" destId="{BB16A16F-9EFC-40C6-A33B-3ABA62B6C753}" srcOrd="5" destOrd="0" presId="urn:microsoft.com/office/officeart/2008/layout/HorizontalMultiLevelHierarchy"/>
    <dgm:cxn modelId="{D9E9C5C3-C4D5-4511-B268-944CC2F0407A}" type="presParOf" srcId="{BB16A16F-9EFC-40C6-A33B-3ABA62B6C753}" destId="{7E3ADC89-85A7-4599-BAEC-0AAF4CD5F7A8}" srcOrd="0" destOrd="0" presId="urn:microsoft.com/office/officeart/2008/layout/HorizontalMultiLevelHierarchy"/>
    <dgm:cxn modelId="{2676B64B-B1DA-4B41-AC25-2F064EE14E58}" type="presParOf" srcId="{BB16A16F-9EFC-40C6-A33B-3ABA62B6C753}" destId="{58441732-B166-4DDA-997B-844D101B02DB}" srcOrd="1" destOrd="0" presId="urn:microsoft.com/office/officeart/2008/layout/HorizontalMultiLevelHierarchy"/>
    <dgm:cxn modelId="{2A19BFA3-4CC2-491E-8622-92D1C6357E90}" type="presParOf" srcId="{58441732-B166-4DDA-997B-844D101B02DB}" destId="{F7511B13-F74D-461F-B9F5-4365ADBE2CE6}" srcOrd="0" destOrd="0" presId="urn:microsoft.com/office/officeart/2008/layout/HorizontalMultiLevelHierarchy"/>
    <dgm:cxn modelId="{346CCEF0-F8A4-4EBD-B13D-C1500B67711A}" type="presParOf" srcId="{F7511B13-F74D-461F-B9F5-4365ADBE2CE6}" destId="{BF2E4EC5-3F42-474E-8F57-9AD12752707F}" srcOrd="0" destOrd="0" presId="urn:microsoft.com/office/officeart/2008/layout/HorizontalMultiLevelHierarchy"/>
    <dgm:cxn modelId="{30F00552-D87B-402E-80F6-DF2DFF174E17}" type="presParOf" srcId="{58441732-B166-4DDA-997B-844D101B02DB}" destId="{B4A19631-2DD1-4D46-852B-7831E798AA7F}" srcOrd="1" destOrd="0" presId="urn:microsoft.com/office/officeart/2008/layout/HorizontalMultiLevelHierarchy"/>
    <dgm:cxn modelId="{6BC9D3D1-147C-46A6-A8B7-2CFF308F8A1D}" type="presParOf" srcId="{B4A19631-2DD1-4D46-852B-7831E798AA7F}" destId="{6B8636F4-4FCC-40DD-9960-68A9781AFD09}" srcOrd="0" destOrd="0" presId="urn:microsoft.com/office/officeart/2008/layout/HorizontalMultiLevelHierarchy"/>
    <dgm:cxn modelId="{14F89F1D-D2B1-47ED-BB67-3785F996AD48}" type="presParOf" srcId="{B4A19631-2DD1-4D46-852B-7831E798AA7F}" destId="{C71E651E-7BE3-4583-8B69-3F3AF75999DE}" srcOrd="1" destOrd="0" presId="urn:microsoft.com/office/officeart/2008/layout/HorizontalMultiLevelHierarchy"/>
    <dgm:cxn modelId="{71DF4A6C-4754-4DE7-A063-030C7591BD57}" type="presParOf" srcId="{58441732-B166-4DDA-997B-844D101B02DB}" destId="{1D6F8913-AB0E-4093-8D19-D875127B8DDA}" srcOrd="2" destOrd="0" presId="urn:microsoft.com/office/officeart/2008/layout/HorizontalMultiLevelHierarchy"/>
    <dgm:cxn modelId="{53A4BF18-F735-47D0-B6E3-45264FC8BA87}" type="presParOf" srcId="{1D6F8913-AB0E-4093-8D19-D875127B8DDA}" destId="{4C9FD166-B16A-4B8A-922A-664FE51EB4D6}" srcOrd="0" destOrd="0" presId="urn:microsoft.com/office/officeart/2008/layout/HorizontalMultiLevelHierarchy"/>
    <dgm:cxn modelId="{6F223F08-B45E-4A02-A1C3-309178F79D9E}" type="presParOf" srcId="{58441732-B166-4DDA-997B-844D101B02DB}" destId="{7D2B9BD3-06F1-4155-8CB6-88CADD6F08A3}" srcOrd="3" destOrd="0" presId="urn:microsoft.com/office/officeart/2008/layout/HorizontalMultiLevelHierarchy"/>
    <dgm:cxn modelId="{2069E972-CD2B-4930-BCEC-A98D3AB540C9}" type="presParOf" srcId="{7D2B9BD3-06F1-4155-8CB6-88CADD6F08A3}" destId="{B4BB9D23-A572-4CDB-94B5-F928D0629BAB}" srcOrd="0" destOrd="0" presId="urn:microsoft.com/office/officeart/2008/layout/HorizontalMultiLevelHierarchy"/>
    <dgm:cxn modelId="{38A4669E-8307-4FE6-94E2-65913C835236}" type="presParOf" srcId="{7D2B9BD3-06F1-4155-8CB6-88CADD6F08A3}" destId="{0E661ED4-E3C5-4106-BD7F-3B521701F231}" srcOrd="1" destOrd="0" presId="urn:microsoft.com/office/officeart/2008/layout/HorizontalMultiLevelHierarchy"/>
    <dgm:cxn modelId="{D8008868-5DD3-4EA1-93CC-4413CB6BA38F}" type="presParOf" srcId="{A8CB6F0F-4D6A-4F2B-977D-D57AA96C8D53}" destId="{4E587475-B5BB-4456-B297-F3EE8C1CD048}" srcOrd="6" destOrd="0" presId="urn:microsoft.com/office/officeart/2008/layout/HorizontalMultiLevelHierarchy"/>
    <dgm:cxn modelId="{B5949B4D-4C0B-4520-9870-8D39DEE35612}" type="presParOf" srcId="{4E587475-B5BB-4456-B297-F3EE8C1CD048}" destId="{64A61FCC-0D0A-4D5B-8457-34036679581F}" srcOrd="0" destOrd="0" presId="urn:microsoft.com/office/officeart/2008/layout/HorizontalMultiLevelHierarchy"/>
    <dgm:cxn modelId="{08325297-4170-4837-B030-6115240E176A}" type="presParOf" srcId="{A8CB6F0F-4D6A-4F2B-977D-D57AA96C8D53}" destId="{516E5A17-A8B0-40AD-B8EB-CB12F0D6EC07}" srcOrd="7" destOrd="0" presId="urn:microsoft.com/office/officeart/2008/layout/HorizontalMultiLevelHierarchy"/>
    <dgm:cxn modelId="{910DA4DB-015D-43F8-A8D8-2CEF8A3E105B}" type="presParOf" srcId="{516E5A17-A8B0-40AD-B8EB-CB12F0D6EC07}" destId="{76CAA36C-E3DD-4607-882E-C6BBD4D8A379}" srcOrd="0" destOrd="0" presId="urn:microsoft.com/office/officeart/2008/layout/HorizontalMultiLevelHierarchy"/>
    <dgm:cxn modelId="{9B664070-C189-499E-8543-105F1A98FE6B}" type="presParOf" srcId="{516E5A17-A8B0-40AD-B8EB-CB12F0D6EC07}" destId="{879C2AFE-301F-4E03-B77E-1B6E4B8E0833}" srcOrd="1" destOrd="0" presId="urn:microsoft.com/office/officeart/2008/layout/HorizontalMultiLevelHierarchy"/>
    <dgm:cxn modelId="{0A1BFDBA-2CC5-47CA-8458-2687A7625619}" type="presParOf" srcId="{879C2AFE-301F-4E03-B77E-1B6E4B8E0833}" destId="{7A14DFC7-D6C9-402D-85B1-684082B7BB19}" srcOrd="0" destOrd="0" presId="urn:microsoft.com/office/officeart/2008/layout/HorizontalMultiLevelHierarchy"/>
    <dgm:cxn modelId="{5AA8FA10-D813-484C-8E0A-E54670D6AFBC}" type="presParOf" srcId="{7A14DFC7-D6C9-402D-85B1-684082B7BB19}" destId="{C81E37DB-1261-4223-9107-DAA3469BB829}" srcOrd="0" destOrd="0" presId="urn:microsoft.com/office/officeart/2008/layout/HorizontalMultiLevelHierarchy"/>
    <dgm:cxn modelId="{0B138B19-54DD-4536-8AFF-3EA7D60CC3FF}" type="presParOf" srcId="{879C2AFE-301F-4E03-B77E-1B6E4B8E0833}" destId="{B0BEDF89-BBAA-45EF-9B01-A0E0F35FB25C}" srcOrd="1" destOrd="0" presId="urn:microsoft.com/office/officeart/2008/layout/HorizontalMultiLevelHierarchy"/>
    <dgm:cxn modelId="{55B3E2CE-2AE8-4CEB-8FF0-0E27832A8EF6}" type="presParOf" srcId="{B0BEDF89-BBAA-45EF-9B01-A0E0F35FB25C}" destId="{F06F6772-FBB4-47CC-A910-9C362259B4BD}" srcOrd="0" destOrd="0" presId="urn:microsoft.com/office/officeart/2008/layout/HorizontalMultiLevelHierarchy"/>
    <dgm:cxn modelId="{A0E9DD0D-F7AB-40B8-B7C4-6D386607D873}" type="presParOf" srcId="{B0BEDF89-BBAA-45EF-9B01-A0E0F35FB25C}" destId="{8C0ACEDA-739D-4325-ACF1-B8B10CF15EDC}" srcOrd="1" destOrd="0" presId="urn:microsoft.com/office/officeart/2008/layout/HorizontalMultiLevelHierarchy"/>
    <dgm:cxn modelId="{AC1C4173-6CEE-4B45-84E2-5D8043BE3B31}" type="presParOf" srcId="{879C2AFE-301F-4E03-B77E-1B6E4B8E0833}" destId="{5068E612-468D-4224-BC59-8A6C70AECAFB}" srcOrd="2" destOrd="0" presId="urn:microsoft.com/office/officeart/2008/layout/HorizontalMultiLevelHierarchy"/>
    <dgm:cxn modelId="{EC1D7EEA-4ABB-4AB8-BA20-CBA04B1F6B7A}" type="presParOf" srcId="{5068E612-468D-4224-BC59-8A6C70AECAFB}" destId="{F5080F37-3E88-4861-9AEE-08C16C9895CB}" srcOrd="0" destOrd="0" presId="urn:microsoft.com/office/officeart/2008/layout/HorizontalMultiLevelHierarchy"/>
    <dgm:cxn modelId="{8C7CE257-0467-4107-AB38-6982F1370078}" type="presParOf" srcId="{879C2AFE-301F-4E03-B77E-1B6E4B8E0833}" destId="{9FD6927B-4BF6-471A-9945-7EC07CB69EE3}" srcOrd="3" destOrd="0" presId="urn:microsoft.com/office/officeart/2008/layout/HorizontalMultiLevelHierarchy"/>
    <dgm:cxn modelId="{A54B5B63-45B6-4F8C-A99E-C42F990491B4}" type="presParOf" srcId="{9FD6927B-4BF6-471A-9945-7EC07CB69EE3}" destId="{9872A633-89C7-4B1B-BE22-DCCA4568D9BA}" srcOrd="0" destOrd="0" presId="urn:microsoft.com/office/officeart/2008/layout/HorizontalMultiLevelHierarchy"/>
    <dgm:cxn modelId="{4804620A-CE29-443C-8B17-1DBA9B234177}" type="presParOf" srcId="{9FD6927B-4BF6-471A-9945-7EC07CB69EE3}" destId="{EBBC5AFC-2130-44ED-A792-ED4F90960199}" srcOrd="1" destOrd="0" presId="urn:microsoft.com/office/officeart/2008/layout/HorizontalMultiLevelHierarchy"/>
    <dgm:cxn modelId="{A37FEDEC-9728-4434-8748-00023B744376}" type="presParOf" srcId="{879C2AFE-301F-4E03-B77E-1B6E4B8E0833}" destId="{6D30317A-A660-4389-BF9D-55EF29ABA884}" srcOrd="4" destOrd="0" presId="urn:microsoft.com/office/officeart/2008/layout/HorizontalMultiLevelHierarchy"/>
    <dgm:cxn modelId="{16A6742F-6C8A-4CE2-9FCD-72E4A22A9E5A}" type="presParOf" srcId="{6D30317A-A660-4389-BF9D-55EF29ABA884}" destId="{3E798054-3062-41A9-98AA-67825AB09447}" srcOrd="0" destOrd="0" presId="urn:microsoft.com/office/officeart/2008/layout/HorizontalMultiLevelHierarchy"/>
    <dgm:cxn modelId="{C60FB2E0-E8F2-4509-8748-6E134E54195D}" type="presParOf" srcId="{879C2AFE-301F-4E03-B77E-1B6E4B8E0833}" destId="{A84D7261-B389-4816-A799-BBB4603B9EE6}" srcOrd="5" destOrd="0" presId="urn:microsoft.com/office/officeart/2008/layout/HorizontalMultiLevelHierarchy"/>
    <dgm:cxn modelId="{C65B65AA-C2AF-4A6A-99D5-A5AA4D995A44}" type="presParOf" srcId="{A84D7261-B389-4816-A799-BBB4603B9EE6}" destId="{F9D037AF-D88A-47EC-A143-DD3EEAF96B67}" srcOrd="0" destOrd="0" presId="urn:microsoft.com/office/officeart/2008/layout/HorizontalMultiLevelHierarchy"/>
    <dgm:cxn modelId="{BBBDFCE4-FFE3-4FA0-948D-4EB6D5CF8A19}" type="presParOf" srcId="{A84D7261-B389-4816-A799-BBB4603B9EE6}" destId="{55EDB960-9C0E-441C-A527-FBDD822360F6}" srcOrd="1" destOrd="0" presId="urn:microsoft.com/office/officeart/2008/layout/HorizontalMultiLevelHierarchy"/>
    <dgm:cxn modelId="{ADA75CE3-F367-418E-8AE5-A8F1A7908B18}" type="presParOf" srcId="{ACC84C57-0E8A-41D3-9045-4F2CEC59043C}" destId="{0D675A40-B762-43CB-84A1-90F0E9C75F0D}" srcOrd="3" destOrd="0" presId="urn:microsoft.com/office/officeart/2008/layout/HorizontalMultiLevelHierarchy"/>
    <dgm:cxn modelId="{61539EB0-BCEC-4368-8EDD-BBB5F1822D2C}" type="presParOf" srcId="{0D675A40-B762-43CB-84A1-90F0E9C75F0D}" destId="{44B79854-E370-4C20-8721-E421929AE89A}" srcOrd="0" destOrd="0" presId="urn:microsoft.com/office/officeart/2008/layout/HorizontalMultiLevelHierarchy"/>
    <dgm:cxn modelId="{CEDA0969-8AD6-4530-BE06-73E31852BEC8}" type="presParOf" srcId="{0D675A40-B762-43CB-84A1-90F0E9C75F0D}" destId="{7B4E22DD-651F-4358-BE0C-2E239EFFC2BB}" srcOrd="1" destOrd="0" presId="urn:microsoft.com/office/officeart/2008/layout/HorizontalMultiLevelHierarchy"/>
    <dgm:cxn modelId="{1865ED11-E47C-4A42-B22A-99D3DEE5F474}" type="presParOf" srcId="{7B4E22DD-651F-4358-BE0C-2E239EFFC2BB}" destId="{411AA09C-7DC7-416C-85B0-A42338244F7C}" srcOrd="0" destOrd="0" presId="urn:microsoft.com/office/officeart/2008/layout/HorizontalMultiLevelHierarchy"/>
    <dgm:cxn modelId="{6A64B29B-CB8D-4A71-80F9-28DA6700D348}" type="presParOf" srcId="{411AA09C-7DC7-416C-85B0-A42338244F7C}" destId="{28A3FE26-FACD-4461-BAC0-BFFDDCCA3A42}" srcOrd="0" destOrd="0" presId="urn:microsoft.com/office/officeart/2008/layout/HorizontalMultiLevelHierarchy"/>
    <dgm:cxn modelId="{12FFF89C-9FCC-45BC-841B-EBCECFF2B17A}" type="presParOf" srcId="{7B4E22DD-651F-4358-BE0C-2E239EFFC2BB}" destId="{4D22D407-6262-4EE0-A4C2-AAA7981DF6E9}" srcOrd="1" destOrd="0" presId="urn:microsoft.com/office/officeart/2008/layout/HorizontalMultiLevelHierarchy"/>
    <dgm:cxn modelId="{67F3F767-C9C0-45ED-A661-2B57CD27552C}" type="presParOf" srcId="{4D22D407-6262-4EE0-A4C2-AAA7981DF6E9}" destId="{79230B57-7F3A-441E-A0BD-603FDE28E2BD}" srcOrd="0" destOrd="0" presId="urn:microsoft.com/office/officeart/2008/layout/HorizontalMultiLevelHierarchy"/>
    <dgm:cxn modelId="{C78774A9-0597-4379-AEC4-76ECC45E60DD}" type="presParOf" srcId="{4D22D407-6262-4EE0-A4C2-AAA7981DF6E9}" destId="{8C063C9F-4A0F-4F24-8535-956284AC8916}" srcOrd="1" destOrd="0" presId="urn:microsoft.com/office/officeart/2008/layout/HorizontalMultiLevelHierarchy"/>
    <dgm:cxn modelId="{C7AB79ED-4602-4138-B3F1-CAA740D6A1D0}" type="presParOf" srcId="{7B4E22DD-651F-4358-BE0C-2E239EFFC2BB}" destId="{6AB651DF-9FAB-4919-9C15-C9494193F19A}" srcOrd="2" destOrd="0" presId="urn:microsoft.com/office/officeart/2008/layout/HorizontalMultiLevelHierarchy"/>
    <dgm:cxn modelId="{C4DD1B69-4F4D-448B-9814-8DD52681A6A4}" type="presParOf" srcId="{6AB651DF-9FAB-4919-9C15-C9494193F19A}" destId="{ECBC4D48-230B-4EDF-A717-31D8F7B49F43}" srcOrd="0" destOrd="0" presId="urn:microsoft.com/office/officeart/2008/layout/HorizontalMultiLevelHierarchy"/>
    <dgm:cxn modelId="{FCEE4B05-1FE8-40C2-B665-BC7D71CA5137}" type="presParOf" srcId="{7B4E22DD-651F-4358-BE0C-2E239EFFC2BB}" destId="{2D144AB4-E81F-445C-A43B-C0559EAB2386}" srcOrd="3" destOrd="0" presId="urn:microsoft.com/office/officeart/2008/layout/HorizontalMultiLevelHierarchy"/>
    <dgm:cxn modelId="{D44DB93A-CBEA-4176-8A5F-5B1D2B4976D1}" type="presParOf" srcId="{2D144AB4-E81F-445C-A43B-C0559EAB2386}" destId="{63F42193-5BD8-4F06-B079-C775EB0296A1}" srcOrd="0" destOrd="0" presId="urn:microsoft.com/office/officeart/2008/layout/HorizontalMultiLevelHierarchy"/>
    <dgm:cxn modelId="{A1601B6A-93AD-4706-A802-5704291E1A67}" type="presParOf" srcId="{2D144AB4-E81F-445C-A43B-C0559EAB2386}" destId="{22BC3DDF-D5CD-458A-8A94-D3FE57D764AE}" srcOrd="1" destOrd="0" presId="urn:microsoft.com/office/officeart/2008/layout/HorizontalMultiLevelHierarchy"/>
    <dgm:cxn modelId="{031BD424-198D-4C12-858B-6F35CD0E9D8D}" type="presParOf" srcId="{ACC84C57-0E8A-41D3-9045-4F2CEC59043C}" destId="{D825F758-D3F4-43AE-9761-69C37180D218}" srcOrd="4" destOrd="0" presId="urn:microsoft.com/office/officeart/2008/layout/HorizontalMultiLevelHierarchy"/>
    <dgm:cxn modelId="{E9DB987A-F4D5-4ECB-BE95-CAD1CD75AE26}" type="presParOf" srcId="{D825F758-D3F4-43AE-9761-69C37180D218}" destId="{28CF9243-5678-49E8-92F6-6390CDFB0B6E}" srcOrd="0" destOrd="0" presId="urn:microsoft.com/office/officeart/2008/layout/HorizontalMultiLevelHierarchy"/>
    <dgm:cxn modelId="{7C5A123C-5B3D-4379-BDF7-869932BE2A5A}" type="presParOf" srcId="{D825F758-D3F4-43AE-9761-69C37180D218}" destId="{69450004-F6ED-439A-9E1E-72FE01F31D3E}" srcOrd="1" destOrd="0" presId="urn:microsoft.com/office/officeart/2008/layout/HorizontalMultiLevelHierarchy"/>
    <dgm:cxn modelId="{24D9E5D4-8718-4435-8EEB-42111EB75324}" type="presParOf" srcId="{69450004-F6ED-439A-9E1E-72FE01F31D3E}" destId="{76EF1914-C447-44C4-ADD3-4E21C39A78E8}" srcOrd="0" destOrd="0" presId="urn:microsoft.com/office/officeart/2008/layout/HorizontalMultiLevelHierarchy"/>
    <dgm:cxn modelId="{E897D1ED-C9F3-4C1C-B1BD-F71BD67EF53D}" type="presParOf" srcId="{76EF1914-C447-44C4-ADD3-4E21C39A78E8}" destId="{DF416B0A-0FEC-4308-B416-9192E1FEEF77}" srcOrd="0" destOrd="0" presId="urn:microsoft.com/office/officeart/2008/layout/HorizontalMultiLevelHierarchy"/>
    <dgm:cxn modelId="{511D4FEC-9614-4686-BD7C-1CF691FED61A}" type="presParOf" srcId="{69450004-F6ED-439A-9E1E-72FE01F31D3E}" destId="{15C6BB25-4573-435D-8AAD-573E9AAE9207}" srcOrd="1" destOrd="0" presId="urn:microsoft.com/office/officeart/2008/layout/HorizontalMultiLevelHierarchy"/>
    <dgm:cxn modelId="{80D6BC81-183A-4DCB-8445-13B1FA43DC96}" type="presParOf" srcId="{15C6BB25-4573-435D-8AAD-573E9AAE9207}" destId="{49836B7B-4179-45DE-871F-6B7A03B6056C}" srcOrd="0" destOrd="0" presId="urn:microsoft.com/office/officeart/2008/layout/HorizontalMultiLevelHierarchy"/>
    <dgm:cxn modelId="{951BA8B7-01DA-422F-B349-E9CA1835FCDB}" type="presParOf" srcId="{15C6BB25-4573-435D-8AAD-573E9AAE9207}" destId="{E0100FCB-D60F-408D-B99F-6CA853005768}" srcOrd="1" destOrd="0" presId="urn:microsoft.com/office/officeart/2008/layout/HorizontalMultiLevelHierarchy"/>
    <dgm:cxn modelId="{6AF2CA41-9866-4D09-8F30-FBE194DF7D2F}" type="presParOf" srcId="{69450004-F6ED-439A-9E1E-72FE01F31D3E}" destId="{2A261864-308D-44A8-AD67-636BB2934C90}" srcOrd="2" destOrd="0" presId="urn:microsoft.com/office/officeart/2008/layout/HorizontalMultiLevelHierarchy"/>
    <dgm:cxn modelId="{8AF52F6F-0F71-4F11-8BE4-9221821CBDED}" type="presParOf" srcId="{2A261864-308D-44A8-AD67-636BB2934C90}" destId="{5204F370-2878-4A20-881E-596568656558}" srcOrd="0" destOrd="0" presId="urn:microsoft.com/office/officeart/2008/layout/HorizontalMultiLevelHierarchy"/>
    <dgm:cxn modelId="{DFBD57A0-809D-4618-AC6A-75F7FCC712C6}" type="presParOf" srcId="{69450004-F6ED-439A-9E1E-72FE01F31D3E}" destId="{3A78DCC0-CDF2-4936-87A5-5A94EF93DE94}" srcOrd="3" destOrd="0" presId="urn:microsoft.com/office/officeart/2008/layout/HorizontalMultiLevelHierarchy"/>
    <dgm:cxn modelId="{4E4D186D-A41F-4C8B-B447-F55C167D6C59}" type="presParOf" srcId="{3A78DCC0-CDF2-4936-87A5-5A94EF93DE94}" destId="{9B8A11F4-4B5F-4D44-99CD-3F83D0CBC52F}" srcOrd="0" destOrd="0" presId="urn:microsoft.com/office/officeart/2008/layout/HorizontalMultiLevelHierarchy"/>
    <dgm:cxn modelId="{85917BBF-CC40-4F16-A6EF-2BB5B41A2FC4}" type="presParOf" srcId="{3A78DCC0-CDF2-4936-87A5-5A94EF93DE94}" destId="{344404A4-7E7D-4759-826E-34994A29237B}" srcOrd="1" destOrd="0" presId="urn:microsoft.com/office/officeart/2008/layout/HorizontalMultiLevelHierarchy"/>
    <dgm:cxn modelId="{E5A26079-CC1F-4232-88F2-A420AB0FDEE0}" type="presParOf" srcId="{69450004-F6ED-439A-9E1E-72FE01F31D3E}" destId="{FD32F69C-C953-4BB3-91E9-10D8CC34FFB5}" srcOrd="4" destOrd="0" presId="urn:microsoft.com/office/officeart/2008/layout/HorizontalMultiLevelHierarchy"/>
    <dgm:cxn modelId="{C3208A86-CF93-4D8C-85D7-F62DE689F427}" type="presParOf" srcId="{FD32F69C-C953-4BB3-91E9-10D8CC34FFB5}" destId="{1CF82EB1-D9DF-4CFA-BC94-8A44535BD7DC}" srcOrd="0" destOrd="0" presId="urn:microsoft.com/office/officeart/2008/layout/HorizontalMultiLevelHierarchy"/>
    <dgm:cxn modelId="{D24A6642-EE6F-4E4E-A654-0FDBE481EA2E}" type="presParOf" srcId="{69450004-F6ED-439A-9E1E-72FE01F31D3E}" destId="{DA65A85D-9D3D-41ED-8D42-163D476EEDEE}" srcOrd="5" destOrd="0" presId="urn:microsoft.com/office/officeart/2008/layout/HorizontalMultiLevelHierarchy"/>
    <dgm:cxn modelId="{2D3EAA3D-B66B-4474-871A-DC0CE95714C8}" type="presParOf" srcId="{DA65A85D-9D3D-41ED-8D42-163D476EEDEE}" destId="{50484690-C09C-4458-9092-9C016AC3F72F}" srcOrd="0" destOrd="0" presId="urn:microsoft.com/office/officeart/2008/layout/HorizontalMultiLevelHierarchy"/>
    <dgm:cxn modelId="{8A891482-E035-49BB-B4E2-6513565469BC}" type="presParOf" srcId="{DA65A85D-9D3D-41ED-8D42-163D476EEDEE}" destId="{F478D5EF-7490-4283-9DD9-D8E4A7DBA650}" srcOrd="1" destOrd="0" presId="urn:microsoft.com/office/officeart/2008/layout/HorizontalMultiLevelHierarchy"/>
    <dgm:cxn modelId="{654BA2F2-50E3-46A7-9EFB-0F8A9CA0F073}" type="presParOf" srcId="{69450004-F6ED-439A-9E1E-72FE01F31D3E}" destId="{F54F5E26-47E2-4501-A540-382BCED09565}" srcOrd="6" destOrd="0" presId="urn:microsoft.com/office/officeart/2008/layout/HorizontalMultiLevelHierarchy"/>
    <dgm:cxn modelId="{78305DB9-FBF2-4F96-8BE1-8AA7D0C86CE4}" type="presParOf" srcId="{F54F5E26-47E2-4501-A540-382BCED09565}" destId="{5DF9FAA3-2435-4A2D-AB30-1D8D4B3747AF}" srcOrd="0" destOrd="0" presId="urn:microsoft.com/office/officeart/2008/layout/HorizontalMultiLevelHierarchy"/>
    <dgm:cxn modelId="{710919B1-1D0B-40EF-AE11-3ECC76C7744D}" type="presParOf" srcId="{69450004-F6ED-439A-9E1E-72FE01F31D3E}" destId="{BB5CAF95-02FA-46C1-8A13-9FA634AD6FDC}" srcOrd="7" destOrd="0" presId="urn:microsoft.com/office/officeart/2008/layout/HorizontalMultiLevelHierarchy"/>
    <dgm:cxn modelId="{D6B1E135-4851-4744-A462-70547DDA82B0}" type="presParOf" srcId="{BB5CAF95-02FA-46C1-8A13-9FA634AD6FDC}" destId="{40C3C249-7453-48EB-84E5-26CD2F9B2B7B}" srcOrd="0" destOrd="0" presId="urn:microsoft.com/office/officeart/2008/layout/HorizontalMultiLevelHierarchy"/>
    <dgm:cxn modelId="{FA9FFA38-D104-4EC7-8CC6-93690CD1F95E}" type="presParOf" srcId="{BB5CAF95-02FA-46C1-8A13-9FA634AD6FDC}" destId="{8DA57A0C-33B1-4728-BD87-8B5868E76523}" srcOrd="1" destOrd="0" presId="urn:microsoft.com/office/officeart/2008/layout/HorizontalMultiLevelHierarchy"/>
    <dgm:cxn modelId="{50DC6D71-D4E8-4994-8525-3D2771E8CFF3}" type="presParOf" srcId="{69450004-F6ED-439A-9E1E-72FE01F31D3E}" destId="{BAC5F14F-096C-4A3E-B21B-EF0F50805D71}" srcOrd="8" destOrd="0" presId="urn:microsoft.com/office/officeart/2008/layout/HorizontalMultiLevelHierarchy"/>
    <dgm:cxn modelId="{3DE454E2-15C1-44AB-BCF0-3BAB08CB30E4}" type="presParOf" srcId="{BAC5F14F-096C-4A3E-B21B-EF0F50805D71}" destId="{942E5EBA-4A2F-4C9F-8160-2950FD179EE7}" srcOrd="0" destOrd="0" presId="urn:microsoft.com/office/officeart/2008/layout/HorizontalMultiLevelHierarchy"/>
    <dgm:cxn modelId="{B8973BFF-7ED5-49F1-B880-51426D7370B5}" type="presParOf" srcId="{69450004-F6ED-439A-9E1E-72FE01F31D3E}" destId="{09DF29FB-9665-4932-B799-A37B263F06AE}" srcOrd="9" destOrd="0" presId="urn:microsoft.com/office/officeart/2008/layout/HorizontalMultiLevelHierarchy"/>
    <dgm:cxn modelId="{506097A5-2563-4C3C-B688-249137C9F509}" type="presParOf" srcId="{09DF29FB-9665-4932-B799-A37B263F06AE}" destId="{DD1578E0-432E-4ED0-B341-F248F018D534}" srcOrd="0" destOrd="0" presId="urn:microsoft.com/office/officeart/2008/layout/HorizontalMultiLevelHierarchy"/>
    <dgm:cxn modelId="{6F6FE8DB-DC34-4463-AFC5-6A27E6DF5D6E}" type="presParOf" srcId="{09DF29FB-9665-4932-B799-A37B263F06AE}" destId="{3D0C4D23-8C4B-4FEB-9DA0-BACE106D4DE3}" srcOrd="1" destOrd="0" presId="urn:microsoft.com/office/officeart/2008/layout/HorizontalMultiLevelHierarchy"/>
    <dgm:cxn modelId="{DC1E1B78-F486-4456-9109-363907F31264}" type="presParOf" srcId="{69450004-F6ED-439A-9E1E-72FE01F31D3E}" destId="{307302F1-3568-44A4-8C2B-EBA0DA984FDF}" srcOrd="10" destOrd="0" presId="urn:microsoft.com/office/officeart/2008/layout/HorizontalMultiLevelHierarchy"/>
    <dgm:cxn modelId="{3682E9C8-2F9B-4D91-9D3C-AE6BEECD5346}" type="presParOf" srcId="{307302F1-3568-44A4-8C2B-EBA0DA984FDF}" destId="{0CD77EBB-808E-43CE-BA78-648ABCCD09CC}" srcOrd="0" destOrd="0" presId="urn:microsoft.com/office/officeart/2008/layout/HorizontalMultiLevelHierarchy"/>
    <dgm:cxn modelId="{3FB1B700-B539-4081-AFBA-6031523F1553}" type="presParOf" srcId="{69450004-F6ED-439A-9E1E-72FE01F31D3E}" destId="{2448A4C7-659D-4F29-9075-1FA56038F3C1}" srcOrd="11" destOrd="0" presId="urn:microsoft.com/office/officeart/2008/layout/HorizontalMultiLevelHierarchy"/>
    <dgm:cxn modelId="{48760798-A822-495E-B8FD-625B57F12311}" type="presParOf" srcId="{2448A4C7-659D-4F29-9075-1FA56038F3C1}" destId="{540BC2B1-65F1-41B7-8A24-4C40CB374CD0}" srcOrd="0" destOrd="0" presId="urn:microsoft.com/office/officeart/2008/layout/HorizontalMultiLevelHierarchy"/>
    <dgm:cxn modelId="{A2B60DCE-4D71-4192-B60A-0413A63246E3}" type="presParOf" srcId="{2448A4C7-659D-4F29-9075-1FA56038F3C1}" destId="{0C1B6E5B-15EE-4BAB-9ABB-11F2AB6BED02}"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7302F1-3568-44A4-8C2B-EBA0DA984FDF}">
      <dsp:nvSpPr>
        <dsp:cNvPr id="0" name=""/>
        <dsp:cNvSpPr/>
      </dsp:nvSpPr>
      <dsp:spPr>
        <a:xfrm>
          <a:off x="1143253" y="7406658"/>
          <a:ext cx="153277" cy="730170"/>
        </a:xfrm>
        <a:custGeom>
          <a:avLst/>
          <a:gdLst/>
          <a:ahLst/>
          <a:cxnLst/>
          <a:rect l="0" t="0" r="0" b="0"/>
          <a:pathLst>
            <a:path>
              <a:moveTo>
                <a:pt x="0" y="0"/>
              </a:moveTo>
              <a:lnTo>
                <a:pt x="76638" y="0"/>
              </a:lnTo>
              <a:lnTo>
                <a:pt x="76638" y="730170"/>
              </a:lnTo>
              <a:lnTo>
                <a:pt x="153277" y="7301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1240" y="7753091"/>
        <a:ext cx="37304" cy="37304"/>
      </dsp:txXfrm>
    </dsp:sp>
    <dsp:sp modelId="{BAC5F14F-096C-4A3E-B21B-EF0F50805D71}">
      <dsp:nvSpPr>
        <dsp:cNvPr id="0" name=""/>
        <dsp:cNvSpPr/>
      </dsp:nvSpPr>
      <dsp:spPr>
        <a:xfrm>
          <a:off x="1143253" y="7406658"/>
          <a:ext cx="153277" cy="438102"/>
        </a:xfrm>
        <a:custGeom>
          <a:avLst/>
          <a:gdLst/>
          <a:ahLst/>
          <a:cxnLst/>
          <a:rect l="0" t="0" r="0" b="0"/>
          <a:pathLst>
            <a:path>
              <a:moveTo>
                <a:pt x="0" y="0"/>
              </a:moveTo>
              <a:lnTo>
                <a:pt x="76638" y="0"/>
              </a:lnTo>
              <a:lnTo>
                <a:pt x="76638" y="438102"/>
              </a:lnTo>
              <a:lnTo>
                <a:pt x="153277" y="4381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8289" y="7614106"/>
        <a:ext cx="23207" cy="23207"/>
      </dsp:txXfrm>
    </dsp:sp>
    <dsp:sp modelId="{F54F5E26-47E2-4501-A540-382BCED09565}">
      <dsp:nvSpPr>
        <dsp:cNvPr id="0" name=""/>
        <dsp:cNvSpPr/>
      </dsp:nvSpPr>
      <dsp:spPr>
        <a:xfrm>
          <a:off x="1143253" y="7406658"/>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4599" y="7474382"/>
        <a:ext cx="10585" cy="10585"/>
      </dsp:txXfrm>
    </dsp:sp>
    <dsp:sp modelId="{FD32F69C-C953-4BB3-91E9-10D8CC34FFB5}">
      <dsp:nvSpPr>
        <dsp:cNvPr id="0" name=""/>
        <dsp:cNvSpPr/>
      </dsp:nvSpPr>
      <dsp:spPr>
        <a:xfrm>
          <a:off x="1143253" y="7260624"/>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4599" y="7328348"/>
        <a:ext cx="10585" cy="10585"/>
      </dsp:txXfrm>
    </dsp:sp>
    <dsp:sp modelId="{2A261864-308D-44A8-AD67-636BB2934C90}">
      <dsp:nvSpPr>
        <dsp:cNvPr id="0" name=""/>
        <dsp:cNvSpPr/>
      </dsp:nvSpPr>
      <dsp:spPr>
        <a:xfrm>
          <a:off x="1143253" y="6968556"/>
          <a:ext cx="153277" cy="438102"/>
        </a:xfrm>
        <a:custGeom>
          <a:avLst/>
          <a:gdLst/>
          <a:ahLst/>
          <a:cxnLst/>
          <a:rect l="0" t="0" r="0" b="0"/>
          <a:pathLst>
            <a:path>
              <a:moveTo>
                <a:pt x="0" y="438102"/>
              </a:moveTo>
              <a:lnTo>
                <a:pt x="76638" y="438102"/>
              </a:lnTo>
              <a:lnTo>
                <a:pt x="76638" y="0"/>
              </a:lnTo>
              <a:lnTo>
                <a:pt x="153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8289" y="7176003"/>
        <a:ext cx="23207" cy="23207"/>
      </dsp:txXfrm>
    </dsp:sp>
    <dsp:sp modelId="{76EF1914-C447-44C4-ADD3-4E21C39A78E8}">
      <dsp:nvSpPr>
        <dsp:cNvPr id="0" name=""/>
        <dsp:cNvSpPr/>
      </dsp:nvSpPr>
      <dsp:spPr>
        <a:xfrm>
          <a:off x="1143253" y="6676488"/>
          <a:ext cx="153277" cy="730170"/>
        </a:xfrm>
        <a:custGeom>
          <a:avLst/>
          <a:gdLst/>
          <a:ahLst/>
          <a:cxnLst/>
          <a:rect l="0" t="0" r="0" b="0"/>
          <a:pathLst>
            <a:path>
              <a:moveTo>
                <a:pt x="0" y="730170"/>
              </a:moveTo>
              <a:lnTo>
                <a:pt x="76638" y="730170"/>
              </a:lnTo>
              <a:lnTo>
                <a:pt x="76638" y="0"/>
              </a:lnTo>
              <a:lnTo>
                <a:pt x="153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1240" y="7022921"/>
        <a:ext cx="37304" cy="37304"/>
      </dsp:txXfrm>
    </dsp:sp>
    <dsp:sp modelId="{6AB651DF-9FAB-4919-9C15-C9494193F19A}">
      <dsp:nvSpPr>
        <dsp:cNvPr id="0" name=""/>
        <dsp:cNvSpPr/>
      </dsp:nvSpPr>
      <dsp:spPr>
        <a:xfrm>
          <a:off x="1143253" y="6118484"/>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4599" y="6186208"/>
        <a:ext cx="10585" cy="10585"/>
      </dsp:txXfrm>
    </dsp:sp>
    <dsp:sp modelId="{411AA09C-7DC7-416C-85B0-A42338244F7C}">
      <dsp:nvSpPr>
        <dsp:cNvPr id="0" name=""/>
        <dsp:cNvSpPr/>
      </dsp:nvSpPr>
      <dsp:spPr>
        <a:xfrm>
          <a:off x="1143253" y="5972450"/>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4599" y="6040174"/>
        <a:ext cx="10585" cy="10585"/>
      </dsp:txXfrm>
    </dsp:sp>
    <dsp:sp modelId="{6D30317A-A660-4389-BF9D-55EF29ABA884}">
      <dsp:nvSpPr>
        <dsp:cNvPr id="0" name=""/>
        <dsp:cNvSpPr/>
      </dsp:nvSpPr>
      <dsp:spPr>
        <a:xfrm>
          <a:off x="2062918" y="5680382"/>
          <a:ext cx="153277" cy="292068"/>
        </a:xfrm>
        <a:custGeom>
          <a:avLst/>
          <a:gdLst/>
          <a:ahLst/>
          <a:cxnLst/>
          <a:rect l="0" t="0" r="0" b="0"/>
          <a:pathLst>
            <a:path>
              <a:moveTo>
                <a:pt x="0" y="0"/>
              </a:moveTo>
              <a:lnTo>
                <a:pt x="76638" y="0"/>
              </a:lnTo>
              <a:lnTo>
                <a:pt x="76638" y="292068"/>
              </a:lnTo>
              <a:lnTo>
                <a:pt x="153277" y="292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1310" y="5818169"/>
        <a:ext cx="16492" cy="16492"/>
      </dsp:txXfrm>
    </dsp:sp>
    <dsp:sp modelId="{5068E612-468D-4224-BC59-8A6C70AECAFB}">
      <dsp:nvSpPr>
        <dsp:cNvPr id="0" name=""/>
        <dsp:cNvSpPr/>
      </dsp:nvSpPr>
      <dsp:spPr>
        <a:xfrm>
          <a:off x="2062918" y="5634662"/>
          <a:ext cx="153277" cy="91440"/>
        </a:xfrm>
        <a:custGeom>
          <a:avLst/>
          <a:gdLst/>
          <a:ahLst/>
          <a:cxnLst/>
          <a:rect l="0" t="0" r="0" b="0"/>
          <a:pathLst>
            <a:path>
              <a:moveTo>
                <a:pt x="0" y="45720"/>
              </a:moveTo>
              <a:lnTo>
                <a:pt x="153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5724" y="5676550"/>
        <a:ext cx="7663" cy="7663"/>
      </dsp:txXfrm>
    </dsp:sp>
    <dsp:sp modelId="{7A14DFC7-D6C9-402D-85B1-684082B7BB19}">
      <dsp:nvSpPr>
        <dsp:cNvPr id="0" name=""/>
        <dsp:cNvSpPr/>
      </dsp:nvSpPr>
      <dsp:spPr>
        <a:xfrm>
          <a:off x="2062918" y="5388313"/>
          <a:ext cx="153277" cy="292068"/>
        </a:xfrm>
        <a:custGeom>
          <a:avLst/>
          <a:gdLst/>
          <a:ahLst/>
          <a:cxnLst/>
          <a:rect l="0" t="0" r="0" b="0"/>
          <a:pathLst>
            <a:path>
              <a:moveTo>
                <a:pt x="0" y="292068"/>
              </a:moveTo>
              <a:lnTo>
                <a:pt x="76638" y="292068"/>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1310" y="5526101"/>
        <a:ext cx="16492" cy="16492"/>
      </dsp:txXfrm>
    </dsp:sp>
    <dsp:sp modelId="{4E587475-B5BB-4456-B297-F3EE8C1CD048}">
      <dsp:nvSpPr>
        <dsp:cNvPr id="0" name=""/>
        <dsp:cNvSpPr/>
      </dsp:nvSpPr>
      <dsp:spPr>
        <a:xfrm>
          <a:off x="1143253" y="4658143"/>
          <a:ext cx="153277" cy="1022238"/>
        </a:xfrm>
        <a:custGeom>
          <a:avLst/>
          <a:gdLst/>
          <a:ahLst/>
          <a:cxnLst/>
          <a:rect l="0" t="0" r="0" b="0"/>
          <a:pathLst>
            <a:path>
              <a:moveTo>
                <a:pt x="0" y="0"/>
              </a:moveTo>
              <a:lnTo>
                <a:pt x="76638" y="0"/>
              </a:lnTo>
              <a:lnTo>
                <a:pt x="76638" y="1022238"/>
              </a:lnTo>
              <a:lnTo>
                <a:pt x="153277" y="10222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94050" y="5143421"/>
        <a:ext cx="51683" cy="51683"/>
      </dsp:txXfrm>
    </dsp:sp>
    <dsp:sp modelId="{1D6F8913-AB0E-4093-8D19-D875127B8DDA}">
      <dsp:nvSpPr>
        <dsp:cNvPr id="0" name=""/>
        <dsp:cNvSpPr/>
      </dsp:nvSpPr>
      <dsp:spPr>
        <a:xfrm>
          <a:off x="2062918" y="4950211"/>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4264" y="5017936"/>
        <a:ext cx="10585" cy="10585"/>
      </dsp:txXfrm>
    </dsp:sp>
    <dsp:sp modelId="{F7511B13-F74D-461F-B9F5-4365ADBE2CE6}">
      <dsp:nvSpPr>
        <dsp:cNvPr id="0" name=""/>
        <dsp:cNvSpPr/>
      </dsp:nvSpPr>
      <dsp:spPr>
        <a:xfrm>
          <a:off x="2062918" y="4804177"/>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4264" y="4871901"/>
        <a:ext cx="10585" cy="10585"/>
      </dsp:txXfrm>
    </dsp:sp>
    <dsp:sp modelId="{B01B23EA-B95E-4DC8-9656-B7D07148D049}">
      <dsp:nvSpPr>
        <dsp:cNvPr id="0" name=""/>
        <dsp:cNvSpPr/>
      </dsp:nvSpPr>
      <dsp:spPr>
        <a:xfrm>
          <a:off x="1143253" y="4658143"/>
          <a:ext cx="153277" cy="292068"/>
        </a:xfrm>
        <a:custGeom>
          <a:avLst/>
          <a:gdLst/>
          <a:ahLst/>
          <a:cxnLst/>
          <a:rect l="0" t="0" r="0" b="0"/>
          <a:pathLst>
            <a:path>
              <a:moveTo>
                <a:pt x="0" y="0"/>
              </a:moveTo>
              <a:lnTo>
                <a:pt x="76638" y="0"/>
              </a:lnTo>
              <a:lnTo>
                <a:pt x="76638" y="292068"/>
              </a:lnTo>
              <a:lnTo>
                <a:pt x="153277" y="292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1646" y="4795931"/>
        <a:ext cx="16492" cy="16492"/>
      </dsp:txXfrm>
    </dsp:sp>
    <dsp:sp modelId="{90C8052A-E658-40E0-9F01-DD3B7CBC3ECD}">
      <dsp:nvSpPr>
        <dsp:cNvPr id="0" name=""/>
        <dsp:cNvSpPr/>
      </dsp:nvSpPr>
      <dsp:spPr>
        <a:xfrm>
          <a:off x="2062918" y="4366075"/>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4264" y="4433799"/>
        <a:ext cx="10585" cy="10585"/>
      </dsp:txXfrm>
    </dsp:sp>
    <dsp:sp modelId="{4165231E-75E6-4C7A-B6F3-E3D845F1BE3E}">
      <dsp:nvSpPr>
        <dsp:cNvPr id="0" name=""/>
        <dsp:cNvSpPr/>
      </dsp:nvSpPr>
      <dsp:spPr>
        <a:xfrm>
          <a:off x="2062918" y="4220041"/>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4264" y="4287765"/>
        <a:ext cx="10585" cy="10585"/>
      </dsp:txXfrm>
    </dsp:sp>
    <dsp:sp modelId="{0FD3DC57-E597-4734-86D3-692148313AD2}">
      <dsp:nvSpPr>
        <dsp:cNvPr id="0" name=""/>
        <dsp:cNvSpPr/>
      </dsp:nvSpPr>
      <dsp:spPr>
        <a:xfrm>
          <a:off x="1143253" y="4366075"/>
          <a:ext cx="153277" cy="292068"/>
        </a:xfrm>
        <a:custGeom>
          <a:avLst/>
          <a:gdLst/>
          <a:ahLst/>
          <a:cxnLst/>
          <a:rect l="0" t="0" r="0" b="0"/>
          <a:pathLst>
            <a:path>
              <a:moveTo>
                <a:pt x="0" y="292068"/>
              </a:moveTo>
              <a:lnTo>
                <a:pt x="76638" y="292068"/>
              </a:lnTo>
              <a:lnTo>
                <a:pt x="76638" y="0"/>
              </a:lnTo>
              <a:lnTo>
                <a:pt x="153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1646" y="4503863"/>
        <a:ext cx="16492" cy="16492"/>
      </dsp:txXfrm>
    </dsp:sp>
    <dsp:sp modelId="{BDF54807-96BD-45DB-BA33-CAA3D2EF2AA4}">
      <dsp:nvSpPr>
        <dsp:cNvPr id="0" name=""/>
        <dsp:cNvSpPr/>
      </dsp:nvSpPr>
      <dsp:spPr>
        <a:xfrm>
          <a:off x="2062918" y="3635905"/>
          <a:ext cx="153277" cy="292068"/>
        </a:xfrm>
        <a:custGeom>
          <a:avLst/>
          <a:gdLst/>
          <a:ahLst/>
          <a:cxnLst/>
          <a:rect l="0" t="0" r="0" b="0"/>
          <a:pathLst>
            <a:path>
              <a:moveTo>
                <a:pt x="0" y="0"/>
              </a:moveTo>
              <a:lnTo>
                <a:pt x="76638" y="0"/>
              </a:lnTo>
              <a:lnTo>
                <a:pt x="76638" y="292068"/>
              </a:lnTo>
              <a:lnTo>
                <a:pt x="153277" y="292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1310" y="3773692"/>
        <a:ext cx="16492" cy="16492"/>
      </dsp:txXfrm>
    </dsp:sp>
    <dsp:sp modelId="{607F74D9-E12F-4B49-9BF9-BB10289A6DB2}">
      <dsp:nvSpPr>
        <dsp:cNvPr id="0" name=""/>
        <dsp:cNvSpPr/>
      </dsp:nvSpPr>
      <dsp:spPr>
        <a:xfrm>
          <a:off x="2062918" y="3590185"/>
          <a:ext cx="153277" cy="91440"/>
        </a:xfrm>
        <a:custGeom>
          <a:avLst/>
          <a:gdLst/>
          <a:ahLst/>
          <a:cxnLst/>
          <a:rect l="0" t="0" r="0" b="0"/>
          <a:pathLst>
            <a:path>
              <a:moveTo>
                <a:pt x="0" y="45720"/>
              </a:moveTo>
              <a:lnTo>
                <a:pt x="153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5724" y="3632073"/>
        <a:ext cx="7663" cy="7663"/>
      </dsp:txXfrm>
    </dsp:sp>
    <dsp:sp modelId="{95E9C137-2383-449B-B41D-E187DC3BAD21}">
      <dsp:nvSpPr>
        <dsp:cNvPr id="0" name=""/>
        <dsp:cNvSpPr/>
      </dsp:nvSpPr>
      <dsp:spPr>
        <a:xfrm>
          <a:off x="2062918" y="3343836"/>
          <a:ext cx="153277" cy="292068"/>
        </a:xfrm>
        <a:custGeom>
          <a:avLst/>
          <a:gdLst/>
          <a:ahLst/>
          <a:cxnLst/>
          <a:rect l="0" t="0" r="0" b="0"/>
          <a:pathLst>
            <a:path>
              <a:moveTo>
                <a:pt x="0" y="292068"/>
              </a:moveTo>
              <a:lnTo>
                <a:pt x="76638" y="292068"/>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1310" y="3481624"/>
        <a:ext cx="16492" cy="16492"/>
      </dsp:txXfrm>
    </dsp:sp>
    <dsp:sp modelId="{F75420C8-DC1D-4F34-8A74-9E19D8D6A459}">
      <dsp:nvSpPr>
        <dsp:cNvPr id="0" name=""/>
        <dsp:cNvSpPr/>
      </dsp:nvSpPr>
      <dsp:spPr>
        <a:xfrm>
          <a:off x="1143253" y="3635905"/>
          <a:ext cx="153277" cy="1022238"/>
        </a:xfrm>
        <a:custGeom>
          <a:avLst/>
          <a:gdLst/>
          <a:ahLst/>
          <a:cxnLst/>
          <a:rect l="0" t="0" r="0" b="0"/>
          <a:pathLst>
            <a:path>
              <a:moveTo>
                <a:pt x="0" y="1022238"/>
              </a:moveTo>
              <a:lnTo>
                <a:pt x="76638" y="1022238"/>
              </a:lnTo>
              <a:lnTo>
                <a:pt x="76638" y="0"/>
              </a:lnTo>
              <a:lnTo>
                <a:pt x="153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94050" y="4121182"/>
        <a:ext cx="51683" cy="51683"/>
      </dsp:txXfrm>
    </dsp:sp>
    <dsp:sp modelId="{D70E413E-4B4A-4CBD-A123-C07266CE409E}">
      <dsp:nvSpPr>
        <dsp:cNvPr id="0" name=""/>
        <dsp:cNvSpPr/>
      </dsp:nvSpPr>
      <dsp:spPr>
        <a:xfrm>
          <a:off x="1143253" y="2905734"/>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4599" y="2973459"/>
        <a:ext cx="10585" cy="10585"/>
      </dsp:txXfrm>
    </dsp:sp>
    <dsp:sp modelId="{12536DD4-18EF-475B-B2B1-00DB5B2EEB7D}">
      <dsp:nvSpPr>
        <dsp:cNvPr id="0" name=""/>
        <dsp:cNvSpPr/>
      </dsp:nvSpPr>
      <dsp:spPr>
        <a:xfrm>
          <a:off x="1143253" y="2759700"/>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4599" y="2827424"/>
        <a:ext cx="10585" cy="10585"/>
      </dsp:txXfrm>
    </dsp:sp>
    <dsp:sp modelId="{0BDC72BC-5038-4C3D-8AEE-AEF3D20A9552}">
      <dsp:nvSpPr>
        <dsp:cNvPr id="0" name=""/>
        <dsp:cNvSpPr/>
      </dsp:nvSpPr>
      <dsp:spPr>
        <a:xfrm>
          <a:off x="2982582" y="2968375"/>
          <a:ext cx="153277" cy="2263528"/>
        </a:xfrm>
        <a:custGeom>
          <a:avLst/>
          <a:gdLst/>
          <a:ahLst/>
          <a:cxnLst/>
          <a:rect l="0" t="0" r="0" b="0"/>
          <a:pathLst>
            <a:path>
              <a:moveTo>
                <a:pt x="0" y="0"/>
              </a:moveTo>
              <a:lnTo>
                <a:pt x="76638" y="0"/>
              </a:lnTo>
              <a:lnTo>
                <a:pt x="76638" y="2263528"/>
              </a:lnTo>
              <a:lnTo>
                <a:pt x="153277" y="2263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002503" y="4043421"/>
        <a:ext cx="113435" cy="113435"/>
      </dsp:txXfrm>
    </dsp:sp>
    <dsp:sp modelId="{63DACDCD-54F6-475F-9844-E35EBA3A4D0C}">
      <dsp:nvSpPr>
        <dsp:cNvPr id="0" name=""/>
        <dsp:cNvSpPr/>
      </dsp:nvSpPr>
      <dsp:spPr>
        <a:xfrm>
          <a:off x="3902246" y="4939835"/>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3592" y="5007559"/>
        <a:ext cx="10585" cy="10585"/>
      </dsp:txXfrm>
    </dsp:sp>
    <dsp:sp modelId="{D7E0346C-949D-4C43-B30D-0B70AD51CDF2}">
      <dsp:nvSpPr>
        <dsp:cNvPr id="0" name=""/>
        <dsp:cNvSpPr/>
      </dsp:nvSpPr>
      <dsp:spPr>
        <a:xfrm>
          <a:off x="3902246" y="4793801"/>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3592" y="4861525"/>
        <a:ext cx="10585" cy="10585"/>
      </dsp:txXfrm>
    </dsp:sp>
    <dsp:sp modelId="{687B0DAF-78A4-4798-9708-64E9DC39A44F}">
      <dsp:nvSpPr>
        <dsp:cNvPr id="0" name=""/>
        <dsp:cNvSpPr/>
      </dsp:nvSpPr>
      <dsp:spPr>
        <a:xfrm>
          <a:off x="2982582" y="2968375"/>
          <a:ext cx="153277" cy="1971459"/>
        </a:xfrm>
        <a:custGeom>
          <a:avLst/>
          <a:gdLst/>
          <a:ahLst/>
          <a:cxnLst/>
          <a:rect l="0" t="0" r="0" b="0"/>
          <a:pathLst>
            <a:path>
              <a:moveTo>
                <a:pt x="0" y="0"/>
              </a:moveTo>
              <a:lnTo>
                <a:pt x="76638" y="0"/>
              </a:lnTo>
              <a:lnTo>
                <a:pt x="76638" y="1971459"/>
              </a:lnTo>
              <a:lnTo>
                <a:pt x="153277" y="19714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009785" y="3904670"/>
        <a:ext cx="98870" cy="98870"/>
      </dsp:txXfrm>
    </dsp:sp>
    <dsp:sp modelId="{00AE26AE-3711-454F-A9EA-FF4BD0AA5CE5}">
      <dsp:nvSpPr>
        <dsp:cNvPr id="0" name=""/>
        <dsp:cNvSpPr/>
      </dsp:nvSpPr>
      <dsp:spPr>
        <a:xfrm>
          <a:off x="3902246" y="4063631"/>
          <a:ext cx="153277" cy="438102"/>
        </a:xfrm>
        <a:custGeom>
          <a:avLst/>
          <a:gdLst/>
          <a:ahLst/>
          <a:cxnLst/>
          <a:rect l="0" t="0" r="0" b="0"/>
          <a:pathLst>
            <a:path>
              <a:moveTo>
                <a:pt x="0" y="0"/>
              </a:moveTo>
              <a:lnTo>
                <a:pt x="76638" y="0"/>
              </a:lnTo>
              <a:lnTo>
                <a:pt x="76638" y="438102"/>
              </a:lnTo>
              <a:lnTo>
                <a:pt x="153277" y="4381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67281" y="4271078"/>
        <a:ext cx="23207" cy="23207"/>
      </dsp:txXfrm>
    </dsp:sp>
    <dsp:sp modelId="{DEBFF63D-5EF1-430D-A379-40A142E02CA1}">
      <dsp:nvSpPr>
        <dsp:cNvPr id="0" name=""/>
        <dsp:cNvSpPr/>
      </dsp:nvSpPr>
      <dsp:spPr>
        <a:xfrm>
          <a:off x="3902246" y="4063631"/>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3592" y="4131355"/>
        <a:ext cx="10585" cy="10585"/>
      </dsp:txXfrm>
    </dsp:sp>
    <dsp:sp modelId="{58FE02BB-8435-4038-8670-2DEC069F01C5}">
      <dsp:nvSpPr>
        <dsp:cNvPr id="0" name=""/>
        <dsp:cNvSpPr/>
      </dsp:nvSpPr>
      <dsp:spPr>
        <a:xfrm>
          <a:off x="3902246" y="3917597"/>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3592" y="3985321"/>
        <a:ext cx="10585" cy="10585"/>
      </dsp:txXfrm>
    </dsp:sp>
    <dsp:sp modelId="{EBD50AFF-CF10-4B21-B8FE-3BA2E1D050EC}">
      <dsp:nvSpPr>
        <dsp:cNvPr id="0" name=""/>
        <dsp:cNvSpPr/>
      </dsp:nvSpPr>
      <dsp:spPr>
        <a:xfrm>
          <a:off x="3902246" y="3625528"/>
          <a:ext cx="153277" cy="438102"/>
        </a:xfrm>
        <a:custGeom>
          <a:avLst/>
          <a:gdLst/>
          <a:ahLst/>
          <a:cxnLst/>
          <a:rect l="0" t="0" r="0" b="0"/>
          <a:pathLst>
            <a:path>
              <a:moveTo>
                <a:pt x="0" y="438102"/>
              </a:moveTo>
              <a:lnTo>
                <a:pt x="76638" y="438102"/>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67281" y="3832976"/>
        <a:ext cx="23207" cy="23207"/>
      </dsp:txXfrm>
    </dsp:sp>
    <dsp:sp modelId="{C82AB015-B107-4215-9B2C-372CDEFA4683}">
      <dsp:nvSpPr>
        <dsp:cNvPr id="0" name=""/>
        <dsp:cNvSpPr/>
      </dsp:nvSpPr>
      <dsp:spPr>
        <a:xfrm>
          <a:off x="2982582" y="2968375"/>
          <a:ext cx="153277" cy="1095255"/>
        </a:xfrm>
        <a:custGeom>
          <a:avLst/>
          <a:gdLst/>
          <a:ahLst/>
          <a:cxnLst/>
          <a:rect l="0" t="0" r="0" b="0"/>
          <a:pathLst>
            <a:path>
              <a:moveTo>
                <a:pt x="0" y="0"/>
              </a:moveTo>
              <a:lnTo>
                <a:pt x="76638" y="0"/>
              </a:lnTo>
              <a:lnTo>
                <a:pt x="76638" y="1095255"/>
              </a:lnTo>
              <a:lnTo>
                <a:pt x="153277" y="10952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31572" y="3488355"/>
        <a:ext cx="55296" cy="55296"/>
      </dsp:txXfrm>
    </dsp:sp>
    <dsp:sp modelId="{E77D365B-274A-4683-9C36-E2F93F9E9EAD}">
      <dsp:nvSpPr>
        <dsp:cNvPr id="0" name=""/>
        <dsp:cNvSpPr/>
      </dsp:nvSpPr>
      <dsp:spPr>
        <a:xfrm>
          <a:off x="3902246" y="3287740"/>
          <a:ext cx="153277" cy="91440"/>
        </a:xfrm>
        <a:custGeom>
          <a:avLst/>
          <a:gdLst/>
          <a:ahLst/>
          <a:cxnLst/>
          <a:rect l="0" t="0" r="0" b="0"/>
          <a:pathLst>
            <a:path>
              <a:moveTo>
                <a:pt x="0" y="45720"/>
              </a:moveTo>
              <a:lnTo>
                <a:pt x="153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5053" y="3329628"/>
        <a:ext cx="7663" cy="7663"/>
      </dsp:txXfrm>
    </dsp:sp>
    <dsp:sp modelId="{014E7C24-00CC-4773-97E2-E10446855B30}">
      <dsp:nvSpPr>
        <dsp:cNvPr id="0" name=""/>
        <dsp:cNvSpPr/>
      </dsp:nvSpPr>
      <dsp:spPr>
        <a:xfrm>
          <a:off x="2982582" y="2968375"/>
          <a:ext cx="153277" cy="365085"/>
        </a:xfrm>
        <a:custGeom>
          <a:avLst/>
          <a:gdLst/>
          <a:ahLst/>
          <a:cxnLst/>
          <a:rect l="0" t="0" r="0" b="0"/>
          <a:pathLst>
            <a:path>
              <a:moveTo>
                <a:pt x="0" y="0"/>
              </a:moveTo>
              <a:lnTo>
                <a:pt x="76638" y="0"/>
              </a:lnTo>
              <a:lnTo>
                <a:pt x="76638" y="365085"/>
              </a:lnTo>
              <a:lnTo>
                <a:pt x="153277" y="3650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49322" y="3141019"/>
        <a:ext cx="19797" cy="19797"/>
      </dsp:txXfrm>
    </dsp:sp>
    <dsp:sp modelId="{B7D135A4-60D2-4A01-9478-617558A31820}">
      <dsp:nvSpPr>
        <dsp:cNvPr id="0" name=""/>
        <dsp:cNvSpPr/>
      </dsp:nvSpPr>
      <dsp:spPr>
        <a:xfrm>
          <a:off x="3902246" y="2995672"/>
          <a:ext cx="153277" cy="91440"/>
        </a:xfrm>
        <a:custGeom>
          <a:avLst/>
          <a:gdLst/>
          <a:ahLst/>
          <a:cxnLst/>
          <a:rect l="0" t="0" r="0" b="0"/>
          <a:pathLst>
            <a:path>
              <a:moveTo>
                <a:pt x="0" y="45720"/>
              </a:moveTo>
              <a:lnTo>
                <a:pt x="153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5053" y="3037560"/>
        <a:ext cx="7663" cy="7663"/>
      </dsp:txXfrm>
    </dsp:sp>
    <dsp:sp modelId="{18F3F606-2FD3-4ED2-9604-1EED6F1CCA4C}">
      <dsp:nvSpPr>
        <dsp:cNvPr id="0" name=""/>
        <dsp:cNvSpPr/>
      </dsp:nvSpPr>
      <dsp:spPr>
        <a:xfrm>
          <a:off x="2982582" y="2922655"/>
          <a:ext cx="153277" cy="91440"/>
        </a:xfrm>
        <a:custGeom>
          <a:avLst/>
          <a:gdLst/>
          <a:ahLst/>
          <a:cxnLst/>
          <a:rect l="0" t="0" r="0" b="0"/>
          <a:pathLst>
            <a:path>
              <a:moveTo>
                <a:pt x="0" y="45720"/>
              </a:moveTo>
              <a:lnTo>
                <a:pt x="76638" y="45720"/>
              </a:lnTo>
              <a:lnTo>
                <a:pt x="76638" y="118737"/>
              </a:lnTo>
              <a:lnTo>
                <a:pt x="153277" y="1187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4976" y="2964131"/>
        <a:ext cx="8489" cy="8489"/>
      </dsp:txXfrm>
    </dsp:sp>
    <dsp:sp modelId="{58968043-7A35-4B64-9F5A-162067A60965}">
      <dsp:nvSpPr>
        <dsp:cNvPr id="0" name=""/>
        <dsp:cNvSpPr/>
      </dsp:nvSpPr>
      <dsp:spPr>
        <a:xfrm>
          <a:off x="3902246" y="2703604"/>
          <a:ext cx="153277" cy="91440"/>
        </a:xfrm>
        <a:custGeom>
          <a:avLst/>
          <a:gdLst/>
          <a:ahLst/>
          <a:cxnLst/>
          <a:rect l="0" t="0" r="0" b="0"/>
          <a:pathLst>
            <a:path>
              <a:moveTo>
                <a:pt x="0" y="45720"/>
              </a:moveTo>
              <a:lnTo>
                <a:pt x="153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5053" y="2745492"/>
        <a:ext cx="7663" cy="7663"/>
      </dsp:txXfrm>
    </dsp:sp>
    <dsp:sp modelId="{C498E3D5-08CA-4453-98A0-96AB0D72C15A}">
      <dsp:nvSpPr>
        <dsp:cNvPr id="0" name=""/>
        <dsp:cNvSpPr/>
      </dsp:nvSpPr>
      <dsp:spPr>
        <a:xfrm>
          <a:off x="2982582" y="2749324"/>
          <a:ext cx="153277" cy="219051"/>
        </a:xfrm>
        <a:custGeom>
          <a:avLst/>
          <a:gdLst/>
          <a:ahLst/>
          <a:cxnLst/>
          <a:rect l="0" t="0" r="0" b="0"/>
          <a:pathLst>
            <a:path>
              <a:moveTo>
                <a:pt x="0" y="219051"/>
              </a:moveTo>
              <a:lnTo>
                <a:pt x="76638" y="219051"/>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2537" y="2852166"/>
        <a:ext cx="13367" cy="13367"/>
      </dsp:txXfrm>
    </dsp:sp>
    <dsp:sp modelId="{12FB82A4-7518-4042-ADED-A23374FD912E}">
      <dsp:nvSpPr>
        <dsp:cNvPr id="0" name=""/>
        <dsp:cNvSpPr/>
      </dsp:nvSpPr>
      <dsp:spPr>
        <a:xfrm>
          <a:off x="3902246" y="2311222"/>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3592" y="2378946"/>
        <a:ext cx="10585" cy="10585"/>
      </dsp:txXfrm>
    </dsp:sp>
    <dsp:sp modelId="{DCA38BF3-53B8-4218-B679-AA637E908E82}">
      <dsp:nvSpPr>
        <dsp:cNvPr id="0" name=""/>
        <dsp:cNvSpPr/>
      </dsp:nvSpPr>
      <dsp:spPr>
        <a:xfrm>
          <a:off x="3902246" y="2165188"/>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3592" y="2232912"/>
        <a:ext cx="10585" cy="10585"/>
      </dsp:txXfrm>
    </dsp:sp>
    <dsp:sp modelId="{A9A159BA-E5DD-422A-B801-A42677DBFE07}">
      <dsp:nvSpPr>
        <dsp:cNvPr id="0" name=""/>
        <dsp:cNvSpPr/>
      </dsp:nvSpPr>
      <dsp:spPr>
        <a:xfrm>
          <a:off x="2982582" y="2311222"/>
          <a:ext cx="153277" cy="657153"/>
        </a:xfrm>
        <a:custGeom>
          <a:avLst/>
          <a:gdLst/>
          <a:ahLst/>
          <a:cxnLst/>
          <a:rect l="0" t="0" r="0" b="0"/>
          <a:pathLst>
            <a:path>
              <a:moveTo>
                <a:pt x="0" y="657153"/>
              </a:moveTo>
              <a:lnTo>
                <a:pt x="76638" y="657153"/>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42351" y="2622929"/>
        <a:ext cx="33739" cy="33739"/>
      </dsp:txXfrm>
    </dsp:sp>
    <dsp:sp modelId="{D3DE0D31-5AC0-4166-8F0A-1B73E0116941}">
      <dsp:nvSpPr>
        <dsp:cNvPr id="0" name=""/>
        <dsp:cNvSpPr/>
      </dsp:nvSpPr>
      <dsp:spPr>
        <a:xfrm>
          <a:off x="3902246" y="1581051"/>
          <a:ext cx="153277" cy="292068"/>
        </a:xfrm>
        <a:custGeom>
          <a:avLst/>
          <a:gdLst/>
          <a:ahLst/>
          <a:cxnLst/>
          <a:rect l="0" t="0" r="0" b="0"/>
          <a:pathLst>
            <a:path>
              <a:moveTo>
                <a:pt x="0" y="0"/>
              </a:moveTo>
              <a:lnTo>
                <a:pt x="76638" y="0"/>
              </a:lnTo>
              <a:lnTo>
                <a:pt x="76638" y="292068"/>
              </a:lnTo>
              <a:lnTo>
                <a:pt x="153277" y="292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0638" y="1718839"/>
        <a:ext cx="16492" cy="16492"/>
      </dsp:txXfrm>
    </dsp:sp>
    <dsp:sp modelId="{73D793B7-876B-4D45-9893-B1BBD502EECB}">
      <dsp:nvSpPr>
        <dsp:cNvPr id="0" name=""/>
        <dsp:cNvSpPr/>
      </dsp:nvSpPr>
      <dsp:spPr>
        <a:xfrm>
          <a:off x="3902246" y="1535331"/>
          <a:ext cx="153277" cy="91440"/>
        </a:xfrm>
        <a:custGeom>
          <a:avLst/>
          <a:gdLst/>
          <a:ahLst/>
          <a:cxnLst/>
          <a:rect l="0" t="0" r="0" b="0"/>
          <a:pathLst>
            <a:path>
              <a:moveTo>
                <a:pt x="0" y="45720"/>
              </a:moveTo>
              <a:lnTo>
                <a:pt x="153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5053" y="1577219"/>
        <a:ext cx="7663" cy="7663"/>
      </dsp:txXfrm>
    </dsp:sp>
    <dsp:sp modelId="{12127878-8316-4AB4-927F-1DA1B9A37261}">
      <dsp:nvSpPr>
        <dsp:cNvPr id="0" name=""/>
        <dsp:cNvSpPr/>
      </dsp:nvSpPr>
      <dsp:spPr>
        <a:xfrm>
          <a:off x="3902246" y="1288983"/>
          <a:ext cx="153277" cy="292068"/>
        </a:xfrm>
        <a:custGeom>
          <a:avLst/>
          <a:gdLst/>
          <a:ahLst/>
          <a:cxnLst/>
          <a:rect l="0" t="0" r="0" b="0"/>
          <a:pathLst>
            <a:path>
              <a:moveTo>
                <a:pt x="0" y="292068"/>
              </a:moveTo>
              <a:lnTo>
                <a:pt x="76638" y="292068"/>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0638" y="1426771"/>
        <a:ext cx="16492" cy="16492"/>
      </dsp:txXfrm>
    </dsp:sp>
    <dsp:sp modelId="{C9B5CF3C-797A-4C42-AD72-880799EEC2A1}">
      <dsp:nvSpPr>
        <dsp:cNvPr id="0" name=""/>
        <dsp:cNvSpPr/>
      </dsp:nvSpPr>
      <dsp:spPr>
        <a:xfrm>
          <a:off x="2982582" y="1581051"/>
          <a:ext cx="153277" cy="1387323"/>
        </a:xfrm>
        <a:custGeom>
          <a:avLst/>
          <a:gdLst/>
          <a:ahLst/>
          <a:cxnLst/>
          <a:rect l="0" t="0" r="0" b="0"/>
          <a:pathLst>
            <a:path>
              <a:moveTo>
                <a:pt x="0" y="1387323"/>
              </a:moveTo>
              <a:lnTo>
                <a:pt x="76638" y="1387323"/>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24326" y="2239819"/>
        <a:ext cx="69788" cy="69788"/>
      </dsp:txXfrm>
    </dsp:sp>
    <dsp:sp modelId="{332C6C88-8194-4950-8703-621A1B82E259}">
      <dsp:nvSpPr>
        <dsp:cNvPr id="0" name=""/>
        <dsp:cNvSpPr/>
      </dsp:nvSpPr>
      <dsp:spPr>
        <a:xfrm>
          <a:off x="3902246" y="951195"/>
          <a:ext cx="153277" cy="91440"/>
        </a:xfrm>
        <a:custGeom>
          <a:avLst/>
          <a:gdLst/>
          <a:ahLst/>
          <a:cxnLst/>
          <a:rect l="0" t="0" r="0" b="0"/>
          <a:pathLst>
            <a:path>
              <a:moveTo>
                <a:pt x="0" y="45720"/>
              </a:moveTo>
              <a:lnTo>
                <a:pt x="153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5053" y="993083"/>
        <a:ext cx="7663" cy="7663"/>
      </dsp:txXfrm>
    </dsp:sp>
    <dsp:sp modelId="{F644C92C-1C28-48F8-B6B7-84F947DFC9AA}">
      <dsp:nvSpPr>
        <dsp:cNvPr id="0" name=""/>
        <dsp:cNvSpPr/>
      </dsp:nvSpPr>
      <dsp:spPr>
        <a:xfrm>
          <a:off x="2982582" y="996915"/>
          <a:ext cx="153277" cy="1971459"/>
        </a:xfrm>
        <a:custGeom>
          <a:avLst/>
          <a:gdLst/>
          <a:ahLst/>
          <a:cxnLst/>
          <a:rect l="0" t="0" r="0" b="0"/>
          <a:pathLst>
            <a:path>
              <a:moveTo>
                <a:pt x="0" y="1971459"/>
              </a:moveTo>
              <a:lnTo>
                <a:pt x="76638" y="1971459"/>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009785" y="1933210"/>
        <a:ext cx="98870" cy="98870"/>
      </dsp:txXfrm>
    </dsp:sp>
    <dsp:sp modelId="{DCDF81D9-B377-4DC2-8C0B-C6CBC16A8155}">
      <dsp:nvSpPr>
        <dsp:cNvPr id="0" name=""/>
        <dsp:cNvSpPr/>
      </dsp:nvSpPr>
      <dsp:spPr>
        <a:xfrm>
          <a:off x="3902246" y="659127"/>
          <a:ext cx="153277" cy="91440"/>
        </a:xfrm>
        <a:custGeom>
          <a:avLst/>
          <a:gdLst/>
          <a:ahLst/>
          <a:cxnLst/>
          <a:rect l="0" t="0" r="0" b="0"/>
          <a:pathLst>
            <a:path>
              <a:moveTo>
                <a:pt x="0" y="45720"/>
              </a:moveTo>
              <a:lnTo>
                <a:pt x="153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5053" y="701015"/>
        <a:ext cx="7663" cy="7663"/>
      </dsp:txXfrm>
    </dsp:sp>
    <dsp:sp modelId="{5C841B07-0B0D-4377-B63F-E9F916F5DACD}">
      <dsp:nvSpPr>
        <dsp:cNvPr id="0" name=""/>
        <dsp:cNvSpPr/>
      </dsp:nvSpPr>
      <dsp:spPr>
        <a:xfrm>
          <a:off x="2982582" y="704847"/>
          <a:ext cx="153277" cy="2263528"/>
        </a:xfrm>
        <a:custGeom>
          <a:avLst/>
          <a:gdLst/>
          <a:ahLst/>
          <a:cxnLst/>
          <a:rect l="0" t="0" r="0" b="0"/>
          <a:pathLst>
            <a:path>
              <a:moveTo>
                <a:pt x="0" y="2263528"/>
              </a:moveTo>
              <a:lnTo>
                <a:pt x="76638" y="2263528"/>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002503" y="1779893"/>
        <a:ext cx="113435" cy="113435"/>
      </dsp:txXfrm>
    </dsp:sp>
    <dsp:sp modelId="{3B606665-9F0F-4188-82B5-9297D33A33CB}">
      <dsp:nvSpPr>
        <dsp:cNvPr id="0" name=""/>
        <dsp:cNvSpPr/>
      </dsp:nvSpPr>
      <dsp:spPr>
        <a:xfrm>
          <a:off x="2062918" y="1617560"/>
          <a:ext cx="153277" cy="1350815"/>
        </a:xfrm>
        <a:custGeom>
          <a:avLst/>
          <a:gdLst/>
          <a:ahLst/>
          <a:cxnLst/>
          <a:rect l="0" t="0" r="0" b="0"/>
          <a:pathLst>
            <a:path>
              <a:moveTo>
                <a:pt x="0" y="0"/>
              </a:moveTo>
              <a:lnTo>
                <a:pt x="76638" y="0"/>
              </a:lnTo>
              <a:lnTo>
                <a:pt x="76638" y="1350815"/>
              </a:lnTo>
              <a:lnTo>
                <a:pt x="153277" y="13508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05569" y="2258980"/>
        <a:ext cx="67974" cy="67974"/>
      </dsp:txXfrm>
    </dsp:sp>
    <dsp:sp modelId="{C11E1031-E5CC-4D9B-A748-8F8DE7371D2D}">
      <dsp:nvSpPr>
        <dsp:cNvPr id="0" name=""/>
        <dsp:cNvSpPr/>
      </dsp:nvSpPr>
      <dsp:spPr>
        <a:xfrm>
          <a:off x="2062918" y="558813"/>
          <a:ext cx="153277" cy="1058747"/>
        </a:xfrm>
        <a:custGeom>
          <a:avLst/>
          <a:gdLst/>
          <a:ahLst/>
          <a:cxnLst/>
          <a:rect l="0" t="0" r="0" b="0"/>
          <a:pathLst>
            <a:path>
              <a:moveTo>
                <a:pt x="0" y="1058747"/>
              </a:moveTo>
              <a:lnTo>
                <a:pt x="76638" y="1058747"/>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12812" y="1061442"/>
        <a:ext cx="53489" cy="53489"/>
      </dsp:txXfrm>
    </dsp:sp>
    <dsp:sp modelId="{060AACF6-6195-46D4-8987-C15352877B05}">
      <dsp:nvSpPr>
        <dsp:cNvPr id="0" name=""/>
        <dsp:cNvSpPr/>
      </dsp:nvSpPr>
      <dsp:spPr>
        <a:xfrm>
          <a:off x="2982582" y="266745"/>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3928" y="334469"/>
        <a:ext cx="10585" cy="10585"/>
      </dsp:txXfrm>
    </dsp:sp>
    <dsp:sp modelId="{B4D67A73-7D27-4D01-9F4D-79D693124F1C}">
      <dsp:nvSpPr>
        <dsp:cNvPr id="0" name=""/>
        <dsp:cNvSpPr/>
      </dsp:nvSpPr>
      <dsp:spPr>
        <a:xfrm>
          <a:off x="2982582" y="120711"/>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3928" y="188435"/>
        <a:ext cx="10585" cy="10585"/>
      </dsp:txXfrm>
    </dsp:sp>
    <dsp:sp modelId="{193238E6-A81C-4A94-820B-CA684DF0352F}">
      <dsp:nvSpPr>
        <dsp:cNvPr id="0" name=""/>
        <dsp:cNvSpPr/>
      </dsp:nvSpPr>
      <dsp:spPr>
        <a:xfrm>
          <a:off x="2062918" y="266745"/>
          <a:ext cx="153277" cy="1350815"/>
        </a:xfrm>
        <a:custGeom>
          <a:avLst/>
          <a:gdLst/>
          <a:ahLst/>
          <a:cxnLst/>
          <a:rect l="0" t="0" r="0" b="0"/>
          <a:pathLst>
            <a:path>
              <a:moveTo>
                <a:pt x="0" y="1350815"/>
              </a:moveTo>
              <a:lnTo>
                <a:pt x="76638" y="1350815"/>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05569" y="908165"/>
        <a:ext cx="67974" cy="67974"/>
      </dsp:txXfrm>
    </dsp:sp>
    <dsp:sp modelId="{84F249CF-C690-4FF6-9168-73F95C1D65CF}">
      <dsp:nvSpPr>
        <dsp:cNvPr id="0" name=""/>
        <dsp:cNvSpPr/>
      </dsp:nvSpPr>
      <dsp:spPr>
        <a:xfrm>
          <a:off x="1143253" y="1571840"/>
          <a:ext cx="153277" cy="91440"/>
        </a:xfrm>
        <a:custGeom>
          <a:avLst/>
          <a:gdLst/>
          <a:ahLst/>
          <a:cxnLst/>
          <a:rect l="0" t="0" r="0" b="0"/>
          <a:pathLst>
            <a:path>
              <a:moveTo>
                <a:pt x="0" y="45720"/>
              </a:moveTo>
              <a:lnTo>
                <a:pt x="15327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6060" y="1613728"/>
        <a:ext cx="7663" cy="7663"/>
      </dsp:txXfrm>
    </dsp:sp>
    <dsp:sp modelId="{DA5EFC13-46C9-4DDE-84F5-0E146743EFA8}">
      <dsp:nvSpPr>
        <dsp:cNvPr id="0" name=""/>
        <dsp:cNvSpPr/>
      </dsp:nvSpPr>
      <dsp:spPr>
        <a:xfrm rot="16200000">
          <a:off x="411546" y="1500733"/>
          <a:ext cx="1229760"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Jadcup Project Breakdown</a:t>
          </a:r>
        </a:p>
      </dsp:txBody>
      <dsp:txXfrm>
        <a:off x="411546" y="1500733"/>
        <a:ext cx="1229760" cy="233654"/>
      </dsp:txXfrm>
    </dsp:sp>
    <dsp:sp modelId="{01E99D6C-97F9-432C-B839-0E3CE09D6361}">
      <dsp:nvSpPr>
        <dsp:cNvPr id="0" name=""/>
        <dsp:cNvSpPr/>
      </dsp:nvSpPr>
      <dsp:spPr>
        <a:xfrm>
          <a:off x="1296531" y="1500733"/>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Planning</a:t>
          </a:r>
        </a:p>
      </dsp:txBody>
      <dsp:txXfrm>
        <a:off x="1296531" y="1500733"/>
        <a:ext cx="766386" cy="233654"/>
      </dsp:txXfrm>
    </dsp:sp>
    <dsp:sp modelId="{AAFCCD2B-2FD1-4858-9E3D-2E8FD1FBDC78}">
      <dsp:nvSpPr>
        <dsp:cNvPr id="0" name=""/>
        <dsp:cNvSpPr/>
      </dsp:nvSpPr>
      <dsp:spPr>
        <a:xfrm>
          <a:off x="2216195" y="149918"/>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Discover Requirements</a:t>
          </a:r>
        </a:p>
      </dsp:txBody>
      <dsp:txXfrm>
        <a:off x="2216195" y="149918"/>
        <a:ext cx="766386" cy="233654"/>
      </dsp:txXfrm>
    </dsp:sp>
    <dsp:sp modelId="{697B8FF7-F075-4AC0-BA80-70198261056B}">
      <dsp:nvSpPr>
        <dsp:cNvPr id="0" name=""/>
        <dsp:cNvSpPr/>
      </dsp:nvSpPr>
      <dsp:spPr>
        <a:xfrm>
          <a:off x="3135859" y="3883"/>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Functional</a:t>
          </a:r>
        </a:p>
      </dsp:txBody>
      <dsp:txXfrm>
        <a:off x="3135859" y="3883"/>
        <a:ext cx="766386" cy="233654"/>
      </dsp:txXfrm>
    </dsp:sp>
    <dsp:sp modelId="{818245F3-AAF8-4135-936C-E2F6F871B77F}">
      <dsp:nvSpPr>
        <dsp:cNvPr id="0" name=""/>
        <dsp:cNvSpPr/>
      </dsp:nvSpPr>
      <dsp:spPr>
        <a:xfrm>
          <a:off x="3135859" y="295952"/>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Non-functional</a:t>
          </a:r>
        </a:p>
      </dsp:txBody>
      <dsp:txXfrm>
        <a:off x="3135859" y="295952"/>
        <a:ext cx="766386" cy="233654"/>
      </dsp:txXfrm>
    </dsp:sp>
    <dsp:sp modelId="{276B95EB-A6CF-421B-B9F5-B3250753B550}">
      <dsp:nvSpPr>
        <dsp:cNvPr id="0" name=""/>
        <dsp:cNvSpPr/>
      </dsp:nvSpPr>
      <dsp:spPr>
        <a:xfrm>
          <a:off x="2216195" y="441986"/>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Research Tech Stack</a:t>
          </a:r>
        </a:p>
      </dsp:txBody>
      <dsp:txXfrm>
        <a:off x="2216195" y="441986"/>
        <a:ext cx="766386" cy="233654"/>
      </dsp:txXfrm>
    </dsp:sp>
    <dsp:sp modelId="{67971632-8454-4853-802F-0C498A5974DD}">
      <dsp:nvSpPr>
        <dsp:cNvPr id="0" name=""/>
        <dsp:cNvSpPr/>
      </dsp:nvSpPr>
      <dsp:spPr>
        <a:xfrm>
          <a:off x="2216195" y="2851548"/>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Complete Proposal</a:t>
          </a:r>
        </a:p>
      </dsp:txBody>
      <dsp:txXfrm>
        <a:off x="2216195" y="2851548"/>
        <a:ext cx="766386" cy="233654"/>
      </dsp:txXfrm>
    </dsp:sp>
    <dsp:sp modelId="{B7540253-1A50-4DDA-9286-BA14B762613E}">
      <dsp:nvSpPr>
        <dsp:cNvPr id="0" name=""/>
        <dsp:cNvSpPr/>
      </dsp:nvSpPr>
      <dsp:spPr>
        <a:xfrm>
          <a:off x="3135859" y="588020"/>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Terms of Reference</a:t>
          </a:r>
        </a:p>
      </dsp:txBody>
      <dsp:txXfrm>
        <a:off x="3135859" y="588020"/>
        <a:ext cx="766386" cy="233654"/>
      </dsp:txXfrm>
    </dsp:sp>
    <dsp:sp modelId="{1206BE9C-C183-4B70-B93F-A2AFB5CFC894}">
      <dsp:nvSpPr>
        <dsp:cNvPr id="0" name=""/>
        <dsp:cNvSpPr/>
      </dsp:nvSpPr>
      <dsp:spPr>
        <a:xfrm>
          <a:off x="4055523" y="588020"/>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Project Charter</a:t>
          </a:r>
        </a:p>
      </dsp:txBody>
      <dsp:txXfrm>
        <a:off x="4055523" y="588020"/>
        <a:ext cx="766386" cy="233654"/>
      </dsp:txXfrm>
    </dsp:sp>
    <dsp:sp modelId="{8D2434A7-61B7-4F26-A7DD-1D2687137C54}">
      <dsp:nvSpPr>
        <dsp:cNvPr id="0" name=""/>
        <dsp:cNvSpPr/>
      </dsp:nvSpPr>
      <dsp:spPr>
        <a:xfrm>
          <a:off x="3135859" y="880088"/>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Project Rationale</a:t>
          </a:r>
        </a:p>
      </dsp:txBody>
      <dsp:txXfrm>
        <a:off x="3135859" y="880088"/>
        <a:ext cx="766386" cy="233654"/>
      </dsp:txXfrm>
    </dsp:sp>
    <dsp:sp modelId="{2414C3D6-EB20-4E64-9645-07A5890FEE4E}">
      <dsp:nvSpPr>
        <dsp:cNvPr id="0" name=""/>
        <dsp:cNvSpPr/>
      </dsp:nvSpPr>
      <dsp:spPr>
        <a:xfrm>
          <a:off x="4055523" y="880088"/>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Project Scope</a:t>
          </a:r>
        </a:p>
      </dsp:txBody>
      <dsp:txXfrm>
        <a:off x="4055523" y="880088"/>
        <a:ext cx="766386" cy="233654"/>
      </dsp:txXfrm>
    </dsp:sp>
    <dsp:sp modelId="{B7E4D0A9-497C-4752-8CE7-20C822B1B5F1}">
      <dsp:nvSpPr>
        <dsp:cNvPr id="0" name=""/>
        <dsp:cNvSpPr/>
      </dsp:nvSpPr>
      <dsp:spPr>
        <a:xfrm>
          <a:off x="3135859" y="1464224"/>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Objective/Scope</a:t>
          </a:r>
        </a:p>
      </dsp:txBody>
      <dsp:txXfrm>
        <a:off x="3135859" y="1464224"/>
        <a:ext cx="766386" cy="233654"/>
      </dsp:txXfrm>
    </dsp:sp>
    <dsp:sp modelId="{1526ADE5-123A-4D99-B539-F69BE45FFE5F}">
      <dsp:nvSpPr>
        <dsp:cNvPr id="0" name=""/>
        <dsp:cNvSpPr/>
      </dsp:nvSpPr>
      <dsp:spPr>
        <a:xfrm>
          <a:off x="4055523" y="1172156"/>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Scope Statement</a:t>
          </a:r>
        </a:p>
      </dsp:txBody>
      <dsp:txXfrm>
        <a:off x="4055523" y="1172156"/>
        <a:ext cx="766386" cy="233654"/>
      </dsp:txXfrm>
    </dsp:sp>
    <dsp:sp modelId="{667D1908-EB6F-48D3-863F-5A01564ECE86}">
      <dsp:nvSpPr>
        <dsp:cNvPr id="0" name=""/>
        <dsp:cNvSpPr/>
      </dsp:nvSpPr>
      <dsp:spPr>
        <a:xfrm>
          <a:off x="4055523" y="1464224"/>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Stakeholder management</a:t>
          </a:r>
        </a:p>
      </dsp:txBody>
      <dsp:txXfrm>
        <a:off x="4055523" y="1464224"/>
        <a:ext cx="766386" cy="233654"/>
      </dsp:txXfrm>
    </dsp:sp>
    <dsp:sp modelId="{89B47D0E-0F0F-4AED-86F3-966962D0FDC3}">
      <dsp:nvSpPr>
        <dsp:cNvPr id="0" name=""/>
        <dsp:cNvSpPr/>
      </dsp:nvSpPr>
      <dsp:spPr>
        <a:xfrm>
          <a:off x="4055523" y="1756292"/>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Identified Techincal Infrastructure</a:t>
          </a:r>
        </a:p>
      </dsp:txBody>
      <dsp:txXfrm>
        <a:off x="4055523" y="1756292"/>
        <a:ext cx="766386" cy="233654"/>
      </dsp:txXfrm>
    </dsp:sp>
    <dsp:sp modelId="{EF04DD90-90B8-435A-8C44-A38BD796BFDC}">
      <dsp:nvSpPr>
        <dsp:cNvPr id="0" name=""/>
        <dsp:cNvSpPr/>
      </dsp:nvSpPr>
      <dsp:spPr>
        <a:xfrm>
          <a:off x="3135859" y="2194395"/>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Skill Analysis</a:t>
          </a:r>
        </a:p>
      </dsp:txBody>
      <dsp:txXfrm>
        <a:off x="3135859" y="2194395"/>
        <a:ext cx="766386" cy="233654"/>
      </dsp:txXfrm>
    </dsp:sp>
    <dsp:sp modelId="{848E4E7B-A58B-41CF-A7E9-732772E37C59}">
      <dsp:nvSpPr>
        <dsp:cNvPr id="0" name=""/>
        <dsp:cNvSpPr/>
      </dsp:nvSpPr>
      <dsp:spPr>
        <a:xfrm>
          <a:off x="4055523" y="2048360"/>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Skill Matrix</a:t>
          </a:r>
        </a:p>
      </dsp:txBody>
      <dsp:txXfrm>
        <a:off x="4055523" y="2048360"/>
        <a:ext cx="766386" cy="233654"/>
      </dsp:txXfrm>
    </dsp:sp>
    <dsp:sp modelId="{D4FDB4BC-22EA-41E6-8FCA-34A6D45344E5}">
      <dsp:nvSpPr>
        <dsp:cNvPr id="0" name=""/>
        <dsp:cNvSpPr/>
      </dsp:nvSpPr>
      <dsp:spPr>
        <a:xfrm>
          <a:off x="4055523" y="2340429"/>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Training Plan</a:t>
          </a:r>
        </a:p>
      </dsp:txBody>
      <dsp:txXfrm>
        <a:off x="4055523" y="2340429"/>
        <a:ext cx="766386" cy="233654"/>
      </dsp:txXfrm>
    </dsp:sp>
    <dsp:sp modelId="{51E55747-6ED4-465B-8DE6-FE82B8E4EFA0}">
      <dsp:nvSpPr>
        <dsp:cNvPr id="0" name=""/>
        <dsp:cNvSpPr/>
      </dsp:nvSpPr>
      <dsp:spPr>
        <a:xfrm>
          <a:off x="3135859" y="2632497"/>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Team Roles</a:t>
          </a:r>
        </a:p>
      </dsp:txBody>
      <dsp:txXfrm>
        <a:off x="3135859" y="2632497"/>
        <a:ext cx="766386" cy="233654"/>
      </dsp:txXfrm>
    </dsp:sp>
    <dsp:sp modelId="{EB09903F-CF30-4572-B185-65B0D11ED102}">
      <dsp:nvSpPr>
        <dsp:cNvPr id="0" name=""/>
        <dsp:cNvSpPr/>
      </dsp:nvSpPr>
      <dsp:spPr>
        <a:xfrm>
          <a:off x="4055523" y="2632497"/>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Team Contract</a:t>
          </a:r>
        </a:p>
      </dsp:txBody>
      <dsp:txXfrm>
        <a:off x="4055523" y="2632497"/>
        <a:ext cx="766386" cy="233654"/>
      </dsp:txXfrm>
    </dsp:sp>
    <dsp:sp modelId="{E62FF2BC-2173-4252-B20B-D5AD108BFFEE}">
      <dsp:nvSpPr>
        <dsp:cNvPr id="0" name=""/>
        <dsp:cNvSpPr/>
      </dsp:nvSpPr>
      <dsp:spPr>
        <a:xfrm>
          <a:off x="3135859" y="2924565"/>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Team Schedule for part 1</a:t>
          </a:r>
        </a:p>
      </dsp:txBody>
      <dsp:txXfrm>
        <a:off x="3135859" y="2924565"/>
        <a:ext cx="766386" cy="233654"/>
      </dsp:txXfrm>
    </dsp:sp>
    <dsp:sp modelId="{3796F159-51C0-436F-BFBF-D396E4FD4B89}">
      <dsp:nvSpPr>
        <dsp:cNvPr id="0" name=""/>
        <dsp:cNvSpPr/>
      </dsp:nvSpPr>
      <dsp:spPr>
        <a:xfrm>
          <a:off x="4055523" y="2924565"/>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Meeting minutes</a:t>
          </a:r>
        </a:p>
      </dsp:txBody>
      <dsp:txXfrm>
        <a:off x="4055523" y="2924565"/>
        <a:ext cx="766386" cy="233654"/>
      </dsp:txXfrm>
    </dsp:sp>
    <dsp:sp modelId="{D92F7957-F7E1-43E8-88AB-D68553E19707}">
      <dsp:nvSpPr>
        <dsp:cNvPr id="0" name=""/>
        <dsp:cNvSpPr/>
      </dsp:nvSpPr>
      <dsp:spPr>
        <a:xfrm>
          <a:off x="3135859" y="3216633"/>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Project Management Methodology</a:t>
          </a:r>
        </a:p>
      </dsp:txBody>
      <dsp:txXfrm>
        <a:off x="3135859" y="3216633"/>
        <a:ext cx="766386" cy="233654"/>
      </dsp:txXfrm>
    </dsp:sp>
    <dsp:sp modelId="{C282D493-D482-42A3-BCC4-C4B932E1FBCB}">
      <dsp:nvSpPr>
        <dsp:cNvPr id="0" name=""/>
        <dsp:cNvSpPr/>
      </dsp:nvSpPr>
      <dsp:spPr>
        <a:xfrm>
          <a:off x="4055523" y="3216633"/>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WBS</a:t>
          </a:r>
        </a:p>
      </dsp:txBody>
      <dsp:txXfrm>
        <a:off x="4055523" y="3216633"/>
        <a:ext cx="766386" cy="233654"/>
      </dsp:txXfrm>
    </dsp:sp>
    <dsp:sp modelId="{66BF08BE-EEC4-4D89-ACA9-F66FC710C6BF}">
      <dsp:nvSpPr>
        <dsp:cNvPr id="0" name=""/>
        <dsp:cNvSpPr/>
      </dsp:nvSpPr>
      <dsp:spPr>
        <a:xfrm>
          <a:off x="3135859" y="3946803"/>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Risk and Issues Management</a:t>
          </a:r>
        </a:p>
      </dsp:txBody>
      <dsp:txXfrm>
        <a:off x="3135859" y="3946803"/>
        <a:ext cx="766386" cy="233654"/>
      </dsp:txXfrm>
    </dsp:sp>
    <dsp:sp modelId="{AF5E230B-7F78-48BE-8F7E-3EF0AF35C331}">
      <dsp:nvSpPr>
        <dsp:cNvPr id="0" name=""/>
        <dsp:cNvSpPr/>
      </dsp:nvSpPr>
      <dsp:spPr>
        <a:xfrm>
          <a:off x="4055523" y="3508701"/>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Risk Register</a:t>
          </a:r>
        </a:p>
      </dsp:txBody>
      <dsp:txXfrm>
        <a:off x="4055523" y="3508701"/>
        <a:ext cx="766386" cy="233654"/>
      </dsp:txXfrm>
    </dsp:sp>
    <dsp:sp modelId="{7212DFE0-C1EC-4342-84BE-AC3EA1FCFBBE}">
      <dsp:nvSpPr>
        <dsp:cNvPr id="0" name=""/>
        <dsp:cNvSpPr/>
      </dsp:nvSpPr>
      <dsp:spPr>
        <a:xfrm>
          <a:off x="4055523" y="3800769"/>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Issue Log</a:t>
          </a:r>
        </a:p>
      </dsp:txBody>
      <dsp:txXfrm>
        <a:off x="4055523" y="3800769"/>
        <a:ext cx="766386" cy="233654"/>
      </dsp:txXfrm>
    </dsp:sp>
    <dsp:sp modelId="{86BBDB16-6F44-477F-B641-C55D0A2E3D61}">
      <dsp:nvSpPr>
        <dsp:cNvPr id="0" name=""/>
        <dsp:cNvSpPr/>
      </dsp:nvSpPr>
      <dsp:spPr>
        <a:xfrm>
          <a:off x="4055523" y="4092837"/>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Change Management plan</a:t>
          </a:r>
        </a:p>
      </dsp:txBody>
      <dsp:txXfrm>
        <a:off x="4055523" y="4092837"/>
        <a:ext cx="766386" cy="233654"/>
      </dsp:txXfrm>
    </dsp:sp>
    <dsp:sp modelId="{379B253B-34DF-4D77-A8E1-D18A26614CF8}">
      <dsp:nvSpPr>
        <dsp:cNvPr id="0" name=""/>
        <dsp:cNvSpPr/>
      </dsp:nvSpPr>
      <dsp:spPr>
        <a:xfrm>
          <a:off x="4055523" y="4384906"/>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Quality Assurance form</a:t>
          </a:r>
        </a:p>
      </dsp:txBody>
      <dsp:txXfrm>
        <a:off x="4055523" y="4384906"/>
        <a:ext cx="766386" cy="233654"/>
      </dsp:txXfrm>
    </dsp:sp>
    <dsp:sp modelId="{21305207-237F-4197-8315-1BD73B863078}">
      <dsp:nvSpPr>
        <dsp:cNvPr id="0" name=""/>
        <dsp:cNvSpPr/>
      </dsp:nvSpPr>
      <dsp:spPr>
        <a:xfrm>
          <a:off x="3135859" y="4823008"/>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Project Schedule</a:t>
          </a:r>
        </a:p>
      </dsp:txBody>
      <dsp:txXfrm>
        <a:off x="3135859" y="4823008"/>
        <a:ext cx="766386" cy="233654"/>
      </dsp:txXfrm>
    </dsp:sp>
    <dsp:sp modelId="{C8947191-D175-47FF-B162-6F2B2A99A96F}">
      <dsp:nvSpPr>
        <dsp:cNvPr id="0" name=""/>
        <dsp:cNvSpPr/>
      </dsp:nvSpPr>
      <dsp:spPr>
        <a:xfrm>
          <a:off x="4055523" y="4676974"/>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Milestone Report</a:t>
          </a:r>
        </a:p>
      </dsp:txBody>
      <dsp:txXfrm>
        <a:off x="4055523" y="4676974"/>
        <a:ext cx="766386" cy="233654"/>
      </dsp:txXfrm>
    </dsp:sp>
    <dsp:sp modelId="{70783127-6FF6-4A5A-A70A-D6F275F99E55}">
      <dsp:nvSpPr>
        <dsp:cNvPr id="0" name=""/>
        <dsp:cNvSpPr/>
      </dsp:nvSpPr>
      <dsp:spPr>
        <a:xfrm>
          <a:off x="4055523" y="4969042"/>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Gantt Chart</a:t>
          </a:r>
        </a:p>
      </dsp:txBody>
      <dsp:txXfrm>
        <a:off x="4055523" y="4969042"/>
        <a:ext cx="766386" cy="233654"/>
      </dsp:txXfrm>
    </dsp:sp>
    <dsp:sp modelId="{9EC421D7-B51D-49C1-8BEC-4D6FAD1AADE1}">
      <dsp:nvSpPr>
        <dsp:cNvPr id="0" name=""/>
        <dsp:cNvSpPr/>
      </dsp:nvSpPr>
      <dsp:spPr>
        <a:xfrm>
          <a:off x="3135859" y="5115076"/>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Cost Estimate</a:t>
          </a:r>
        </a:p>
      </dsp:txBody>
      <dsp:txXfrm>
        <a:off x="3135859" y="5115076"/>
        <a:ext cx="766386" cy="233654"/>
      </dsp:txXfrm>
    </dsp:sp>
    <dsp:sp modelId="{A93B3D97-5613-4AC3-B983-27BE5BC5EFB1}">
      <dsp:nvSpPr>
        <dsp:cNvPr id="0" name=""/>
        <dsp:cNvSpPr/>
      </dsp:nvSpPr>
      <dsp:spPr>
        <a:xfrm rot="16200000">
          <a:off x="411546" y="2788907"/>
          <a:ext cx="1229760"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Upskilling</a:t>
          </a:r>
        </a:p>
      </dsp:txBody>
      <dsp:txXfrm>
        <a:off x="411546" y="2788907"/>
        <a:ext cx="1229760" cy="233654"/>
      </dsp:txXfrm>
    </dsp:sp>
    <dsp:sp modelId="{1F48BAF4-B977-45CD-9D77-96105EC7C6D2}">
      <dsp:nvSpPr>
        <dsp:cNvPr id="0" name=""/>
        <dsp:cNvSpPr/>
      </dsp:nvSpPr>
      <dsp:spPr>
        <a:xfrm>
          <a:off x="1296531" y="2642873"/>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Analyse Project Requirements</a:t>
          </a:r>
        </a:p>
      </dsp:txBody>
      <dsp:txXfrm>
        <a:off x="1296531" y="2642873"/>
        <a:ext cx="766386" cy="233654"/>
      </dsp:txXfrm>
    </dsp:sp>
    <dsp:sp modelId="{338FC8E9-CD4A-4E71-B2BE-06937D512445}">
      <dsp:nvSpPr>
        <dsp:cNvPr id="0" name=""/>
        <dsp:cNvSpPr/>
      </dsp:nvSpPr>
      <dsp:spPr>
        <a:xfrm>
          <a:off x="1296531" y="2934941"/>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Delegate Tasks</a:t>
          </a:r>
        </a:p>
      </dsp:txBody>
      <dsp:txXfrm>
        <a:off x="1296531" y="2934941"/>
        <a:ext cx="766386" cy="233654"/>
      </dsp:txXfrm>
    </dsp:sp>
    <dsp:sp modelId="{5F3D647D-4396-401A-A04E-B6B2CB3E25BE}">
      <dsp:nvSpPr>
        <dsp:cNvPr id="0" name=""/>
        <dsp:cNvSpPr/>
      </dsp:nvSpPr>
      <dsp:spPr>
        <a:xfrm rot="16200000">
          <a:off x="411546" y="4541316"/>
          <a:ext cx="1229760"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Development and Monitoring</a:t>
          </a:r>
        </a:p>
      </dsp:txBody>
      <dsp:txXfrm>
        <a:off x="411546" y="4541316"/>
        <a:ext cx="1229760" cy="233654"/>
      </dsp:txXfrm>
    </dsp:sp>
    <dsp:sp modelId="{C5101B43-70F2-42FF-8BD8-20BB2A4A9515}">
      <dsp:nvSpPr>
        <dsp:cNvPr id="0" name=""/>
        <dsp:cNvSpPr/>
      </dsp:nvSpPr>
      <dsp:spPr>
        <a:xfrm>
          <a:off x="1296531" y="3519077"/>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Web Application</a:t>
          </a:r>
        </a:p>
      </dsp:txBody>
      <dsp:txXfrm>
        <a:off x="1296531" y="3519077"/>
        <a:ext cx="766386" cy="233654"/>
      </dsp:txXfrm>
    </dsp:sp>
    <dsp:sp modelId="{54AED931-AE5C-4285-BE5E-D2D6920FD721}">
      <dsp:nvSpPr>
        <dsp:cNvPr id="0" name=""/>
        <dsp:cNvSpPr/>
      </dsp:nvSpPr>
      <dsp:spPr>
        <a:xfrm>
          <a:off x="2216195" y="3227009"/>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Develop UI</a:t>
          </a:r>
        </a:p>
      </dsp:txBody>
      <dsp:txXfrm>
        <a:off x="2216195" y="3227009"/>
        <a:ext cx="766386" cy="233654"/>
      </dsp:txXfrm>
    </dsp:sp>
    <dsp:sp modelId="{33441648-5C5D-4ADB-9A67-61B586E35D02}">
      <dsp:nvSpPr>
        <dsp:cNvPr id="0" name=""/>
        <dsp:cNvSpPr/>
      </dsp:nvSpPr>
      <dsp:spPr>
        <a:xfrm>
          <a:off x="2216195" y="3519077"/>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Develop UX</a:t>
          </a:r>
        </a:p>
      </dsp:txBody>
      <dsp:txXfrm>
        <a:off x="2216195" y="3519077"/>
        <a:ext cx="766386" cy="233654"/>
      </dsp:txXfrm>
    </dsp:sp>
    <dsp:sp modelId="{CDA05D22-9090-42F5-B5FD-C1E917B3F7A7}">
      <dsp:nvSpPr>
        <dsp:cNvPr id="0" name=""/>
        <dsp:cNvSpPr/>
      </dsp:nvSpPr>
      <dsp:spPr>
        <a:xfrm>
          <a:off x="2216195" y="3811145"/>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Connect to database</a:t>
          </a:r>
        </a:p>
      </dsp:txBody>
      <dsp:txXfrm>
        <a:off x="2216195" y="3811145"/>
        <a:ext cx="766386" cy="233654"/>
      </dsp:txXfrm>
    </dsp:sp>
    <dsp:sp modelId="{E9EA4BC4-7298-4922-ADCF-040F2E87CF39}">
      <dsp:nvSpPr>
        <dsp:cNvPr id="0" name=""/>
        <dsp:cNvSpPr/>
      </dsp:nvSpPr>
      <dsp:spPr>
        <a:xfrm>
          <a:off x="1296531" y="4249248"/>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Factory I/O</a:t>
          </a:r>
        </a:p>
      </dsp:txBody>
      <dsp:txXfrm>
        <a:off x="1296531" y="4249248"/>
        <a:ext cx="766386" cy="233654"/>
      </dsp:txXfrm>
    </dsp:sp>
    <dsp:sp modelId="{EAACFE23-6A45-46B9-AE1C-F4518E1EEF51}">
      <dsp:nvSpPr>
        <dsp:cNvPr id="0" name=""/>
        <dsp:cNvSpPr/>
      </dsp:nvSpPr>
      <dsp:spPr>
        <a:xfrm>
          <a:off x="2216195" y="4103214"/>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Create simulation model</a:t>
          </a:r>
        </a:p>
      </dsp:txBody>
      <dsp:txXfrm>
        <a:off x="2216195" y="4103214"/>
        <a:ext cx="766386" cy="233654"/>
      </dsp:txXfrm>
    </dsp:sp>
    <dsp:sp modelId="{AB234772-A09E-44E2-B7D1-C7D2B1A0A389}">
      <dsp:nvSpPr>
        <dsp:cNvPr id="0" name=""/>
        <dsp:cNvSpPr/>
      </dsp:nvSpPr>
      <dsp:spPr>
        <a:xfrm>
          <a:off x="2216195" y="4395282"/>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Implement functions</a:t>
          </a:r>
        </a:p>
      </dsp:txBody>
      <dsp:txXfrm>
        <a:off x="2216195" y="4395282"/>
        <a:ext cx="766386" cy="233654"/>
      </dsp:txXfrm>
    </dsp:sp>
    <dsp:sp modelId="{7E3ADC89-85A7-4599-BAEC-0AAF4CD5F7A8}">
      <dsp:nvSpPr>
        <dsp:cNvPr id="0" name=""/>
        <dsp:cNvSpPr/>
      </dsp:nvSpPr>
      <dsp:spPr>
        <a:xfrm>
          <a:off x="1296531" y="4833384"/>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PLC</a:t>
          </a:r>
        </a:p>
      </dsp:txBody>
      <dsp:txXfrm>
        <a:off x="1296531" y="4833384"/>
        <a:ext cx="766386" cy="233654"/>
      </dsp:txXfrm>
    </dsp:sp>
    <dsp:sp modelId="{6B8636F4-4FCC-40DD-9960-68A9781AFD09}">
      <dsp:nvSpPr>
        <dsp:cNvPr id="0" name=""/>
        <dsp:cNvSpPr/>
      </dsp:nvSpPr>
      <dsp:spPr>
        <a:xfrm>
          <a:off x="2216195" y="4687350"/>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Implement connection with simulator</a:t>
          </a:r>
        </a:p>
      </dsp:txBody>
      <dsp:txXfrm>
        <a:off x="2216195" y="4687350"/>
        <a:ext cx="766386" cy="233654"/>
      </dsp:txXfrm>
    </dsp:sp>
    <dsp:sp modelId="{B4BB9D23-A572-4CDB-94B5-F928D0629BAB}">
      <dsp:nvSpPr>
        <dsp:cNvPr id="0" name=""/>
        <dsp:cNvSpPr/>
      </dsp:nvSpPr>
      <dsp:spPr>
        <a:xfrm>
          <a:off x="2216195" y="4979418"/>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Implement connection with web app</a:t>
          </a:r>
        </a:p>
      </dsp:txBody>
      <dsp:txXfrm>
        <a:off x="2216195" y="4979418"/>
        <a:ext cx="766386" cy="233654"/>
      </dsp:txXfrm>
    </dsp:sp>
    <dsp:sp modelId="{76CAA36C-E3DD-4607-882E-C6BBD4D8A379}">
      <dsp:nvSpPr>
        <dsp:cNvPr id="0" name=""/>
        <dsp:cNvSpPr/>
      </dsp:nvSpPr>
      <dsp:spPr>
        <a:xfrm>
          <a:off x="1296531" y="5563554"/>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Database/Server</a:t>
          </a:r>
        </a:p>
      </dsp:txBody>
      <dsp:txXfrm>
        <a:off x="1296531" y="5563554"/>
        <a:ext cx="766386" cy="233654"/>
      </dsp:txXfrm>
    </dsp:sp>
    <dsp:sp modelId="{F06F6772-FBB4-47CC-A910-9C362259B4BD}">
      <dsp:nvSpPr>
        <dsp:cNvPr id="0" name=""/>
        <dsp:cNvSpPr/>
      </dsp:nvSpPr>
      <dsp:spPr>
        <a:xfrm>
          <a:off x="2216195" y="5271486"/>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Establish Connection Online</a:t>
          </a:r>
        </a:p>
      </dsp:txBody>
      <dsp:txXfrm>
        <a:off x="2216195" y="5271486"/>
        <a:ext cx="766386" cy="233654"/>
      </dsp:txXfrm>
    </dsp:sp>
    <dsp:sp modelId="{9872A633-89C7-4B1B-BE22-DCCA4568D9BA}">
      <dsp:nvSpPr>
        <dsp:cNvPr id="0" name=""/>
        <dsp:cNvSpPr/>
      </dsp:nvSpPr>
      <dsp:spPr>
        <a:xfrm>
          <a:off x="2216195" y="5563554"/>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Connect to web app</a:t>
          </a:r>
        </a:p>
      </dsp:txBody>
      <dsp:txXfrm>
        <a:off x="2216195" y="5563554"/>
        <a:ext cx="766386" cy="233654"/>
      </dsp:txXfrm>
    </dsp:sp>
    <dsp:sp modelId="{F9D037AF-D88A-47EC-A143-DD3EEAF96B67}">
      <dsp:nvSpPr>
        <dsp:cNvPr id="0" name=""/>
        <dsp:cNvSpPr/>
      </dsp:nvSpPr>
      <dsp:spPr>
        <a:xfrm>
          <a:off x="2216195" y="5855622"/>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Connect to simulator</a:t>
          </a:r>
        </a:p>
      </dsp:txBody>
      <dsp:txXfrm>
        <a:off x="2216195" y="5855622"/>
        <a:ext cx="766386" cy="233654"/>
      </dsp:txXfrm>
    </dsp:sp>
    <dsp:sp modelId="{44B79854-E370-4C20-8721-E421929AE89A}">
      <dsp:nvSpPr>
        <dsp:cNvPr id="0" name=""/>
        <dsp:cNvSpPr/>
      </dsp:nvSpPr>
      <dsp:spPr>
        <a:xfrm rot="16200000">
          <a:off x="411546" y="6001656"/>
          <a:ext cx="1229760"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Closing</a:t>
          </a:r>
        </a:p>
      </dsp:txBody>
      <dsp:txXfrm>
        <a:off x="411546" y="6001656"/>
        <a:ext cx="1229760" cy="233654"/>
      </dsp:txXfrm>
    </dsp:sp>
    <dsp:sp modelId="{79230B57-7F3A-441E-A0BD-603FDE28E2BD}">
      <dsp:nvSpPr>
        <dsp:cNvPr id="0" name=""/>
        <dsp:cNvSpPr/>
      </dsp:nvSpPr>
      <dsp:spPr>
        <a:xfrm>
          <a:off x="1296531" y="5855622"/>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Final Release</a:t>
          </a:r>
        </a:p>
      </dsp:txBody>
      <dsp:txXfrm>
        <a:off x="1296531" y="5855622"/>
        <a:ext cx="766386" cy="233654"/>
      </dsp:txXfrm>
    </dsp:sp>
    <dsp:sp modelId="{63F42193-5BD8-4F06-B079-C775EB0296A1}">
      <dsp:nvSpPr>
        <dsp:cNvPr id="0" name=""/>
        <dsp:cNvSpPr/>
      </dsp:nvSpPr>
      <dsp:spPr>
        <a:xfrm>
          <a:off x="1296531" y="6147691"/>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Project Deliverables Handover</a:t>
          </a:r>
        </a:p>
      </dsp:txBody>
      <dsp:txXfrm>
        <a:off x="1296531" y="6147691"/>
        <a:ext cx="766386" cy="233654"/>
      </dsp:txXfrm>
    </dsp:sp>
    <dsp:sp modelId="{28CF9243-5678-49E8-92F6-6390CDFB0B6E}">
      <dsp:nvSpPr>
        <dsp:cNvPr id="0" name=""/>
        <dsp:cNvSpPr/>
      </dsp:nvSpPr>
      <dsp:spPr>
        <a:xfrm rot="16200000">
          <a:off x="411546" y="7289831"/>
          <a:ext cx="1229760"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Project Review</a:t>
          </a:r>
        </a:p>
      </dsp:txBody>
      <dsp:txXfrm>
        <a:off x="411546" y="7289831"/>
        <a:ext cx="1229760" cy="233654"/>
      </dsp:txXfrm>
    </dsp:sp>
    <dsp:sp modelId="{49836B7B-4179-45DE-871F-6B7A03B6056C}">
      <dsp:nvSpPr>
        <dsp:cNvPr id="0" name=""/>
        <dsp:cNvSpPr/>
      </dsp:nvSpPr>
      <dsp:spPr>
        <a:xfrm>
          <a:off x="1296531" y="6559660"/>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Client Feedback</a:t>
          </a:r>
        </a:p>
      </dsp:txBody>
      <dsp:txXfrm>
        <a:off x="1296531" y="6559660"/>
        <a:ext cx="766386" cy="233654"/>
      </dsp:txXfrm>
    </dsp:sp>
    <dsp:sp modelId="{9B8A11F4-4B5F-4D44-99CD-3F83D0CBC52F}">
      <dsp:nvSpPr>
        <dsp:cNvPr id="0" name=""/>
        <dsp:cNvSpPr/>
      </dsp:nvSpPr>
      <dsp:spPr>
        <a:xfrm>
          <a:off x="1296531" y="6851728"/>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Mentor Feedback</a:t>
          </a:r>
        </a:p>
      </dsp:txBody>
      <dsp:txXfrm>
        <a:off x="1296531" y="6851728"/>
        <a:ext cx="766386" cy="233654"/>
      </dsp:txXfrm>
    </dsp:sp>
    <dsp:sp modelId="{50484690-C09C-4458-9092-9C016AC3F72F}">
      <dsp:nvSpPr>
        <dsp:cNvPr id="0" name=""/>
        <dsp:cNvSpPr/>
      </dsp:nvSpPr>
      <dsp:spPr>
        <a:xfrm>
          <a:off x="1296531" y="7143797"/>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Team Poster</a:t>
          </a:r>
        </a:p>
      </dsp:txBody>
      <dsp:txXfrm>
        <a:off x="1296531" y="7143797"/>
        <a:ext cx="766386" cy="233654"/>
      </dsp:txXfrm>
    </dsp:sp>
    <dsp:sp modelId="{40C3C249-7453-48EB-84E5-26CD2F9B2B7B}">
      <dsp:nvSpPr>
        <dsp:cNvPr id="0" name=""/>
        <dsp:cNvSpPr/>
      </dsp:nvSpPr>
      <dsp:spPr>
        <a:xfrm>
          <a:off x="1296531" y="7435865"/>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Final Project Presentation</a:t>
          </a:r>
        </a:p>
      </dsp:txBody>
      <dsp:txXfrm>
        <a:off x="1296531" y="7435865"/>
        <a:ext cx="766386" cy="233654"/>
      </dsp:txXfrm>
    </dsp:sp>
    <dsp:sp modelId="{DD1578E0-432E-4ED0-B341-F248F018D534}">
      <dsp:nvSpPr>
        <dsp:cNvPr id="0" name=""/>
        <dsp:cNvSpPr/>
      </dsp:nvSpPr>
      <dsp:spPr>
        <a:xfrm>
          <a:off x="1296531" y="7727933"/>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Team Portfolio</a:t>
          </a:r>
        </a:p>
      </dsp:txBody>
      <dsp:txXfrm>
        <a:off x="1296531" y="7727933"/>
        <a:ext cx="766386" cy="233654"/>
      </dsp:txXfrm>
    </dsp:sp>
    <dsp:sp modelId="{540BC2B1-65F1-41B7-8A24-4C40CB374CD0}">
      <dsp:nvSpPr>
        <dsp:cNvPr id="0" name=""/>
        <dsp:cNvSpPr/>
      </dsp:nvSpPr>
      <dsp:spPr>
        <a:xfrm>
          <a:off x="1296531" y="8020001"/>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Reflective Report</a:t>
          </a:r>
        </a:p>
      </dsp:txBody>
      <dsp:txXfrm>
        <a:off x="1296531" y="8020001"/>
        <a:ext cx="766386" cy="23365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d17f007-d4af-4935-8f28-7fb971be323d">
      <Terms xmlns="http://schemas.microsoft.com/office/infopath/2007/PartnerControls"/>
    </lcf76f155ced4ddcb4097134ff3c332f>
    <TaxCatchAll xmlns="a0098a47-68dd-4f36-935e-94253c1ae58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2EFD13D1FF23341BEE7DF379FD51EDD" ma:contentTypeVersion="11" ma:contentTypeDescription="Create a new document." ma:contentTypeScope="" ma:versionID="05769a115e00935342040e75f9e383a6">
  <xsd:schema xmlns:xsd="http://www.w3.org/2001/XMLSchema" xmlns:xs="http://www.w3.org/2001/XMLSchema" xmlns:p="http://schemas.microsoft.com/office/2006/metadata/properties" xmlns:ns2="cd17f007-d4af-4935-8f28-7fb971be323d" xmlns:ns3="a0098a47-68dd-4f36-935e-94253c1ae58d" targetNamespace="http://schemas.microsoft.com/office/2006/metadata/properties" ma:root="true" ma:fieldsID="342aaa853417131da99602bf48179acc" ns2:_="" ns3:_="">
    <xsd:import namespace="cd17f007-d4af-4935-8f28-7fb971be323d"/>
    <xsd:import namespace="a0098a47-68dd-4f36-935e-94253c1ae58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17f007-d4af-4935-8f28-7fb971be32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Location" ma:index="11" nillable="true" ma:displayName="Location" ma:indexed="true"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490d87cd-ec7d-4fd9-8d9f-27dff7dbbc74"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0098a47-68dd-4f36-935e-94253c1ae58d"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a4a9430f-e4e3-45ad-9719-b8903fdf4329}" ma:internalName="TaxCatchAll" ma:showField="CatchAllData" ma:web="a0098a47-68dd-4f36-935e-94253c1ae5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83D18-C451-4DFD-8319-2753C111D976}">
  <ds:schemaRefs>
    <ds:schemaRef ds:uri="http://schemas.microsoft.com/office/2006/metadata/properties"/>
    <ds:schemaRef ds:uri="http://schemas.microsoft.com/office/infopath/2007/PartnerControls"/>
    <ds:schemaRef ds:uri="cd17f007-d4af-4935-8f28-7fb971be323d"/>
    <ds:schemaRef ds:uri="a0098a47-68dd-4f36-935e-94253c1ae58d"/>
  </ds:schemaRefs>
</ds:datastoreItem>
</file>

<file path=customXml/itemProps2.xml><?xml version="1.0" encoding="utf-8"?>
<ds:datastoreItem xmlns:ds="http://schemas.openxmlformats.org/officeDocument/2006/customXml" ds:itemID="{3486E0AF-87AF-41F4-83AA-5FE27F235A18}">
  <ds:schemaRefs>
    <ds:schemaRef ds:uri="http://schemas.microsoft.com/sharepoint/v3/contenttype/forms"/>
  </ds:schemaRefs>
</ds:datastoreItem>
</file>

<file path=customXml/itemProps3.xml><?xml version="1.0" encoding="utf-8"?>
<ds:datastoreItem xmlns:ds="http://schemas.openxmlformats.org/officeDocument/2006/customXml" ds:itemID="{5BD88C91-FF8F-431D-B216-48115CA3CA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17f007-d4af-4935-8f28-7fb971be323d"/>
    <ds:schemaRef ds:uri="a0098a47-68dd-4f36-935e-94253c1ae5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4575B5C-7F05-439E-B441-45BD5B379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8155</Words>
  <Characters>46487</Characters>
  <Application>Microsoft Office Word</Application>
  <DocSecurity>4</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54533</CharactersWithSpaces>
  <SharedDoc>false</SharedDoc>
  <HLinks>
    <vt:vector size="12" baseType="variant">
      <vt:variant>
        <vt:i4>6225995</vt:i4>
      </vt:variant>
      <vt:variant>
        <vt:i4>3</vt:i4>
      </vt:variant>
      <vt:variant>
        <vt:i4>0</vt:i4>
      </vt:variant>
      <vt:variant>
        <vt:i4>5</vt:i4>
      </vt:variant>
      <vt:variant>
        <vt:lpwstr>https://www.allaboutcircuits.com/technical-articles/an-introduction-to-scada-systems/</vt:lpwstr>
      </vt:variant>
      <vt:variant>
        <vt:lpwstr/>
      </vt:variant>
      <vt:variant>
        <vt:i4>4456464</vt:i4>
      </vt:variant>
      <vt:variant>
        <vt:i4>0</vt:i4>
      </vt:variant>
      <vt:variant>
        <vt:i4>0</vt:i4>
      </vt:variant>
      <vt:variant>
        <vt:i4>5</vt:i4>
      </vt:variant>
      <vt:variant>
        <vt:lpwstr>https://www.weforum.org/agenda/2016/01/the-fourth-industrial-revolution-what-it-means-and-how-to-respond/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janejung1221@gmail.com</dc:creator>
  <cp:keywords/>
  <dc:description/>
  <cp:lastModifiedBy>janejung1221@gmail.com</cp:lastModifiedBy>
  <cp:revision>2</cp:revision>
  <dcterms:created xsi:type="dcterms:W3CDTF">2023-03-27T21:17:00Z</dcterms:created>
  <dcterms:modified xsi:type="dcterms:W3CDTF">2023-03-27T21:17:00Z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0x010100F2EFD13D1FF23341BEE7DF379FD51EDD</vt:lpwstr>
  </property>
  <property fmtid="{D5CDD505-2E9C-101B-9397-08002B2CF9AE}" pid="3" name="MediaServiceImageTags">
    <vt:lpwstr/>
  </property>
  <property fmtid="{D5CDD505-2E9C-101B-9397-08002B2CF9AE}" pid="4" name="GrammarlyDocumentId">
    <vt:lpwstr>7b36b88c2bc9e78c36d2a867f4c4b280e1ca32002e46b84f1a90baf751f45dac</vt:lpwstr>
  </property>
</Properties>
</file>